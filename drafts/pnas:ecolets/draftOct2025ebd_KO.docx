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36C8" w14:textId="7141DFA8" w:rsidR="00E10382" w:rsidRDefault="2E9D8CDE" w:rsidP="00EB725C">
      <w:pPr>
        <w:pStyle w:val="Title"/>
      </w:pPr>
      <w:bookmarkStart w:id="0" w:name="materials-and-methods"/>
      <w:r w:rsidRPr="10F02EB4">
        <w:rPr>
          <w:b/>
        </w:rPr>
        <w:t>Title:</w:t>
      </w:r>
      <w:r>
        <w:t xml:space="preserve"> </w:t>
      </w:r>
      <w:r w:rsidR="46AE285C" w:rsidRPr="10F02EB4">
        <w:rPr>
          <w:bCs w:val="0"/>
          <w:szCs w:val="24"/>
        </w:rPr>
        <w:t xml:space="preserve"> </w:t>
      </w:r>
      <w:r w:rsidR="00164413">
        <w:t xml:space="preserve">Caching in: </w:t>
      </w:r>
      <w:r w:rsidR="00236C22">
        <w:t xml:space="preserve">Quantifying </w:t>
      </w:r>
      <w:r w:rsidR="00164413">
        <w:t xml:space="preserve">the temporal </w:t>
      </w:r>
      <w:r w:rsidR="00236C22">
        <w:t>relationships</w:t>
      </w:r>
      <w:r w:rsidR="00172574">
        <w:t xml:space="preserve"> </w:t>
      </w:r>
      <w:r w:rsidR="00164413">
        <w:t xml:space="preserve">of seed dispersal interactions </w:t>
      </w:r>
    </w:p>
    <w:p w14:paraId="1C472ED3" w14:textId="77777777" w:rsidR="00EB725C" w:rsidRPr="00EB725C" w:rsidRDefault="00EB725C" w:rsidP="00EB725C">
      <w:pPr>
        <w:pStyle w:val="BodyText"/>
      </w:pPr>
    </w:p>
    <w:p w14:paraId="12ECABA7" w14:textId="5E3336E7" w:rsidR="00A63129" w:rsidRDefault="2E9D8CDE" w:rsidP="00A63129">
      <w:pPr>
        <w:pStyle w:val="FirstParagraph"/>
      </w:pPr>
      <w:r w:rsidRPr="5A83A434">
        <w:rPr>
          <w:b/>
          <w:bCs/>
        </w:rPr>
        <w:t xml:space="preserve">Author </w:t>
      </w:r>
      <w:r w:rsidR="7C2EC806" w:rsidRPr="5A83A434">
        <w:rPr>
          <w:b/>
          <w:bCs/>
        </w:rPr>
        <w:t>L</w:t>
      </w:r>
      <w:r w:rsidRPr="5A83A434">
        <w:rPr>
          <w:b/>
          <w:bCs/>
        </w:rPr>
        <w:t>ist</w:t>
      </w:r>
      <w:r>
        <w:t>: Ana Miller-ter Kuile</w:t>
      </w:r>
      <w:r w:rsidRPr="5A83A434">
        <w:rPr>
          <w:vertAlign w:val="superscript"/>
        </w:rPr>
        <w:t>1,2</w:t>
      </w:r>
      <w:r>
        <w:t>, Andreas</w:t>
      </w:r>
      <w:r w:rsidR="0AB545A8">
        <w:t xml:space="preserve"> P.</w:t>
      </w:r>
      <w:r>
        <w:t xml:space="preserve"> Wion</w:t>
      </w:r>
      <w:r w:rsidRPr="5A83A434">
        <w:rPr>
          <w:vertAlign w:val="superscript"/>
        </w:rPr>
        <w:t>3</w:t>
      </w:r>
      <w:r>
        <w:t xml:space="preserve">, Kyle </w:t>
      </w:r>
      <w:r w:rsidR="64ECA29E">
        <w:t xml:space="preserve">C. </w:t>
      </w:r>
      <w:r>
        <w:t>Rodman</w:t>
      </w:r>
      <w:r w:rsidRPr="5A83A434">
        <w:rPr>
          <w:vertAlign w:val="superscript"/>
        </w:rPr>
        <w:t>4</w:t>
      </w:r>
      <w:r>
        <w:t>, Kiona Ogle</w:t>
      </w:r>
      <w:r w:rsidRPr="5A83A434">
        <w:rPr>
          <w:vertAlign w:val="superscript"/>
        </w:rPr>
        <w:t>1</w:t>
      </w:r>
      <w:r>
        <w:t>, Jamie S. Sanderlin</w:t>
      </w:r>
      <w:r w:rsidRPr="5A83A434">
        <w:rPr>
          <w:vertAlign w:val="superscript"/>
        </w:rPr>
        <w:t>2</w:t>
      </w:r>
    </w:p>
    <w:p w14:paraId="1C81DFAA" w14:textId="6DCE129C" w:rsidR="00A63129" w:rsidRDefault="2E9D8CDE" w:rsidP="00A63129">
      <w:pPr>
        <w:pStyle w:val="BodyText"/>
      </w:pPr>
      <w:r w:rsidRPr="5A83A434">
        <w:rPr>
          <w:b/>
          <w:bCs/>
        </w:rPr>
        <w:t xml:space="preserve">Author </w:t>
      </w:r>
      <w:r w:rsidR="64604529" w:rsidRPr="5A83A434">
        <w:rPr>
          <w:b/>
          <w:bCs/>
        </w:rPr>
        <w:t>A</w:t>
      </w:r>
      <w:r w:rsidRPr="5A83A434">
        <w:rPr>
          <w:b/>
          <w:bCs/>
        </w:rPr>
        <w:t>ffiliations</w:t>
      </w:r>
      <w:r>
        <w:t>:</w:t>
      </w:r>
    </w:p>
    <w:p w14:paraId="3D6E46DD" w14:textId="77777777" w:rsidR="00A63129" w:rsidRDefault="2E9D8CDE" w:rsidP="00A63129">
      <w:pPr>
        <w:pStyle w:val="BodyText"/>
      </w:pPr>
      <w:r w:rsidRPr="001F33F2">
        <w:rPr>
          <w:vertAlign w:val="superscript"/>
        </w:rPr>
        <w:t>1</w:t>
      </w:r>
      <w:r>
        <w:t xml:space="preserve"> Northern Arizona University School of Informatics, Computing, and Cyber Systems, Flagstaff, Arizona, USA</w:t>
      </w:r>
    </w:p>
    <w:p w14:paraId="4AA15869" w14:textId="77777777" w:rsidR="00A63129" w:rsidRDefault="2E9D8CDE" w:rsidP="00A63129">
      <w:pPr>
        <w:pStyle w:val="BodyText"/>
      </w:pPr>
      <w:r w:rsidRPr="001F33F2">
        <w:rPr>
          <w:vertAlign w:val="superscript"/>
        </w:rPr>
        <w:t>2</w:t>
      </w:r>
      <w:r>
        <w:t xml:space="preserve"> USDA Forest Service Rocky Mountain Research Station, Flagstaff, Arizona, USA</w:t>
      </w:r>
    </w:p>
    <w:p w14:paraId="2AC9A2F7" w14:textId="15ACCA95" w:rsidR="00A63129" w:rsidRDefault="2E9D8CDE" w:rsidP="00A63129">
      <w:pPr>
        <w:pStyle w:val="BodyText"/>
      </w:pPr>
      <w:r w:rsidRPr="001F33F2">
        <w:rPr>
          <w:vertAlign w:val="superscript"/>
        </w:rPr>
        <w:t>3</w:t>
      </w:r>
      <w:r>
        <w:t xml:space="preserve"> </w:t>
      </w:r>
      <w:r w:rsidR="2F7B8CAB">
        <w:t>Forest Stewards Guild, Santa Fe, New Mexico, USA</w:t>
      </w:r>
    </w:p>
    <w:p w14:paraId="147DAA03" w14:textId="77777777" w:rsidR="00A63129" w:rsidRDefault="2E9D8CDE" w:rsidP="00A63129">
      <w:pPr>
        <w:pStyle w:val="BodyText"/>
      </w:pPr>
      <w:r w:rsidRPr="001F33F2">
        <w:rPr>
          <w:vertAlign w:val="superscript"/>
        </w:rPr>
        <w:t>4</w:t>
      </w:r>
      <w:r>
        <w:t xml:space="preserve"> Ecological Restoration Institute, Northern Arizona University, Flagstaff, Arizona, USA</w:t>
      </w:r>
    </w:p>
    <w:p w14:paraId="33EFE51F" w14:textId="77777777" w:rsidR="00A63129" w:rsidRDefault="00A63129" w:rsidP="00A63129">
      <w:pPr>
        <w:pStyle w:val="BodyText"/>
      </w:pPr>
      <w:r>
        <w:rPr>
          <w:b/>
          <w:bCs/>
        </w:rPr>
        <w:t>Corresponding author:</w:t>
      </w:r>
      <w:r>
        <w:t xml:space="preserve"> Ana Miller-ter Kuile, ana.miller-ter-kuile@nau.edu, Northern Arizona University School of Informatics, Computing, and Cyber Systems, 1295 Knoles Drive, Flagstaff, Arizona 86011</w:t>
      </w:r>
    </w:p>
    <w:p w14:paraId="66C7214E" w14:textId="29F17A78" w:rsidR="00464FBB" w:rsidRPr="00410EEF" w:rsidRDefault="00464FBB" w:rsidP="00A63129">
      <w:pPr>
        <w:pStyle w:val="BodyText"/>
      </w:pPr>
      <w:r w:rsidRPr="006103F0">
        <w:rPr>
          <w:b/>
          <w:bCs/>
        </w:rPr>
        <w:t>Target journal:</w:t>
      </w:r>
      <w:r>
        <w:t xml:space="preserve"> </w:t>
      </w:r>
      <w:r w:rsidRPr="006103F0">
        <w:rPr>
          <w:i/>
          <w:iCs/>
        </w:rPr>
        <w:t>PNAS</w:t>
      </w:r>
      <w:r>
        <w:t xml:space="preserve"> </w:t>
      </w:r>
      <w:r w:rsidR="00410EEF">
        <w:t xml:space="preserve">(4000-8000 words, 4 figures) </w:t>
      </w:r>
      <w:r>
        <w:t xml:space="preserve">or </w:t>
      </w:r>
      <w:r w:rsidRPr="006103F0">
        <w:rPr>
          <w:i/>
          <w:iCs/>
        </w:rPr>
        <w:t>Ecology Letters</w:t>
      </w:r>
      <w:r w:rsidR="00410EEF">
        <w:rPr>
          <w:i/>
          <w:iCs/>
        </w:rPr>
        <w:t xml:space="preserve"> </w:t>
      </w:r>
      <w:r w:rsidR="00410EEF">
        <w:t>(5000 words, 6 figures)</w:t>
      </w:r>
    </w:p>
    <w:p w14:paraId="15359A4D" w14:textId="77777777" w:rsidR="00A63129" w:rsidRDefault="00A63129" w:rsidP="00A63129">
      <w:pPr>
        <w:pStyle w:val="Heading1"/>
      </w:pPr>
      <w:bookmarkStart w:id="1" w:name="conflict-of-interest"/>
      <w:r>
        <w:t>Conflict of Interest</w:t>
      </w:r>
    </w:p>
    <w:p w14:paraId="446D2CC0" w14:textId="77777777" w:rsidR="00A63129" w:rsidRDefault="00A63129" w:rsidP="00A63129">
      <w:pPr>
        <w:pStyle w:val="FirstParagraph"/>
      </w:pPr>
      <w:r>
        <w:t>The authors declare no conflicts of interest.</w:t>
      </w:r>
    </w:p>
    <w:p w14:paraId="2B5AA51B" w14:textId="77777777" w:rsidR="00A63129" w:rsidRDefault="00A63129" w:rsidP="00A63129">
      <w:pPr>
        <w:pStyle w:val="Heading1"/>
      </w:pPr>
      <w:bookmarkStart w:id="2" w:name="author-contributions"/>
      <w:bookmarkEnd w:id="1"/>
      <w:r>
        <w:lastRenderedPageBreak/>
        <w:t>Author Contributions</w:t>
      </w:r>
    </w:p>
    <w:p w14:paraId="009A3C9E" w14:textId="0F5A5250" w:rsidR="00A63129" w:rsidRDefault="36D71A88" w:rsidP="00A63129">
      <w:pPr>
        <w:pStyle w:val="FirstParagraph"/>
      </w:pPr>
      <w:r>
        <w:t>AM</w:t>
      </w:r>
      <w:r w:rsidR="001F33F2">
        <w:t>-</w:t>
      </w:r>
      <w:proofErr w:type="spellStart"/>
      <w:r w:rsidR="001F33F2">
        <w:t>tK</w:t>
      </w:r>
      <w:proofErr w:type="spellEnd"/>
      <w:r w:rsidR="2E9D8CDE">
        <w:t xml:space="preserve">, </w:t>
      </w:r>
      <w:r w:rsidR="1E2F72F7">
        <w:t>APW</w:t>
      </w:r>
      <w:r w:rsidR="2E9D8CDE">
        <w:t xml:space="preserve">, and </w:t>
      </w:r>
      <w:r w:rsidR="6B69974F">
        <w:t>KCR</w:t>
      </w:r>
      <w:r w:rsidR="2E9D8CDE">
        <w:t xml:space="preserve"> conceived the ideas; </w:t>
      </w:r>
      <w:r w:rsidR="223D30B8">
        <w:t>A</w:t>
      </w:r>
      <w:r w:rsidR="001F33F2">
        <w:t>M-</w:t>
      </w:r>
      <w:proofErr w:type="spellStart"/>
      <w:r w:rsidR="001F33F2">
        <w:t>tK</w:t>
      </w:r>
      <w:proofErr w:type="spellEnd"/>
      <w:r w:rsidR="2E9D8CDE">
        <w:t xml:space="preserve">, </w:t>
      </w:r>
      <w:r w:rsidR="57FE482E">
        <w:t>KO</w:t>
      </w:r>
      <w:r w:rsidR="2E9D8CDE">
        <w:t xml:space="preserve">, and </w:t>
      </w:r>
      <w:r w:rsidR="69906047">
        <w:t>JSS</w:t>
      </w:r>
      <w:r w:rsidR="2E9D8CDE">
        <w:t xml:space="preserve"> developed statistical methods; </w:t>
      </w:r>
      <w:r w:rsidR="0B65BD00">
        <w:t>A</w:t>
      </w:r>
      <w:r w:rsidR="001F33F2">
        <w:t>M-</w:t>
      </w:r>
      <w:proofErr w:type="spellStart"/>
      <w:r w:rsidR="001F33F2">
        <w:t>tK</w:t>
      </w:r>
      <w:proofErr w:type="spellEnd"/>
      <w:r w:rsidR="2E9D8CDE">
        <w:t xml:space="preserve"> and </w:t>
      </w:r>
      <w:r w:rsidR="600759E7">
        <w:t>KCR</w:t>
      </w:r>
      <w:r w:rsidR="2E9D8CDE">
        <w:t xml:space="preserve"> developed novel data layers and ran statistical models; </w:t>
      </w:r>
      <w:r w:rsidR="14F1C26D">
        <w:t>AM</w:t>
      </w:r>
      <w:r w:rsidR="001F33F2">
        <w:t>-</w:t>
      </w:r>
      <w:proofErr w:type="spellStart"/>
      <w:r w:rsidR="001F33F2">
        <w:t>tK</w:t>
      </w:r>
      <w:proofErr w:type="spellEnd"/>
      <w:r w:rsidR="2E9D8CDE">
        <w:t xml:space="preserve"> led the writing of the manuscript with support from </w:t>
      </w:r>
      <w:r w:rsidR="6DB3B361">
        <w:t>APW</w:t>
      </w:r>
      <w:r w:rsidR="00785908">
        <w:t xml:space="preserve">, </w:t>
      </w:r>
      <w:r w:rsidR="7CE31ED8">
        <w:t>KCR</w:t>
      </w:r>
      <w:r w:rsidR="00785908">
        <w:t>, and KO</w:t>
      </w:r>
      <w:r w:rsidR="2E9D8CDE">
        <w:t xml:space="preserve">. All authors contributed to the drafts and gave final approval for publication. </w:t>
      </w:r>
    </w:p>
    <w:p w14:paraId="026EB98D" w14:textId="26D558F8" w:rsidR="00A63129" w:rsidRDefault="2E9D8CDE" w:rsidP="00A63129">
      <w:pPr>
        <w:pStyle w:val="Heading1"/>
      </w:pPr>
      <w:bookmarkStart w:id="3" w:name="data-availability"/>
      <w:bookmarkEnd w:id="2"/>
      <w:r>
        <w:t xml:space="preserve">Data </w:t>
      </w:r>
      <w:r w:rsidR="1635E2D6">
        <w:t>A</w:t>
      </w:r>
      <w:r>
        <w:t>vailability</w:t>
      </w:r>
    </w:p>
    <w:p w14:paraId="2A11EDD7" w14:textId="649ADBF8" w:rsidR="00A63129" w:rsidRDefault="00A63129" w:rsidP="000E6782">
      <w:pPr>
        <w:pStyle w:val="FirstParagraph"/>
      </w:pPr>
      <w:r>
        <w:t xml:space="preserve">Data and code for this paper are available on </w:t>
      </w:r>
      <w:proofErr w:type="spellStart"/>
      <w:r>
        <w:t>Zenodo</w:t>
      </w:r>
      <w:proofErr w:type="spellEnd"/>
      <w:r>
        <w:t xml:space="preserve"> (</w:t>
      </w:r>
      <w:commentRangeStart w:id="4"/>
      <w:r>
        <w:t>get up there!</w:t>
      </w:r>
      <w:commentRangeEnd w:id="4"/>
      <w:r>
        <w:commentReference w:id="4"/>
      </w:r>
      <w:r>
        <w:t>)</w:t>
      </w:r>
      <w:r>
        <w:br w:type="page"/>
      </w:r>
    </w:p>
    <w:p w14:paraId="0CDE2BD9" w14:textId="0D6FA525" w:rsidR="00A63129" w:rsidRDefault="00A63129" w:rsidP="00A63129">
      <w:pPr>
        <w:pStyle w:val="Heading1"/>
      </w:pPr>
      <w:bookmarkStart w:id="5" w:name="abstract"/>
      <w:bookmarkEnd w:id="3"/>
      <w:r>
        <w:lastRenderedPageBreak/>
        <w:t>Abstract</w:t>
      </w:r>
      <w:r w:rsidR="00055DC4">
        <w:t xml:space="preserve"> (250 words max)</w:t>
      </w:r>
    </w:p>
    <w:p w14:paraId="4244D609" w14:textId="0071E655" w:rsidR="00A63129" w:rsidRDefault="00E635D0" w:rsidP="000062B8">
      <w:pPr>
        <w:pStyle w:val="Compact"/>
        <w:numPr>
          <w:ilvl w:val="0"/>
          <w:numId w:val="3"/>
        </w:numPr>
      </w:pPr>
      <w:r>
        <w:t>Species interactions</w:t>
      </w:r>
      <w:r w:rsidR="00236C22">
        <w:t>,</w:t>
      </w:r>
      <w:r>
        <w:t xml:space="preserve"> </w:t>
      </w:r>
      <w:r w:rsidR="00236C22">
        <w:t xml:space="preserve">such as </w:t>
      </w:r>
      <w:r w:rsidR="000062B8">
        <w:t>seed dispersal</w:t>
      </w:r>
      <w:r w:rsidR="00236C22">
        <w:t>,</w:t>
      </w:r>
      <w:r w:rsidR="000062B8">
        <w:t xml:space="preserve"> effect populations</w:t>
      </w:r>
      <w:r w:rsidR="00236C22">
        <w:t xml:space="preserve"> and </w:t>
      </w:r>
      <w:r w:rsidR="000062B8">
        <w:t>communities</w:t>
      </w:r>
      <w:r w:rsidR="00236C22">
        <w:t xml:space="preserve"> over varying timescales and shape the structure and function of ecosystems across the globe. </w:t>
      </w:r>
      <w:r>
        <w:t xml:space="preserve">However, we lack a cohesive framework </w:t>
      </w:r>
      <w:r w:rsidR="00236C22">
        <w:t xml:space="preserve">for quantifying </w:t>
      </w:r>
      <w:r w:rsidR="00BD6793">
        <w:t>th</w:t>
      </w:r>
      <w:r w:rsidR="000062B8">
        <w:t>ese temporal dynamics</w:t>
      </w:r>
      <w:r w:rsidR="00BD6793">
        <w:t xml:space="preserve">. </w:t>
      </w:r>
    </w:p>
    <w:p w14:paraId="65D3E591" w14:textId="708075E9" w:rsidR="00A63129" w:rsidRDefault="00236C22" w:rsidP="00BA4510">
      <w:pPr>
        <w:pStyle w:val="Compact"/>
        <w:numPr>
          <w:ilvl w:val="0"/>
          <w:numId w:val="3"/>
        </w:numPr>
      </w:pPr>
      <w:r>
        <w:t>Here</w:t>
      </w:r>
      <w:r w:rsidR="00BD6793">
        <w:t xml:space="preserve">, we evaluate </w:t>
      </w:r>
      <w:r>
        <w:t>the dynamics</w:t>
      </w:r>
      <w:r w:rsidR="00BD6793">
        <w:t xml:space="preserve"> between a </w:t>
      </w:r>
      <w:r w:rsidR="00FB105D">
        <w:t>declining</w:t>
      </w:r>
      <w:r w:rsidR="00BD6793">
        <w:t xml:space="preserve"> seed disperser (pinyon jay; </w:t>
      </w:r>
      <w:proofErr w:type="spellStart"/>
      <w:r w:rsidR="00BD6793" w:rsidRPr="00AC0442">
        <w:rPr>
          <w:i/>
          <w:iCs/>
        </w:rPr>
        <w:t>Gymnorhinus</w:t>
      </w:r>
      <w:proofErr w:type="spellEnd"/>
      <w:r w:rsidR="00BD6793" w:rsidRPr="00AC0442">
        <w:rPr>
          <w:i/>
          <w:iCs/>
        </w:rPr>
        <w:t xml:space="preserve"> </w:t>
      </w:r>
      <w:proofErr w:type="spellStart"/>
      <w:r w:rsidR="00BD6793" w:rsidRPr="00AC0442">
        <w:rPr>
          <w:i/>
          <w:iCs/>
        </w:rPr>
        <w:t>cyanocephalus</w:t>
      </w:r>
      <w:proofErr w:type="spellEnd"/>
      <w:r w:rsidR="00BD6793">
        <w:t xml:space="preserve">) and a masting tree species (two-needle pinyon pine; </w:t>
      </w:r>
      <w:r w:rsidR="00BD6793">
        <w:rPr>
          <w:i/>
          <w:iCs/>
        </w:rPr>
        <w:t>Pinus edulis</w:t>
      </w:r>
      <w:r w:rsidR="00BD6793">
        <w:t xml:space="preserve">) in the </w:t>
      </w:r>
      <w:r>
        <w:t xml:space="preserve">southwestern </w:t>
      </w:r>
      <w:r w:rsidR="00BD6793">
        <w:t xml:space="preserve">USA. We leveraged over a decade (2010-2022) of eBird data on pinyon jay abundance and </w:t>
      </w:r>
      <w:r>
        <w:t>complementary</w:t>
      </w:r>
      <w:r w:rsidR="00BD6793">
        <w:t xml:space="preserve"> </w:t>
      </w:r>
      <w:r w:rsidR="00F44600">
        <w:t xml:space="preserve">climate and </w:t>
      </w:r>
      <w:r w:rsidR="00BD6793">
        <w:t xml:space="preserve">yearly pinyon cone production </w:t>
      </w:r>
      <w:r w:rsidR="00F44600">
        <w:t xml:space="preserve">data </w:t>
      </w:r>
      <w:r w:rsidR="00BD6793">
        <w:t xml:space="preserve">to evaluate the temporal </w:t>
      </w:r>
      <w:r>
        <w:t xml:space="preserve">coupling </w:t>
      </w:r>
      <w:r w:rsidR="00BD6793">
        <w:t xml:space="preserve">between jays and </w:t>
      </w:r>
      <w:r>
        <w:t>seed availability</w:t>
      </w:r>
      <w:r w:rsidR="00BD6793">
        <w:t xml:space="preserve">. </w:t>
      </w:r>
      <w:r w:rsidR="00F44600">
        <w:t xml:space="preserve">We analyzed these data via a flexible modeling framework that allowed us to </w:t>
      </w:r>
      <w:r>
        <w:t>quantif</w:t>
      </w:r>
      <w:r w:rsidR="00FB105D">
        <w:t xml:space="preserve">y </w:t>
      </w:r>
      <w:r w:rsidR="00BD6793">
        <w:t xml:space="preserve">the contribution of </w:t>
      </w:r>
      <w:r>
        <w:t xml:space="preserve">three potential </w:t>
      </w:r>
      <w:r w:rsidR="00BD6793">
        <w:t xml:space="preserve">relationships </w:t>
      </w:r>
      <w:r>
        <w:t xml:space="preserve">describing the response of </w:t>
      </w:r>
      <w:r w:rsidR="00BD6793">
        <w:t xml:space="preserve">pinyon jays </w:t>
      </w:r>
      <w:r>
        <w:t xml:space="preserve">to </w:t>
      </w:r>
      <w:r w:rsidR="00BD6793">
        <w:t xml:space="preserve">pinyon </w:t>
      </w:r>
      <w:r>
        <w:t>cone production</w:t>
      </w:r>
      <w:r w:rsidR="00BD6793">
        <w:t xml:space="preserve">: </w:t>
      </w:r>
      <w:r w:rsidR="00BA4510">
        <w:t>1) anticipatory</w:t>
      </w:r>
      <w:r>
        <w:t xml:space="preserve">, </w:t>
      </w:r>
      <w:r w:rsidR="00BA4510">
        <w:t>2) immediate</w:t>
      </w:r>
      <w:r>
        <w:t xml:space="preserve">, and </w:t>
      </w:r>
      <w:r w:rsidR="00BA4510">
        <w:t>3) delayed.</w:t>
      </w:r>
    </w:p>
    <w:p w14:paraId="0D1AE4C3" w14:textId="68F21F72" w:rsidR="00A63129" w:rsidRDefault="00BD6793" w:rsidP="00A63129">
      <w:pPr>
        <w:pStyle w:val="Compact"/>
        <w:numPr>
          <w:ilvl w:val="0"/>
          <w:numId w:val="3"/>
        </w:numPr>
      </w:pPr>
      <w:r>
        <w:t xml:space="preserve">Pinyon jays were most abundant </w:t>
      </w:r>
      <w:r w:rsidR="00F44600">
        <w:t xml:space="preserve">in </w:t>
      </w:r>
      <w:r>
        <w:t>the spring following high cone production</w:t>
      </w:r>
      <w:r w:rsidR="00055DC4">
        <w:t xml:space="preserve"> (64% relative importance</w:t>
      </w:r>
      <w:r w:rsidR="007A7694">
        <w:t xml:space="preserve">; </w:t>
      </w:r>
      <w:r w:rsidR="00FB105D">
        <w:t>“</w:t>
      </w:r>
      <w:r w:rsidR="00F44600">
        <w:t>immediate</w:t>
      </w:r>
      <w:r w:rsidR="00FB105D">
        <w:t>”</w:t>
      </w:r>
      <w:r w:rsidR="00F44600">
        <w:t xml:space="preserve"> response</w:t>
      </w:r>
      <w:r w:rsidR="00055DC4">
        <w:t>)</w:t>
      </w:r>
      <w:r>
        <w:t xml:space="preserve">, likely because they nested near areas where they cached seeds. </w:t>
      </w:r>
      <w:r w:rsidR="00F44600">
        <w:t>There was also a legacy effect of high seed years</w:t>
      </w:r>
      <w:r w:rsidR="00055DC4">
        <w:t xml:space="preserve"> (</w:t>
      </w:r>
      <w:r w:rsidR="00F44600">
        <w:t xml:space="preserve">34% </w:t>
      </w:r>
      <w:r w:rsidR="00055DC4">
        <w:t xml:space="preserve">relative </w:t>
      </w:r>
      <w:r w:rsidR="008C01AB">
        <w:t xml:space="preserve">importance </w:t>
      </w:r>
      <w:r w:rsidR="00F44600">
        <w:t xml:space="preserve">of the </w:t>
      </w:r>
      <w:r w:rsidR="00FB105D">
        <w:t>“</w:t>
      </w:r>
      <w:r w:rsidR="00F44600">
        <w:t>delayed</w:t>
      </w:r>
      <w:r w:rsidR="00FB105D">
        <w:t>”</w:t>
      </w:r>
      <w:r w:rsidR="00F44600">
        <w:t xml:space="preserve"> response</w:t>
      </w:r>
      <w:r w:rsidR="00055DC4">
        <w:t>)</w:t>
      </w:r>
      <w:r w:rsidR="000062B8">
        <w:t xml:space="preserve">, likely due to </w:t>
      </w:r>
      <w:r w:rsidR="00F44600">
        <w:t xml:space="preserve">delayed </w:t>
      </w:r>
      <w:r w:rsidR="000062B8">
        <w:t>population increases</w:t>
      </w:r>
      <w:r w:rsidR="00F44600">
        <w:t xml:space="preserve"> following increased resource availability</w:t>
      </w:r>
      <w:r>
        <w:t xml:space="preserve">. </w:t>
      </w:r>
      <w:r w:rsidR="000062B8">
        <w:t xml:space="preserve">These effects were mediated by both climate and habitat context. </w:t>
      </w:r>
    </w:p>
    <w:p w14:paraId="5BC6D4B2" w14:textId="52E6468B" w:rsidR="00A63129" w:rsidRDefault="00BD6793" w:rsidP="00A63129">
      <w:pPr>
        <w:pStyle w:val="Compact"/>
        <w:numPr>
          <w:ilvl w:val="0"/>
          <w:numId w:val="3"/>
        </w:numPr>
      </w:pPr>
      <w:r>
        <w:t>This study provides insight into the causes of pinyon jay</w:t>
      </w:r>
      <w:r w:rsidR="00F44600">
        <w:t xml:space="preserve"> decline, which are likely linked to reduced seed productivity</w:t>
      </w:r>
      <w:r>
        <w:t xml:space="preserve">. </w:t>
      </w:r>
      <w:r w:rsidR="00F44600">
        <w:t>Moreover, the</w:t>
      </w:r>
      <w:r>
        <w:t xml:space="preserve"> modeling approach can be </w:t>
      </w:r>
      <w:r w:rsidR="00F44600">
        <w:t>extended to</w:t>
      </w:r>
      <w:r>
        <w:t xml:space="preserve"> evaluate the temporal patterns of species interactions</w:t>
      </w:r>
      <w:r w:rsidR="00F44600">
        <w:t xml:space="preserve"> more generally, which is</w:t>
      </w:r>
      <w:r>
        <w:t xml:space="preserve"> invaluable for building more predictive species interaction models. </w:t>
      </w:r>
    </w:p>
    <w:p w14:paraId="182108E5" w14:textId="270AB30D" w:rsidR="00055DC4" w:rsidRDefault="00055DC4" w:rsidP="00A63129">
      <w:pPr>
        <w:pStyle w:val="Heading1"/>
      </w:pPr>
      <w:bookmarkStart w:id="6" w:name="keywords"/>
      <w:bookmarkEnd w:id="5"/>
      <w:r>
        <w:lastRenderedPageBreak/>
        <w:t>Significance Statement (120 words max)</w:t>
      </w:r>
    </w:p>
    <w:p w14:paraId="75DA91EB" w14:textId="2442220D" w:rsidR="00A63129" w:rsidRDefault="00A63129" w:rsidP="00A63129">
      <w:pPr>
        <w:pStyle w:val="Heading1"/>
      </w:pPr>
      <w:r>
        <w:t>Keywords</w:t>
      </w:r>
    </w:p>
    <w:p w14:paraId="2F8FCE68" w14:textId="0DC5117A" w:rsidR="00E83628" w:rsidRDefault="7C29C934" w:rsidP="00E635D0">
      <w:pPr>
        <w:pStyle w:val="FirstParagraph"/>
        <w:sectPr w:rsidR="00E83628" w:rsidSect="00167C71">
          <w:footerReference w:type="even" r:id="rId12"/>
          <w:footerReference w:type="default" r:id="rId13"/>
          <w:pgSz w:w="12240" w:h="15840"/>
          <w:pgMar w:top="1440" w:right="1440" w:bottom="1440" w:left="1440" w:header="720" w:footer="720" w:gutter="0"/>
          <w:lnNumType w:countBy="1" w:restart="continuous"/>
          <w:cols w:space="720"/>
          <w:titlePg/>
          <w:docGrid w:linePitch="326"/>
        </w:sectPr>
      </w:pPr>
      <w:r>
        <w:t>seed production</w:t>
      </w:r>
      <w:r w:rsidR="2E9D8CDE">
        <w:t>,</w:t>
      </w:r>
      <w:r w:rsidR="05C25FED">
        <w:t xml:space="preserve"> </w:t>
      </w:r>
      <w:r w:rsidR="2E9D8CDE">
        <w:t xml:space="preserve">mutualism, </w:t>
      </w:r>
      <w:r w:rsidR="05058B66" w:rsidRPr="5A83A434">
        <w:rPr>
          <w:i/>
          <w:iCs/>
        </w:rPr>
        <w:t>Pinus edulis</w:t>
      </w:r>
      <w:r w:rsidR="2E9D8CDE">
        <w:t xml:space="preserve">, </w:t>
      </w:r>
      <w:proofErr w:type="spellStart"/>
      <w:r w:rsidR="00AC0442" w:rsidRPr="00AC0442">
        <w:rPr>
          <w:i/>
          <w:iCs/>
        </w:rPr>
        <w:t>Gymnorhinus</w:t>
      </w:r>
      <w:proofErr w:type="spellEnd"/>
      <w:r w:rsidR="00AC0442" w:rsidRPr="00AC0442">
        <w:rPr>
          <w:i/>
          <w:iCs/>
        </w:rPr>
        <w:t xml:space="preserve"> </w:t>
      </w:r>
      <w:proofErr w:type="spellStart"/>
      <w:r w:rsidR="00AC0442" w:rsidRPr="00AC0442">
        <w:rPr>
          <w:i/>
          <w:iCs/>
        </w:rPr>
        <w:t>cyanocephalus</w:t>
      </w:r>
      <w:proofErr w:type="spellEnd"/>
      <w:r w:rsidR="2E9D8CDE">
        <w:t xml:space="preserve">, </w:t>
      </w:r>
      <w:r w:rsidR="1B2E6539">
        <w:t xml:space="preserve">resource availability, </w:t>
      </w:r>
      <w:r w:rsidR="2E9D8CDE">
        <w:t xml:space="preserve">species </w:t>
      </w:r>
      <w:r w:rsidR="00E635D0">
        <w:t>interactio</w:t>
      </w:r>
      <w:r w:rsidR="2E9D8CDE">
        <w:t>n</w:t>
      </w:r>
      <w:bookmarkStart w:id="7" w:name="introduction"/>
      <w:bookmarkEnd w:id="6"/>
      <w:r w:rsidR="00E635D0">
        <w:t>s, temporal legacies</w:t>
      </w:r>
      <w:r w:rsidR="00282005">
        <w:t>, time lags</w:t>
      </w:r>
    </w:p>
    <w:p w14:paraId="1456D4F7" w14:textId="77777777" w:rsidR="006C55E4" w:rsidRDefault="006C55E4" w:rsidP="006C55E4">
      <w:pPr>
        <w:pStyle w:val="paragraph"/>
        <w:spacing w:before="0" w:beforeAutospacing="0" w:after="0" w:afterAutospacing="0" w:line="480" w:lineRule="auto"/>
        <w:textAlignment w:val="baseline"/>
        <w:rPr>
          <w:rFonts w:ascii="Segoe UI" w:hAnsi="Segoe UI" w:cs="Segoe UI"/>
          <w:sz w:val="18"/>
          <w:szCs w:val="18"/>
        </w:rPr>
      </w:pPr>
      <w:r>
        <w:rPr>
          <w:rStyle w:val="normaltextrun"/>
          <w:b/>
          <w:bCs/>
        </w:rPr>
        <w:lastRenderedPageBreak/>
        <w:t>1 Introduction</w:t>
      </w:r>
      <w:r>
        <w:rPr>
          <w:rStyle w:val="eop"/>
        </w:rPr>
        <w:t> </w:t>
      </w:r>
    </w:p>
    <w:p w14:paraId="1ADF3EDC" w14:textId="7DEE9F61" w:rsidR="006C55E4" w:rsidRDefault="006C55E4" w:rsidP="002F4C16">
      <w:pPr>
        <w:pStyle w:val="paragraph"/>
        <w:spacing w:before="0" w:beforeAutospacing="0" w:after="0" w:afterAutospacing="0" w:line="480" w:lineRule="auto"/>
        <w:textAlignment w:val="baseline"/>
        <w:rPr>
          <w:rStyle w:val="eop"/>
        </w:rPr>
      </w:pPr>
      <w:r>
        <w:rPr>
          <w:rStyle w:val="normaltextrun"/>
        </w:rPr>
        <w:t>Species interactions, including predation, herbivory, competition, and mutualisms, shape the functioning of every ecosystem</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{"citationID":"VnW07xyl","properties":{"formattedCitation":"(Tylianakis et al., 2008)","plainCitation":"(Tylianakis et al., 2008)","noteIndex":0},"citationItems":[{"id":138,"uris":["http://zotero.org/users/6391447/items/695HTSZE"],"itemData":{"id":138,"type":"article-journal","abstract":"The main drivers of global environmental change (CO2 enrichment, nitrogen deposition, climate, biotic invasions and land use) cause extinctions and alter species distributions, and recent evidence shows that they exert pervasive impacts on various antagonistic and mutualistic interactions among species. In this review, we synthesize data from 688 published studies to show that these drivers often alter competitive interactions among plants and animals, exert multitrophic effects on the decomposer food web, increase intensity of pathogen infection, weaken mutualisms involving plants, and enhance herbivory while having variable effects on predation. A recurrent ﬁnding is that there is substantial variability among studies in both the magnitude and direction of effects of any given GEC driver on any given type of biotic interaction. Further, we show that higher order effects among multiple drivers acting simultaneously create challenges in predicting future responses to global environmental change, and that extrapolating these complex impacts across entire networks of species interactions yields unanticipated effects on ecosystems. Finally, we conclude that in order to reliably predict the effects of GEC on community and ecosystem processes, the greatest single challenge will be to determine how biotic and abiotic context alters the direction and magnitude of GEC effects on biotic interactions.","container-title":"Ecology Letters","DOI":"10.1111/j.1461-0248.2008.01250.x","ISSN":"1461023X, 14610248","issue":"12","language":"en","page":"1351-1363","source":"DOI.org (Crossref)","title":"Global change and species interactions in terrestrial ecosystems","volume":"11","author":[{"family":"Tylianakis","given":"Jason M."},{"family":"Didham","given":"Raphael K."},{"family":"Bascompte","given":"Jordi"},{"family":"Wardle","given":"David A."}],"issued":{"date-parts":[["2008",12]]}}}],"schema":"https://github.com/citation-style-language/schema/raw/master/csl-citation.json"} </w:instrText>
      </w:r>
      <w:r w:rsidR="008F1739">
        <w:rPr>
          <w:rStyle w:val="normaltextrun"/>
        </w:rPr>
        <w:fldChar w:fldCharType="separate"/>
      </w:r>
      <w:r w:rsidR="008F1739">
        <w:rPr>
          <w:rStyle w:val="normaltextrun"/>
          <w:noProof/>
        </w:rPr>
        <w:t>(Tylianakis et al., 2008)</w:t>
      </w:r>
      <w:r w:rsidR="008F1739">
        <w:rPr>
          <w:rStyle w:val="normaltextrun"/>
        </w:rPr>
        <w:fldChar w:fldCharType="end"/>
      </w:r>
      <w:r>
        <w:rPr>
          <w:rStyle w:val="normaltextrun"/>
        </w:rPr>
        <w:t>. Mutualist relationships</w:t>
      </w:r>
      <w:r w:rsidR="00AE1E03">
        <w:rPr>
          <w:rStyle w:val="normaltextrun"/>
        </w:rPr>
        <w:t xml:space="preserve"> </w:t>
      </w:r>
      <w:r>
        <w:rPr>
          <w:rStyle w:val="normaltextrun"/>
        </w:rPr>
        <w:t>are</w:t>
      </w:r>
      <w:r w:rsidR="00AE1E03">
        <w:rPr>
          <w:rStyle w:val="normaltextrun"/>
        </w:rPr>
        <w:t xml:space="preserve"> particularly</w:t>
      </w:r>
      <w:r>
        <w:rPr>
          <w:rStyle w:val="normaltextrun"/>
        </w:rPr>
        <w:t xml:space="preserve"> threatened by environmental change across the globe as the loss of one interaction partner often leads to the co-extinction or functional extinction of the other partner, accompanied by the loss of </w:t>
      </w:r>
      <w:r w:rsidR="00282005">
        <w:rPr>
          <w:rStyle w:val="normaltextrun"/>
        </w:rPr>
        <w:t xml:space="preserve">ecosystem </w:t>
      </w:r>
      <w:r>
        <w:rPr>
          <w:rStyle w:val="normaltextrun"/>
        </w:rPr>
        <w:t>functions associated with mutualist interactions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{"citationID":"KcMhwlFA","properties":{"formattedCitation":"(Donoso et al., 2020; Santos et al., 2025; Valiente\\uc0\\u8208{}Banuet et al., 2015)","plainCitation":"(Donoso et al., 2020; Santos et al., 2025; Valiente‐Banuet et al., 2015)","noteIndex":0},"citationItems":[{"id":2530,"uris":["http://zotero.org/users/6391447/items/B5R8FK83"],"itemData":{"id":2530,"type":"article-journal","abstract":"Abstract\n            Downsizing of animal communities due to defaunation is prevalent in many ecosystems. Yet, we know little about its consequences for ecosystem functions such as seed dispersal. Here, we use eight seed-dispersal networks sampled across the Andes and simulate how downsizing of avian frugivores impacts structural network robustness and seed dispersal. We use a trait-based modeling framework to quantify the consequences of downsizing—relative to random extinctions—for the number of interactions and secondary plant extinctions (as measures of structural robustness) and for long-distance seed dispersal (as a measure of ecosystem function). We find that downsizing leads to stronger functional than structural losses. For instance, 10% size-structured loss of bird species results in almost 40% decline of long-distance seed dispersal, but in less than 10% of structural loss. Our simulations reveal that measures of the structural robustness of ecological networks underestimate the consequences of animal extinction and downsizing for ecosystem functioning.","container-title":"Nature Communications","DOI":"10.1038/s41467-020-15438-y","ISSN":"2041-1723","issue":"1","journalAbbreviation":"Nat Commun","language":"en","page":"1582","source":"DOI.org (Crossref)","title":"Downsizing of animal communities triggers stronger functional than structural decay in seed-dispersal networks","volume":"11","author":[{"family":"Donoso","given":"Isabel"},{"family":"Sorensen","given":"Marjorie C."},{"family":"Blendinger","given":"Pedro G."},{"family":"Kissling","given":"W. Daniel"},{"family":"Neuschulz","given":"Eike Lena"},{"family":"Mueller","given":"Thomas"},{"family":"Schleuning","given":"Matthias"}],"issued":{"date-parts":[["2020",3,27]]}}},{"id":3028,"uris":["http://zotero.org/users/6391447/items/VHSZ4TPU"],"itemData":{"id":3028,"type":"article-journal","abstract":"Addressing the worldwide biodiversity crisis in fragmented landscapes requires considering both immediate and delayed extinctions—the extinction debt. This debt arises from the gradual loss of species following habitat fragmentation. Additionally, species interactions may also experience an extinction debt, affecting ecosystem structure and function. However, the extinction debt for species interactions has received little attention. We studied the lasting effects of habitat fragmentation on plants, herbivore insects of four trophic guilds, parasitoids and their trophic interactions in a dryland landscape in central-western Argentina. Assuming a paid debt in long-fragmented habitats, we examined the potentially unpaid debt in recently fragmented habitats as the difference between the current richness of species and interactions and their expected richness based on area and connectivity from long-fragmented habitats. We found a higher extinction debt for herbivores and plant–herbivore interactions in small, isolated habitats and a lower extinction debt for plants only in small habitats. By contrast, the extinction debt of parasitoids was higher in large, well-connected habitats, while there was no extinction debt detected for herbivore-parasitoid interactions. Understanding the magnitude of extinction debts for species and interactions offers guidance for mitigating future extinctions of species and interactions to curb the degradation of ecosystems and preserve their long-term function.","container-title":"Proceedings of the Royal Society B: Biological Sciences","DOI":"10.1098/rspb.2025.1640","ISSN":"1471-2954","issue":"2056","journalAbbreviation":"Proc. R. Soc. B.","language":"en","page":"20251640","source":"DOI.org (Crossref)","title":"Extinction debt of species and ecological interactions in a fragmented landscape","volume":"292","author":[{"family":"Santos","given":"Micaela"},{"family":"Vázquez","given":"Diego P."},{"family":"Resasco","given":"Julian"}],"issued":{"date-parts":[["2025",10]]}}},{"id":134,"uris":["http://zotero.org/users/6391447/items/VWMS2D8E"],"itemData":{"id":134,"type":"article-journal","container-title":"Functional Ecology","DOI":"10.1111/1365-2435.12356","ISSN":"0269-8463, 1365-2435","issue":"3","journalAbbreviation":"Funct Ecol","language":"en","page":"299-307","source":"DOI.org (Crossref)","title":"Beyond species loss: the extinction of ecological interactions in a changing world","title-short":"Beyond species loss","volume":"29","author":[{"family":"Valiente‐Banuet","given":"Alfonso"},{"family":"Aizen","given":"Marcelo A."},{"family":"Alcántara","given":"Julio M."},{"family":"Arroyo","given":"Juan"},{"family":"Cocucci","given":"Andrea"},{"family":"Galetti","given":"Mauro"},{"family":"García","given":"María B."},{"family":"García","given":"Daniel"},{"family":"Gómez","given":"José M."},{"family":"Jordano","given":"Pedro"},{"family":"Medel","given":"Rodrigo"},{"family":"Navarro","given":"Luis"},{"family":"Obeso","given":"José R."},{"family":"Oviedo","given":"Ramona"},{"family":"Ramírez","given":"Nelson"},{"family":"Rey","given":"Pedro J."},{"family":"Traveset","given":"Anna"},{"family":"Verdú","given":"Miguel"},{"family":"Zamora","given":"Regino"}],"editor":[{"family":"Johnson","given":"Marc"}],"issued":{"date-parts":[["2015",3]]}}}],"schema":"https://github.com/citation-style-language/schema/raw/master/csl-citation.json"} </w:instrText>
      </w:r>
      <w:r w:rsidR="008F1739">
        <w:rPr>
          <w:rStyle w:val="normaltextrun"/>
        </w:rPr>
        <w:fldChar w:fldCharType="separate"/>
      </w:r>
      <w:r w:rsidR="008F1739" w:rsidRPr="008F1739">
        <w:t>(Donoso et al., 2020; Santos et al., 2025; Valiente‐Banuet et al., 2015)</w:t>
      </w:r>
      <w:r w:rsidR="008F1739">
        <w:rPr>
          <w:rStyle w:val="normaltextrun"/>
        </w:rPr>
        <w:fldChar w:fldCharType="end"/>
      </w:r>
      <w:r>
        <w:rPr>
          <w:rStyle w:val="normaltextrun"/>
        </w:rPr>
        <w:t>. For example, the loss of large-bodied seed dispersers reduces forest carbon storage</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{"citationID":"s8gnZ1Of","properties":{"formattedCitation":"(Brodie et al., 2025)","plainCitation":"(Brodie et al., 2025)","noteIndex":0},"citationItems":[{"id":2959,"uris":["http://zotero.org/users/6391447/items/XHTXUPAK"],"itemData":{"id":2959,"type":"article-journal","abstract":"Abstract\n            \n              The urgent need to mitigate and adapt to climate change necessitates a comprehensive understanding of carbon cycling dynamics. Traditionally, global carbon cycle models have focused on vegetation, but recent research suggests that animals can play a significant role in carbon dynamics under some circumstances, potentially enhancing the effectiveness of nature‐based solutions to mitigate climate change. However, links between animals, plants, and carbon remain unclear. We explored the complex interactions between defaunation and ecosystem carbon in Earth's most biodiverse and carbon‐rich biome, tropical rainforests. Defaunation can change patterns of seed dispersal, granivory, and herbivory in ways that alter tree species composition and, therefore, forest carbon above‐ and belowground. Most studies we reviewed show that defaunation reduces carbon storage 0−26% in the Neo‐ and Afrotropics, primarily via population declines in large‐seeded, animal‐dispersed trees. However, Asian forests are not predicted to experience changes because their high‐carbon trees are wind dispersed. Extrapolating these local effects to entire ecosystems implies losses of </w:instrText>
      </w:r>
      <w:r w:rsidR="008F1739">
        <w:rPr>
          <w:rStyle w:val="normaltextrun"/>
          <w:rFonts w:ascii="Cambria Math" w:hAnsi="Cambria Math" w:cs="Cambria Math"/>
        </w:rPr>
        <w:instrText>∼</w:instrText>
      </w:r>
      <w:r w:rsidR="008F1739">
        <w:rPr>
          <w:rStyle w:val="normaltextrun"/>
        </w:rPr>
        <w:instrText xml:space="preserve">1.6 Pg CO\n              2\n              equivalent across the Brazilian Atlantic Forest and 4−9.2 Pg across the Amazon over 100 years and of </w:instrText>
      </w:r>
      <w:r w:rsidR="008F1739">
        <w:rPr>
          <w:rStyle w:val="normaltextrun"/>
          <w:rFonts w:ascii="Cambria Math" w:hAnsi="Cambria Math" w:cs="Cambria Math"/>
        </w:rPr>
        <w:instrText>∼</w:instrText>
      </w:r>
      <w:r w:rsidR="008F1739">
        <w:rPr>
          <w:rStyle w:val="normaltextrun"/>
        </w:rPr>
        <w:instrText xml:space="preserve">14.7−26.3 Pg across the Congo basin over 250 years. In addition to being hard to quantify with precision, the effects of defaunation on ecosystem carbon are highly context dependent; outcomes varied based on the balance between antagonist and mutualist species interactions, abiotic conditions, human pressure, and numerous other factors. A combination of experiments, large‐scale comparative studies, and mechanistic models could help disentangle the effects of defaunation from other anthropogenic forces in the face of the incredible complexity of tropical forest systems. Overall, our synthesis emphasizes the importance of—and inconsistent results when—integrating animal dynamics into carbon cycle models, which is crucial for developing climate change mitigation strategies and effective policies.\n            \n          , \n            \n              \n              Impactos de la defaunación sobre el balance de carbono en los bosques tropicales\n              \n                \n                La urgencia por mitigar y adaptarse al cambio climático requiere que se entiendan las dinámicas del ciclo del carbono. Es común que los modelos del ciclo del carbono se enfoquen en la vegetación, pero estudios recientes sugieren que los animales pueden tener un papel significativo en las dinámicas del carbono bajo ciertas circunstancias, lo que tiene el potencial para mejorar la efectividad de las soluciones basadas en la naturaleza para mitigar el cambio climático. Sin embargo, todavía no está clara la relación entre los animales, las plantas y el carbono. Exploramos las interacciones complejas entre la defaunación y el carbono ambiental en el bioma más biodiverso y más rico en carbono de la Tierra: los bosques tropicales. La defaunación puede cambiar los patrones de dispersión de semillas, granivoría y herbivoría de manera que alteran la composición de especies de árboles y, por lo tanto, el carbono boscoso encima y debajo de la tierra.\n                \n                  La mayoría de los estudios que revisamos muestran que la defaunación reduce el almacenamiento de carbono 0‐26% en las zonas neotropical y afrotropical, principalmente por medio de las declinaciones poblacionales de los árboles con semillas grandes dispersadas por animales. Sin embargo, no hay pronósticos de que los bosques asiáticos sufran cambios porque sus árboles de carbono alto tienen dispersión por viento. Si extrapolamos estos efectos locales a ecosistemas completos, hay una pérdida explícita equivalente de </w:instrText>
      </w:r>
      <w:r w:rsidR="008F1739">
        <w:rPr>
          <w:rStyle w:val="normaltextrun"/>
          <w:rFonts w:ascii="Cambria Math" w:hAnsi="Cambria Math" w:cs="Cambria Math"/>
        </w:rPr>
        <w:instrText>∼</w:instrText>
      </w:r>
      <w:r w:rsidR="008F1739">
        <w:rPr>
          <w:rStyle w:val="normaltextrun"/>
        </w:rPr>
        <w:instrText xml:space="preserve">1.6 Pg CO\n                  2\n                  en el Bosque Atlántico Brasileño y de 4 ‐ 9.2 Pg en la Amazonia a lo largo de cien años; la pérdida es de </w:instrText>
      </w:r>
      <w:r w:rsidR="008F1739">
        <w:rPr>
          <w:rStyle w:val="normaltextrun"/>
          <w:rFonts w:ascii="Cambria Math" w:hAnsi="Cambria Math" w:cs="Cambria Math"/>
        </w:rPr>
        <w:instrText>∼</w:instrText>
      </w:r>
      <w:r w:rsidR="008F1739">
        <w:rPr>
          <w:rStyle w:val="normaltextrun"/>
        </w:rPr>
        <w:instrText xml:space="preserve">14.7 ‐ 26.3 Pg en la cuenca del Congo a lo largo de 250 años. Además de que son difíciles de cuantificar con precisión, los efectos de la defaunación sobre el carbono ambiental dependen en gran parte del contexto; los resultados variaron con base en el balance entra las interacciones de las especies mutualistas y antagonistas, las condiciones abióticas, la presión antropogénica y muchos factores más. Una combinación de experimentos, estudios comparativos a gran escala y modelos mecánicos podrían ayudar a comprender los efectos de la defaunación causada por otras fuerzas antropogénicas de frente a la increíble complejidad de los sistemas de bosques tropicales. En general, nuestra síntesis resalta la importancia de – y los resultados inconstantes cuando – la integración de las dinámicas animales en los modelos del ciclo del carbono, lo cual es importante para desarrollar estrategias de mitigación del cambio climático y políticas efectivas.","container-title":"Conservation Biology","DOI":"10.1111/cobi.14414","ISSN":"0888-8892, 1523-1739","issue":"1","journalAbbreviation":"Conservation Biology","language":"en","page":"e14414","source":"DOI.org (Crossref)","title":"Defaunation impacts on the carbon balance of tropical forests","volume":"39","author":[{"family":"Brodie","given":"Jedediah F."},{"family":"Bello","given":"Carolina"},{"family":"Emer","given":"Carine"},{"family":"Galetti","given":"Mauro"},{"family":"Luskin","given":"Matthew S."},{"family":"Osuri","given":"Anand"},{"family":"Peres","given":"Carlos A."},{"family":"Stoll","given":"Annina"},{"family":"Villar","given":"Nacho"},{"family":"López","given":"Ana‐Benítez"}],"issued":{"date-parts":[["2025",2]]}}}],"schema":"https://github.com/citation-style-language/schema/raw/master/csl-citation.json"} </w:instrText>
      </w:r>
      <w:r w:rsidR="008F1739">
        <w:rPr>
          <w:rStyle w:val="normaltextrun"/>
        </w:rPr>
        <w:fldChar w:fldCharType="separate"/>
      </w:r>
      <w:r w:rsidR="008F1739">
        <w:rPr>
          <w:rStyle w:val="normaltextrun"/>
          <w:noProof/>
        </w:rPr>
        <w:t>(Brodie et al., 2025)</w:t>
      </w:r>
      <w:r w:rsidR="008F1739">
        <w:rPr>
          <w:rStyle w:val="normaltextrun"/>
        </w:rPr>
        <w:fldChar w:fldCharType="end"/>
      </w:r>
      <w:r>
        <w:rPr>
          <w:rStyle w:val="normaltextrun"/>
        </w:rPr>
        <w:t xml:space="preserve">, and the global pollinator decline is likely to </w:t>
      </w:r>
      <w:r w:rsidR="00785908">
        <w:rPr>
          <w:rStyle w:val="normaltextrun"/>
        </w:rPr>
        <w:t xml:space="preserve">negatively impact </w:t>
      </w:r>
      <w:r>
        <w:rPr>
          <w:rStyle w:val="normaltextrun"/>
        </w:rPr>
        <w:t>crop production</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{"citationID":"erGX7bF5","properties":{"formattedCitation":"(Burkle et al., 2013; Reilly et al., 2024)","plainCitation":"(Burkle et al., 2013; Reilly et al., 2024)","noteIndex":0},"citationItems":[{"id":2960,"uris":["http://zotero.org/users/6391447/items/QWPJRRYP"],"itemData":{"id":2960,"type":"article-journal","abstract":"Honeybees Can't Do It Alone\n            \n              The majority of food crops require pollination to set fruit with the honeybee providing a pollination workhorse, with both feral and managed populations an integral component of crop management (see the Perspective by\n              \n                Tylianakis\n              \n              , published online 28 February).\n              \n                Garibaldi\n                et al.\n              \n              (p.\n              1608\n              , published online 28 February) now show that wild pollinators are also a vital part of our crop systems. In more than 40 important crops grown worldwide, wild pollinators improved pollination efficiency, increasing fruit set by twice that facilitated by honeybees.\n              \n                Burkle\n                et al.\n              \n              (p.\n              1611\n              , published online 28 February) took advantage of one of the most thorough and oldest data sets available on plant-pollinator interaction networks and recollected data on plant-pollinator interactions after more than 120 years of climate change and landscape alteration. The historical data set consists of observations collected by Charles Robertson near Carlinville, Illinois (USA), in the late 1800s on the phenology of plants and their pollinating insects, as well as information about which plants and pollinators interacted with one another. Many sites were revisited in the early 1970s and in 2009 and 2010 to collect similar plant-pollinator data. Pollinator function has declined through time, with bees showing lower visitation rates and lower fidelity to individual plant species.\n            \n          , \n            \n              Long-term data in a North American landscape document the loss of species interactions in plant-pollinator networks.\n              \n                [Also see Perspective by\n                Tylianakis\n                ]\n              \n            \n          , \n            Using historic data sets, we quantified the degree to which global change over 120 years disrupted plant-pollinator interactions in a temperate forest understory community in Illinois, USA. We found degradation of interaction network structure and function and extirpation of 50% of bee species. Network changes can be attributed to shifts in forb and bee phenologies resulting in temporal mismatches, nonrandom species extinctions, and loss of spatial co-occurrences between extant species in modified landscapes. Quantity and quality of pollination services have declined through time. The historic network showed flexibility in response to disturbance; however, our data suggest that networks will be less resilient to future changes.","container-title":"Science","DOI":"10.1126/science.1232728","ISSN":"0036-8075, 1095-9203","issue":"6127","journalAbbreviation":"Science","language":"en","page":"1611-1615","source":"DOI.org (Crossref)","title":"Plant-Pollinator Interactions over 120 Years: Loss of Species, Co-Occurrence, and Function","title-short":"Plant-Pollinator Interactions over 120 Years","volume":"339","author":[{"family":"Burkle","given":"Laura A."},{"family":"Marlin","given":"John C."},{"family":"Knight","given":"Tiffany M."}],"issued":{"date-parts":[["2013",3,29]]}}},{"id":2981,"uris":["http://zotero.org/users/6391447/items/G7EIG2IS"],"itemData":{"id":2981,"type":"article-journal","abstract":"Abstract\n            \n              Aim\n              Most of the world's food crops are dependent on pollinators. However, there is a great deal of uncertainty in the strength of this relationship, especially regarding the relative contributions of the honey bee (often a managed species) and wild insects to crop yields on a global scale. Previous data syntheses have likewise reached differing conclusions on whether pollinator species diversity, or only the number of pollinator visits to flowers, is important to crop yield. This study quantifies the current state of these relationships and links to a dynamic version of our analyses that updates automatically as studies become available.\n            \n            \n              Location\n              Global.\n            \n            \n              Time Period\n              Present.\n            \n            \n              Taxa studied\n              Insect pollinators of global crops.\n            \n            \n              Methods\n              Using a newly created database of 93 crop pollination studies across six continents that roughly triples the number of studies previously available, we analysed the relationship between insect visit rates, pollinator diversity, and crop yields in a series of mixed‐effects models.\n            \n            \n              Results\n              We found that honey bees and wild insects contribute roughly equal amounts to crop yields worldwide, having similar average flower visitation rates and producing similar increases in yield per visit. We also found that pollinator species diversity was positively associated with increased crop yields even when total visits from all species are accounted for, though it was less explanatory than the total number of visits itself.\n            \n            \n              Main conclusions\n              Our analysis suggests a middle ground where honey bees are not responsible for the vast majority of crop pollination as has often been assumed in the agricultural literature, and likewise wild insects are not vastly more important than honey bees, as recent global analyses have reported. We also conclude that while pollinator diversity is less important than the number of pollinator visits, these typically involve many species, underscoring the importance of conserving a diversity of wild pollinators.","container-title":"Global Ecology and Biogeography","DOI":"10.1111/geb.13843","ISSN":"1466-822X, 1466-8238","issue":"7","journalAbbreviation":"Global Ecol Biogeogr","language":"en","page":"e13843","source":"DOI.org (Crossref)","title":"Wild insects and honey bees are equally important to crop yields in a global analysis","volume":"33","author":[{"family":"Reilly","given":"James"},{"family":"Bartomeus","given":"Ignasi"},{"family":"Simpson","given":"Dylan"},{"family":"Allen‐Perkins","given":"Alfonso"},{"family":"Garibaldi","given":"Lucas"},{"family":"Winfree","given":"Rachael"}],"issued":{"date-parts":[["2024",7]]}}}],"schema":"https://github.com/citation-style-language/schema/raw/master/csl-citation.json"} </w:instrText>
      </w:r>
      <w:r w:rsidR="008F1739">
        <w:rPr>
          <w:rStyle w:val="normaltextrun"/>
        </w:rPr>
        <w:fldChar w:fldCharType="separate"/>
      </w:r>
      <w:r w:rsidR="008F1739">
        <w:rPr>
          <w:rStyle w:val="normaltextrun"/>
          <w:noProof/>
        </w:rPr>
        <w:t>(Burkle et al., 2013; Reilly et al., 2024)</w:t>
      </w:r>
      <w:r w:rsidR="008F1739">
        <w:rPr>
          <w:rStyle w:val="normaltextrun"/>
        </w:rPr>
        <w:fldChar w:fldCharType="end"/>
      </w:r>
      <w:r w:rsidR="00282005">
        <w:rPr>
          <w:rStyle w:val="normaltextrun"/>
        </w:rPr>
        <w:t xml:space="preserve"> and </w:t>
      </w:r>
      <w:r>
        <w:rPr>
          <w:rStyle w:val="normaltextrun"/>
        </w:rPr>
        <w:t xml:space="preserve">the structure and diversity of </w:t>
      </w:r>
      <w:r w:rsidR="00282005">
        <w:rPr>
          <w:rStyle w:val="normaltextrun"/>
        </w:rPr>
        <w:t xml:space="preserve">native </w:t>
      </w:r>
      <w:r>
        <w:rPr>
          <w:rStyle w:val="normaltextrun"/>
        </w:rPr>
        <w:t>plant communities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{"citationID":"QOkOVTzr","properties":{"formattedCitation":"(Artamendi et al., 2024; Potts et al., 2010)","plainCitation":"(Artamendi et al., 2024; Potts et al., 2010)","noteIndex":0},"citationItems":[{"id":2980,"uris":["http://zotero.org/users/6391447/items/9GYEVZG9"],"itemData":{"id":2980,"type":"article-journal","container-title":"Nature Ecology &amp; Evolution","DOI":"10.1038/s41559-024-02595-2","ISSN":"2397-334X","issue":"2","journalAbbreviation":"Nat Ecol Evol","language":"en","page":"296-313","source":"DOI.org (Crossref)","title":"Loss of pollinator diversity consistently reduces reproductive success for wild and cultivated plants","volume":"9","author":[{"family":"Artamendi","given":"Maddi"},{"family":"Martin","given":"Philip A."},{"family":"Bartomeus","given":"Ignasi"},{"family":"Magrach","given":"Ainhoa"}],"issued":{"date-parts":[["2024",12,11]]}}},{"id":2962,"uris":["http://zotero.org/users/6391447/items/HCPNDDJ3"],"itemData":{"id":2962,"type":"article-journal","container-title":"Trends in Ecology &amp; Evolution","DOI":"10.1016/j.tree.2010.01.007","ISSN":"01695347","issue":"6","journalAbbreviation":"Trends in Ecology &amp; Evolution","language":"en","license":"https://www.elsevier.com/tdm/userlicense/1.0/","page":"345-353","source":"DOI.org (Crossref)","title":"Global pollinator declines: trends, impacts and drivers","title-short":"Global pollinator declines","volume":"25","author":[{"family":"Potts","given":"Simon G."},{"family":"Biesmeijer","given":"Jacobus C."},{"family":"Kremen","given":"Claire"},{"family":"Neumann","given":"Peter"},{"family":"Schweiger","given":"Oliver"},{"family":"Kunin","given":"William E."}],"issued":{"date-parts":[["2010",6]]}}}],"schema":"https://github.com/citation-style-language/schema/raw/master/csl-citation.json"} </w:instrText>
      </w:r>
      <w:r w:rsidR="008F1739">
        <w:rPr>
          <w:rStyle w:val="normaltextrun"/>
        </w:rPr>
        <w:fldChar w:fldCharType="separate"/>
      </w:r>
      <w:r w:rsidR="008F1739">
        <w:rPr>
          <w:rStyle w:val="normaltextrun"/>
          <w:noProof/>
        </w:rPr>
        <w:t>(Artamendi et al., 2024; Potts et al., 2010)</w:t>
      </w:r>
      <w:r w:rsidR="008F1739">
        <w:rPr>
          <w:rStyle w:val="normaltextrun"/>
        </w:rPr>
        <w:fldChar w:fldCharType="end"/>
      </w:r>
      <w:r>
        <w:rPr>
          <w:rStyle w:val="normaltextrun"/>
        </w:rPr>
        <w:t xml:space="preserve">. Importantly, many mutualist interactions have non-instantaneous </w:t>
      </w:r>
      <w:r w:rsidR="00BE17B6">
        <w:rPr>
          <w:rStyle w:val="normaltextrun"/>
        </w:rPr>
        <w:t xml:space="preserve">(e.g., delayed or lagged) </w:t>
      </w:r>
      <w:r>
        <w:rPr>
          <w:rStyle w:val="normaltextrun"/>
        </w:rPr>
        <w:t>effects</w:t>
      </w:r>
      <w:r w:rsidR="0032401D">
        <w:rPr>
          <w:rStyle w:val="normaltextrun"/>
        </w:rPr>
        <w:t xml:space="preserve"> since</w:t>
      </w:r>
      <w:r>
        <w:rPr>
          <w:rStyle w:val="normaltextrun"/>
        </w:rPr>
        <w:t xml:space="preserve"> past population and community dynamics likely shape present and future ecosystem functioning</w:t>
      </w:r>
      <w:r w:rsidR="008F1739">
        <w:rPr>
          <w:rStyle w:val="normaltextrun"/>
        </w:rPr>
        <w:t xml:space="preserve"> </w:t>
      </w:r>
      <w:r w:rsidR="008F1739">
        <w:rPr>
          <w:rStyle w:val="normaltextrun"/>
        </w:rPr>
        <w:fldChar w:fldCharType="begin"/>
      </w:r>
      <w:r w:rsidR="00513209">
        <w:rPr>
          <w:rStyle w:val="normaltextrun"/>
        </w:rPr>
        <w:instrText xml:space="preserve"> ADDIN ZOTERO_ITEM CSL_CITATION {"citationID":"o3f74da0","properties":{"formattedCitation":"(Essl et al., 2015; Padisak, 1992)","plainCitation":"(Essl et al., 2015; Padisak, 1992)","noteIndex":0},"citationItems":[{"id":2537,"uris":["http://zotero.org/users/6391447/items/9YYMRAVA"],"itemData":{"id":2537,"type":"article-journal","abstract":"Abstract\n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normaltextrun"/>
        </w:rPr>
        <w:fldChar w:fldCharType="separate"/>
      </w:r>
      <w:r w:rsidR="00513209">
        <w:rPr>
          <w:rStyle w:val="normaltextrun"/>
          <w:noProof/>
        </w:rPr>
        <w:t>(Essl et al., 2015; Padisak, 1992)</w:t>
      </w:r>
      <w:r w:rsidR="008F1739">
        <w:rPr>
          <w:rStyle w:val="normaltextrun"/>
        </w:rPr>
        <w:fldChar w:fldCharType="end"/>
      </w:r>
      <w:r w:rsidR="008F1739">
        <w:rPr>
          <w:rStyle w:val="normaltextrun"/>
        </w:rPr>
        <w:t>.</w:t>
      </w:r>
      <w:r>
        <w:rPr>
          <w:rStyle w:val="normaltextrun"/>
        </w:rPr>
        <w:t xml:space="preserve"> Thus, understanding </w:t>
      </w:r>
      <w:r w:rsidR="006E3DFE">
        <w:rPr>
          <w:rStyle w:val="normaltextrun"/>
        </w:rPr>
        <w:t xml:space="preserve">how mutualisms are likely to change in the future </w:t>
      </w:r>
      <w:r>
        <w:rPr>
          <w:rStyle w:val="normaltextrun"/>
        </w:rPr>
        <w:t>requires examining the temporal dynamics</w:t>
      </w:r>
      <w:r w:rsidR="006E3DFE">
        <w:rPr>
          <w:rStyle w:val="normaltextrun"/>
        </w:rPr>
        <w:t xml:space="preserve"> of interaction strengths along with the population and community drivers of these dynamics </w:t>
      </w:r>
      <w:r w:rsidR="008F1739">
        <w:rPr>
          <w:rStyle w:val="normaltextrun"/>
        </w:rPr>
        <w:fldChar w:fldCharType="begin"/>
      </w:r>
      <w:r w:rsidR="008F1739">
        <w:rPr>
          <w:rStyle w:val="normaltextrun"/>
        </w:rPr>
        <w:instrText xml:space="preserve"> ADDIN ZOTERO_ITEM CSL_CITATION {"citationID":"i7wSUZAl","properties":{"formattedCitation":"(Figueiredo et al., 2019)","plainCitation":"(Figueiredo et al., 2019)","noteIndex":0},"citationItems":[{"id":2545,"uris":["http://zotero.org/users/6391447/items/BQIXEEKN"],"itemData":{"id":2545,"type":"article-journal","abstract":"Extinction debt refers to delayed species extinctions expected as a consequence of ecosystem perturbation. Quantifying such extinctions and investigating long‐term consequences of perturbations has proven challenging, because perturbations are not isolated and occur across various spatial and temporal scales, from local habitat losses to global warming. Additionally, the relative importance of eco‐evolutionary processes varies across scales, because levels of ecological organization, i.e. individuals, (meta)populations and (meta)communities, respond hierarchically to perturbations. To summarize our current knowledge of the scales and mechanisms influencing extinction debts, we reviewed recent empirical, theoretical and methodological studies addressing either the spatio–temporal scales of extinction debts or the eco‐evolutionary mechanisms delaying extinctions. Extinction debts were detected across a range of ecosystems and taxonomic groups, with estimates ranging from 9 to 90% of current species richness. The duration over which debts have been sustained varies from 5 to 570 yr, and projections of the total period required to settle a debt can extend to 1000 yr. Reported causes of delayed extinctions are 1) life‐history traits that prolong individual survival, and 2) population and metapopulation dynamics that maintain populations under deteriorated conditions. Other potential factors that may extend survival time such as microevolutionary dynamics, or delayed extinctions of interaction partners, have rarely been analyzed. Therefore, we propose a roadmap for future research with three key avenues: 1) the microevolutionary dynamics of extinction processes, 2) the disjunctive loss of interacting species and 3) the impact of multiple regimes of perturbation on the payment of debts. For their ability to integrate processes occurring at different levels of ecological organization, we highlight mechanistic simulation models as tools to address these knowledge gaps and to deepen our understanding of extinction dynamics.","container-title":"Ecography","DOI":"10.1111/ecog.04740","ISSN":"0906-7590, 1600-0587","issue":"12","journalAbbreviation":"Ecography","language":"en","page":"1973-1990","source":"DOI.org (Crossref)","title":"Understanding extinction debts: spatio–temporal scales, mechanisms and a roadmap for future research","title-short":"Understanding extinction debts","volume":"42","author":[{"family":"Figueiredo","given":"Ludmilla"},{"family":"Krauss","given":"Jochen"},{"family":"Steffan‐Dewenter","given":"Ingolf"},{"family":"Sarmento Cabral","given":"Juliano"}],"issued":{"date-parts":[["2019",12]]}}}],"schema":"https://github.com/citation-style-language/schema/raw/master/csl-citation.json"} </w:instrText>
      </w:r>
      <w:r w:rsidR="008F1739">
        <w:rPr>
          <w:rStyle w:val="normaltextrun"/>
        </w:rPr>
        <w:fldChar w:fldCharType="separate"/>
      </w:r>
      <w:r w:rsidR="008F1739">
        <w:rPr>
          <w:rStyle w:val="normaltextrun"/>
          <w:noProof/>
        </w:rPr>
        <w:t>(Figueiredo et al., 2019)</w:t>
      </w:r>
      <w:r w:rsidR="008F1739">
        <w:rPr>
          <w:rStyle w:val="normaltextrun"/>
        </w:rPr>
        <w:fldChar w:fldCharType="end"/>
      </w:r>
      <w:r w:rsidR="008F1739">
        <w:rPr>
          <w:rStyle w:val="normaltextrun"/>
        </w:rPr>
        <w:t>.</w:t>
      </w:r>
    </w:p>
    <w:p w14:paraId="7255F75B" w14:textId="536C0F45" w:rsidR="006C55E4" w:rsidRPr="0032401D" w:rsidRDefault="00164413" w:rsidP="00164413">
      <w:pPr>
        <w:pStyle w:val="paragraph"/>
        <w:spacing w:before="0" w:beforeAutospacing="0" w:after="0" w:afterAutospacing="0" w:line="480" w:lineRule="auto"/>
        <w:textAlignment w:val="baseline"/>
      </w:pPr>
      <w:r>
        <w:rPr>
          <w:rStyle w:val="eop"/>
        </w:rPr>
        <w:tab/>
        <w:t>Mutualist interaction strength and direction are shaped by past dynamics, reflecting ecological memory or biological legacies</w:t>
      </w:r>
      <w:r w:rsidR="008F1739">
        <w:rPr>
          <w:rStyle w:val="eop"/>
        </w:rPr>
        <w:t xml:space="preserve"> </w:t>
      </w:r>
      <w:r w:rsidR="008F1739">
        <w:rPr>
          <w:rStyle w:val="eop"/>
        </w:rPr>
        <w:fldChar w:fldCharType="begin"/>
      </w:r>
      <w:r w:rsidR="001C5D82">
        <w:rPr>
          <w:rStyle w:val="eop"/>
        </w:rPr>
        <w:instrText xml:space="preserve"> ADDIN ZOTERO_ITEM CSL_CITATION {"citationID":"oJY2rIbX","properties":{"formattedCitation":"(Ogle et al., 2015; Padisak, 1992)","plainCitation":"(Ogle et al., 2015; Padisak, 1992)","dontUpdate":true,"noteIndex":0},"citationItems":[{"id":67,"uris":["http://zotero.org/users/6391447/items/HCIC6RJW"],"itemData":{"id":67,"type":"article-journal","abstract":"The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T."}],"editor":[{"family":"Cleland","given":"Elsa"}],"issued":{"date-parts":[["2015",3]]}}},{"id":3029,"uris":["http://zotero.org/users/6391447/items/JYXAPBIR"],"itemData":{"id":3029,"type":"article-journal","container-title":"The Journal of Ecology","DOI":"10.2307/2261008","ISSN":"00220477","issue":"2","journalAbbreviation":"The Journal of Ecology","page":"217","source":"DOI.org (Crossref)","title":"Seasonal Succession of Phytoplankton in a Large Shallow Lake (Balaton, Hungary)--A Dynamic Approach to Ecological Memory, Its Possible Role and Mechanisms","volume":"80","author":[{"family":"Padisak","given":"Judit"}],"issued":{"date-parts":[["1992",6]]}}}],"schema":"https://github.com/citation-style-language/schema/raw/master/csl-citation.json"} </w:instrText>
      </w:r>
      <w:r w:rsidR="008F1739">
        <w:rPr>
          <w:rStyle w:val="eop"/>
        </w:rPr>
        <w:fldChar w:fldCharType="separate"/>
      </w:r>
      <w:r w:rsidR="008F1739">
        <w:rPr>
          <w:rStyle w:val="eop"/>
          <w:noProof/>
        </w:rPr>
        <w:t>(e.g., Ogle et al., 2015; Padisak, 1992)</w:t>
      </w:r>
      <w:r w:rsidR="008F1739">
        <w:rPr>
          <w:rStyle w:val="eop"/>
        </w:rPr>
        <w:fldChar w:fldCharType="end"/>
      </w:r>
      <w:r>
        <w:rPr>
          <w:rStyle w:val="normaltextrun"/>
        </w:rPr>
        <w:t>,</w:t>
      </w:r>
      <w:r>
        <w:rPr>
          <w:rStyle w:val="eop"/>
        </w:rPr>
        <w:t xml:space="preserve"> and often vary across space due to variation in fitness, resource availability, and competitive interactions</w:t>
      </w:r>
      <w:r w:rsidR="008F1739">
        <w:rPr>
          <w:rStyle w:val="eop"/>
        </w:rPr>
        <w:t xml:space="preserve"> </w:t>
      </w:r>
      <w:r w:rsidR="008F1739">
        <w:rPr>
          <w:rStyle w:val="eop"/>
        </w:rPr>
        <w:fldChar w:fldCharType="begin"/>
      </w:r>
      <w:r w:rsidR="008F1739">
        <w:rPr>
          <w:rStyle w:val="eop"/>
        </w:rPr>
        <w:instrText xml:space="preserve"> ADDIN ZOTERO_ITEM CSL_CITATION {"citationID":"m9fREqfa","properties":{"formattedCitation":"(Langendorf et al., 2025; Liu &amp; Gaines, 2022)","plainCitation":"(Langendorf et al., 2025; Liu &amp; Gaines, 2022)","noteIndex":0},"citationItems":[{"id":3018,"uris":["http://zotero.org/groups/5634119/items/RR75FX8C"],"itemData":{"id":3018,"type":"article-journal","abstract":"Sea otters are an iconic keystone predator that can maintain kelp forests by preying on grazing invertebrates such as sea urchins. However, the effects of sea otters on kelp forests vary over their geographic range. Here, we analyze two 30-y datasets on kelp forest communities during the reintroduction of sea otters along the west coast of Vancouver Island, BC, Canada, and around San Nicolas Island, CA. We developed a community model to estimate species interactions as dynamic rates, varying with community state. We find evidence of a classic trophic cascade off Vancouver Island; the arrival of otters quickly led to depletion of urchins and recovery of kelp. However, this cascade was muted around San Nicolas Island, with otters, urchins, and kelp all coexisting at intermediate densities for multiple years. Our models show that this difference came from a pulse of strong otter impacts on urchins following recolonization off Vancouver Island, but not off San Nicolas Island. The mean effects of otters on urchins and urchins on kelp were not stronger in the north, indicating that interaction dynamics and not average interaction strength are key to explaining differences in community trajectories. We also find stronger multistep interaction chains in the south, arising from competitive interactions that indirectly buffered otter effects. These findings shed light on long-standing hypotheses about how interspecific interactions can alter the function of keystone species across community contexts. More broadly, we show how community change can be more accurately predicted by considering dynamic interaction strengths.","container-title":"Proceedings of the National Academy of Sciences","DOI":"10.1073/pnas.2413360122","ISSN":"0027-8424, 1091-6490","issue":"10","journalAbbreviation":"Proc. Natl. Acad. Sci. U.S.A.","language":"en","page":"e2413360122","source":"DOI.org (Crossref)","title":"Dynamic and context-dependent keystone species effects in kelp forests","volume":"122","author":[{"family":"Langendorf","given":"Ryan E."},{"family":"Estes","given":"James A."},{"family":"Watson","given":"Jane C."},{"family":"Kenner","given":"Michael C."},{"family":"Hatfield","given":"Brian B."},{"family":"Tinker","given":"M. Tim"},{"family":"Waddle","given":"Ellen"},{"family":"DeMarche","given":"Megan L."},{"family":"Doak","given":"Daniel F."}],"issued":{"date-parts":[["2025",3,11]]}}},{"id":3001,"uris":["http://zotero.org/groups/5634119/items/LW73UBXP"],"itemData":{"id":3001,"type":"article-journal","abstract":"Ecological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rsidR="008F1739">
        <w:rPr>
          <w:rStyle w:val="eop"/>
        </w:rPr>
        <w:fldChar w:fldCharType="separate"/>
      </w:r>
      <w:r w:rsidR="008F1739">
        <w:rPr>
          <w:rStyle w:val="eop"/>
          <w:noProof/>
        </w:rPr>
        <w:t>(Langendorf et al., 2025; Liu &amp; Gaines, 2022)</w:t>
      </w:r>
      <w:r w:rsidR="008F1739">
        <w:rPr>
          <w:rStyle w:val="eop"/>
        </w:rPr>
        <w:fldChar w:fldCharType="end"/>
      </w:r>
      <w:r w:rsidR="006C55E4">
        <w:rPr>
          <w:rStyle w:val="normaltextrun"/>
        </w:rPr>
        <w:t xml:space="preserve">. </w:t>
      </w:r>
      <w:r w:rsidR="0032401D">
        <w:rPr>
          <w:rStyle w:val="normaltextrun"/>
        </w:rPr>
        <w:t xml:space="preserve">This </w:t>
      </w:r>
      <w:r w:rsidR="00715C1E">
        <w:rPr>
          <w:rStyle w:val="normaltextrun"/>
        </w:rPr>
        <w:t xml:space="preserve">spatiotemporal </w:t>
      </w:r>
      <w:r w:rsidR="0032401D">
        <w:rPr>
          <w:rStyle w:val="normaltextrun"/>
        </w:rPr>
        <w:t>variation may be especially important for seed dispersal</w:t>
      </w:r>
      <w:r w:rsidR="00715C1E">
        <w:rPr>
          <w:rStyle w:val="normaltextrun"/>
        </w:rPr>
        <w:t xml:space="preserve"> interactions</w:t>
      </w:r>
      <w:r w:rsidR="0032401D">
        <w:rPr>
          <w:rStyle w:val="normaltextrun"/>
        </w:rPr>
        <w:t xml:space="preserve">, where mutualisms can switch </w:t>
      </w:r>
      <w:r w:rsidR="00715C1E">
        <w:rPr>
          <w:rStyle w:val="normaltextrun"/>
        </w:rPr>
        <w:t xml:space="preserve">between beneficial to </w:t>
      </w:r>
      <w:r w:rsidR="0032401D">
        <w:rPr>
          <w:rStyle w:val="normaltextrun"/>
        </w:rPr>
        <w:t>consumptive interactions depending on seed availability</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{"citationID":"KjFjW6XI","properties":{"formattedCitation":"(Bogdziewicz et al., 2020; Moore &amp; Dittel, 2020; Sawaya et al., 2018)","plainCitation":"(Bogdziewicz et al., 2020; Moore &amp; Dittel, 2020; Sawaya et al., 2018)","noteIndex":0},"citationItems":[{"id":2854,"uris":["http://zotero.org/groups/5634119/items/MJABSAQ9"],"itemData":{"id":2854,"type":"article-journal","abstract":"AbstractNumerous interactions between plants and animals vary in their outcome between antagonism and mutualism. Interactions between plants and scatter‐hoarding animals provide a prime example of this phenomenon. Scatterhoarders consume large quantities of seeds (potentially reducing plant establishment), yet also disperse seeds and bury them in shallow caches (potentially improving recruitment). Despite intense work on mechanisms that cause these interactions to shift along an antagonism–mutualism continuum, it remains difficult to quantify their final outcomes.We demonstrate how readily available field data can be used to reach this goal, with interactions between rodents and two oaks species (sessile oak Quercus petraea, and red oak Q. rubra) as an empirical example. Our approach consists of quantifying the net outcome of the interaction through collecting data on different vital rates (e.g. probability that cached seeds survive to germination, probability of seedling recruitment with and without rodents; near and far from conspecific trees; with and without seed pilferage) and assembling them in a simple mathematical model.We found that during the period of the study, interactions between scatter‐hoarding rodents and both focal oaks were antagonistic. Even though caching increased the likelihood of seedling establishment, this effect was not strong enough to compensate for the costs of seed predation. Furthermore, there was no evidence that the short‐distance transportation that is usually provided by small mammals benefited early oak recruitment.Synthesis. Our empirical results demonstrated that certain common assumptions – that caching by rodents invariably benefits plant recruitment; that improved seedling establishment after seed burial is sufficient to make plant–scatterhoarder interactions mutualistic; that transportation away from maternal plants is highly beneficial—do not always hold and should be tested rather than taken for granted.","container-title":"Journal of Ecology","DOI":"10.1111/1365-2745.13307","ISSN":"0022-0477, 1365-2745","issue":"3","language":"en","license":"http://onlinelibrary.wiley.com/termsAndConditions#vor","note":"publisher: Wiley","page":"1009-1018","source":"Crossref","title":"Do benefits of seed dispersal and caching by scatterhoarders outweigh the costs of predation? An example with oaks and yellow‐necked mice","title-short":"Do benefits of seed dispersal and caching by scatterhoarders outweigh the costs of predation?","volume":"108","author":[{"family":"Bogdziewicz","given":"Michał"},{"family":"Crone","given":"Elizabeth E."},{"family":"Zwolak","given":"Rafał"}],"editor":[{"family":"Rees","given":"Mark"}],"issued":{"date-parts":[["2020",5]]}}},{"id":2866,"uris":["http://zotero.org/groups/5634119/items/DSHJRM3N"],"itemData":{"id":2866,"type":"article-journal","abstract":"AbstractSpecies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8F1739">
        <w:rPr>
          <w:rStyle w:val="normaltextrun"/>
        </w:rPr>
        <w:fldChar w:fldCharType="separate"/>
      </w:r>
      <w:r w:rsidR="008F1739">
        <w:rPr>
          <w:rStyle w:val="normaltextrun"/>
          <w:noProof/>
        </w:rPr>
        <w:t>(Bogdziewicz et al., 2020; Moore &amp; Dittel, 2020; Sawaya et al., 2018)</w:t>
      </w:r>
      <w:r w:rsidR="008F1739">
        <w:rPr>
          <w:rStyle w:val="normaltextrun"/>
        </w:rPr>
        <w:fldChar w:fldCharType="end"/>
      </w:r>
      <w:r w:rsidR="008F1739">
        <w:rPr>
          <w:rStyle w:val="normaltextrun"/>
        </w:rPr>
        <w:t xml:space="preserve">. </w:t>
      </w:r>
      <w:r w:rsidR="0032401D">
        <w:rPr>
          <w:rStyle w:val="normaltextrun"/>
        </w:rPr>
        <w:t>I</w:t>
      </w:r>
      <w:r w:rsidR="006C55E4">
        <w:rPr>
          <w:rStyle w:val="normaltextrun"/>
        </w:rPr>
        <w:t xml:space="preserve">n marginal conditions (i.e. fewer resources, lower fitness individuals), </w:t>
      </w:r>
      <w:r w:rsidR="0032401D">
        <w:rPr>
          <w:rStyle w:val="normaltextrun"/>
        </w:rPr>
        <w:t>seed dispersers</w:t>
      </w:r>
      <w:r w:rsidR="006C55E4">
        <w:rPr>
          <w:rStyle w:val="normaltextrun"/>
        </w:rPr>
        <w:t xml:space="preserve"> spend more time foraging </w:t>
      </w:r>
      <w:r w:rsidR="00BE17B6">
        <w:rPr>
          <w:rStyle w:val="normaltextrun"/>
        </w:rPr>
        <w:t>i</w:t>
      </w:r>
      <w:r w:rsidR="006C55E4">
        <w:rPr>
          <w:rStyle w:val="normaltextrun"/>
        </w:rPr>
        <w:t xml:space="preserve">n </w:t>
      </w:r>
      <w:r w:rsidR="008266CE">
        <w:rPr>
          <w:rStyle w:val="normaltextrun"/>
        </w:rPr>
        <w:t xml:space="preserve">patches </w:t>
      </w:r>
      <w:r w:rsidR="00715C1E">
        <w:rPr>
          <w:rStyle w:val="normaltextrun"/>
        </w:rPr>
        <w:t xml:space="preserve">supporting more </w:t>
      </w:r>
      <w:r w:rsidR="008266CE">
        <w:rPr>
          <w:rStyle w:val="normaltextrun"/>
        </w:rPr>
        <w:t>readily</w:t>
      </w:r>
      <w:r w:rsidR="00715C1E">
        <w:rPr>
          <w:rStyle w:val="normaltextrun"/>
        </w:rPr>
        <w:t xml:space="preserve"> </w:t>
      </w:r>
      <w:r w:rsidR="008266CE">
        <w:rPr>
          <w:rStyle w:val="normaltextrun"/>
        </w:rPr>
        <w:lastRenderedPageBreak/>
        <w:t xml:space="preserve">available </w:t>
      </w:r>
      <w:r w:rsidR="006C55E4">
        <w:rPr>
          <w:rStyle w:val="normaltextrun"/>
        </w:rPr>
        <w:t xml:space="preserve">resources and less time exploring their </w:t>
      </w:r>
      <w:r w:rsidR="00715C1E">
        <w:rPr>
          <w:rStyle w:val="normaltextrun"/>
        </w:rPr>
        <w:t xml:space="preserve">broader </w:t>
      </w:r>
      <w:r w:rsidR="006C55E4">
        <w:rPr>
          <w:rStyle w:val="normaltextrun"/>
        </w:rPr>
        <w:t>environment</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{"citationID":"9zx7f2iO","properties":{"formattedCitation":"(Barnett et al., 2007; Charnov, 1976)","plainCitation":"(Barnett et al., 2007; Charnov, 1976)","noteIndex":0},"citationItems":[{"id":3019,"uris":["http://zotero.org/groups/5634119/items/36JB6G3C"],"itemData":{"id":3019,"type":"article-journal","container-title":"Behavioral Ecology","DOI":"10.1093/beheco/arm027","ISSN":"1465-7279, 1045-2249","issue":"4","language":"en","page":"645-651","source":"DOI.org (Crossref)","title":"State-dependent decision making: educated predators strategically trade off the costs and benefits of consuming aposematic prey","title-short":"State-dependent decision making","volume":"18","author":[{"family":"Barnett","given":"Ca"},{"family":"Bateson","given":"M"},{"family":"Rowe","given":"C"}],"issued":{"date-parts":[["2007",7]]}}},{"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L."}],"issued":{"date-parts":[["1976",4]]}}}],"schema":"https://github.com/citation-style-language/schema/raw/master/csl-citation.json"} </w:instrText>
      </w:r>
      <w:r w:rsidR="008F1739">
        <w:rPr>
          <w:rStyle w:val="normaltextrun"/>
        </w:rPr>
        <w:fldChar w:fldCharType="separate"/>
      </w:r>
      <w:r w:rsidR="008F1739">
        <w:rPr>
          <w:rStyle w:val="normaltextrun"/>
          <w:noProof/>
        </w:rPr>
        <w:t>(Barnett et al., 2007; Charnov, 1976)</w:t>
      </w:r>
      <w:r w:rsidR="008F1739">
        <w:rPr>
          <w:rStyle w:val="normaltextrun"/>
        </w:rPr>
        <w:fldChar w:fldCharType="end"/>
      </w:r>
      <w:r w:rsidR="006C55E4">
        <w:rPr>
          <w:rStyle w:val="normaltextrun"/>
        </w:rPr>
        <w:t xml:space="preserve">. </w:t>
      </w:r>
      <w:r w:rsidR="0032401D">
        <w:rPr>
          <w:rStyle w:val="normaltextrun"/>
        </w:rPr>
        <w:t>T</w:t>
      </w:r>
      <w:r w:rsidR="006C55E4">
        <w:rPr>
          <w:rStyle w:val="normaltextrun"/>
        </w:rPr>
        <w:t>his could mean that if</w:t>
      </w:r>
      <w:r w:rsidR="0032401D">
        <w:rPr>
          <w:rStyle w:val="normaltextrun"/>
        </w:rPr>
        <w:t xml:space="preserve"> patches of</w:t>
      </w:r>
      <w:r w:rsidR="006C55E4">
        <w:rPr>
          <w:rStyle w:val="normaltextrun"/>
        </w:rPr>
        <w:t xml:space="preserve"> seeds are available in marginal conditions, seed dispersers will rely more heavily on those seeds</w:t>
      </w:r>
      <w:r w:rsidR="0032401D">
        <w:rPr>
          <w:rStyle w:val="normaltextrun"/>
        </w:rPr>
        <w:t xml:space="preserve">, increasing </w:t>
      </w:r>
      <w:r w:rsidR="006C55E4">
        <w:rPr>
          <w:rStyle w:val="normaltextrun"/>
        </w:rPr>
        <w:t>dependencies between seed dispersers and seed</w:t>
      </w:r>
      <w:r w:rsidR="0032401D">
        <w:rPr>
          <w:rStyle w:val="normaltextrun"/>
        </w:rPr>
        <w:t xml:space="preserve">s. </w:t>
      </w:r>
      <w:r w:rsidR="00715C1E">
        <w:rPr>
          <w:rStyle w:val="normaltextrun"/>
        </w:rPr>
        <w:t>On the other hand</w:t>
      </w:r>
      <w:r w:rsidR="006C55E4">
        <w:rPr>
          <w:rStyle w:val="normaltextrun"/>
        </w:rPr>
        <w:t xml:space="preserve">, </w:t>
      </w:r>
      <w:r w:rsidR="00715C1E">
        <w:rPr>
          <w:rStyle w:val="normaltextrun"/>
        </w:rPr>
        <w:t>under more favorable</w:t>
      </w:r>
      <w:r w:rsidR="008266CE">
        <w:rPr>
          <w:rStyle w:val="normaltextrun"/>
        </w:rPr>
        <w:t xml:space="preserve"> conditions </w:t>
      </w:r>
      <w:r w:rsidR="006C55E4">
        <w:rPr>
          <w:rStyle w:val="normaltextrun"/>
        </w:rPr>
        <w:t xml:space="preserve">that likely support larger seed disperser population sizes, higher intraspecific competition may lead to more generalist foraging </w:t>
      </w:r>
      <w:r w:rsidR="00715C1E">
        <w:rPr>
          <w:rStyle w:val="normaltextrun"/>
        </w:rPr>
        <w:t xml:space="preserve">by </w:t>
      </w:r>
      <w:r w:rsidR="006C55E4">
        <w:rPr>
          <w:rStyle w:val="normaltextrun"/>
        </w:rPr>
        <w:t xml:space="preserve">individuals, thus reducing the dependency between seed dispersers and seeds </w:t>
      </w:r>
      <w:r w:rsidR="001B2070">
        <w:rPr>
          <w:rStyle w:val="normaltextrun"/>
        </w:rPr>
        <w:t xml:space="preserve">produced by </w:t>
      </w:r>
      <w:r w:rsidR="006C55E4">
        <w:rPr>
          <w:rStyle w:val="normaltextrun"/>
        </w:rPr>
        <w:t>particular plant species</w:t>
      </w:r>
      <w:r w:rsidR="008F1739">
        <w:rPr>
          <w:rStyle w:val="normaltextrun"/>
        </w:rPr>
        <w:t xml:space="preserve"> </w:t>
      </w:r>
      <w:r w:rsidR="008F1739">
        <w:rPr>
          <w:rStyle w:val="normaltextrun"/>
        </w:rPr>
        <w:fldChar w:fldCharType="begin"/>
      </w:r>
      <w:r w:rsidR="008F1739">
        <w:rPr>
          <w:rStyle w:val="normaltextrun"/>
        </w:rPr>
        <w:instrText xml:space="preserve"> ADDIN ZOTERO_ITEM CSL_CITATION {"citationID":"NCcgHCVX","properties":{"formattedCitation":"(King &amp; Marshall, 2022; Sheppard et al., 2018)","plainCitation":"(King &amp; Marshall, 2022; Sheppard et al., 2018)","noteIndex":0},"citationItems":[{"id":3005,"uris":["http://zotero.org/groups/5634119/items/I67YUCRI"],"itemData":{"id":3005,"type":"article-journal","container-title":"Current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8F1739">
        <w:rPr>
          <w:rStyle w:val="normaltextrun"/>
        </w:rPr>
        <w:fldChar w:fldCharType="separate"/>
      </w:r>
      <w:r w:rsidR="008F1739">
        <w:rPr>
          <w:rStyle w:val="normaltextrun"/>
          <w:noProof/>
        </w:rPr>
        <w:t>(King &amp; Marshall, 2022; Sheppard et al., 2018)</w:t>
      </w:r>
      <w:r w:rsidR="008F1739">
        <w:rPr>
          <w:rStyle w:val="normaltextrun"/>
        </w:rPr>
        <w:fldChar w:fldCharType="end"/>
      </w:r>
      <w:r w:rsidR="006C55E4">
        <w:rPr>
          <w:rStyle w:val="normaltextrun"/>
        </w:rPr>
        <w:t xml:space="preserve">. These patterns </w:t>
      </w:r>
      <w:r w:rsidR="00BE17B6">
        <w:rPr>
          <w:rStyle w:val="normaltextrun"/>
        </w:rPr>
        <w:t>have been explained by</w:t>
      </w:r>
      <w:r w:rsidR="006C55E4">
        <w:rPr>
          <w:rStyle w:val="normaltextrun"/>
        </w:rPr>
        <w:t xml:space="preserve"> predictive frameworks</w:t>
      </w:r>
      <w:r w:rsidR="00BE17B6">
        <w:rPr>
          <w:rStyle w:val="normaltextrun"/>
        </w:rPr>
        <w:t>,</w:t>
      </w:r>
      <w:r w:rsidR="001B2070">
        <w:rPr>
          <w:rStyle w:val="normaltextrun"/>
        </w:rPr>
        <w:t xml:space="preserve"> such as</w:t>
      </w:r>
      <w:r w:rsidR="006C55E4">
        <w:rPr>
          <w:rStyle w:val="normaltextrun"/>
        </w:rPr>
        <w:t xml:space="preserve"> optimal foraging theory</w:t>
      </w:r>
      <w:r w:rsidR="001B2070">
        <w:rPr>
          <w:rStyle w:val="normaltextrun"/>
        </w:rPr>
        <w:t xml:space="preserve"> </w:t>
      </w:r>
      <w:r w:rsidR="008F1739">
        <w:rPr>
          <w:rStyle w:val="normaltextrun"/>
        </w:rPr>
        <w:fldChar w:fldCharType="begin"/>
      </w:r>
      <w:r w:rsidR="008F1739">
        <w:rPr>
          <w:rStyle w:val="normaltextrun"/>
        </w:rPr>
        <w:instrText xml:space="preserve"> ADDIN ZOTERO_ITEM CSL_CITATION {"citationID":"Ghs5iWBC","properties":{"formattedCitation":"(King &amp; Marshall, 2022)","plainCitation":"(King &amp; Marshall, 2022)","noteIndex":0},"citationItems":[{"id":3005,"uris":["http://zotero.org/groups/5634119/items/I67YUCRI"],"itemData":{"id":3005,"type":"article-journal","container-title":"Current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H."}],"issued":{"date-parts":[["2022",6]]}}}],"schema":"https://github.com/citation-style-language/schema/raw/master/csl-citation.json"} </w:instrText>
      </w:r>
      <w:r w:rsidR="008F1739">
        <w:rPr>
          <w:rStyle w:val="normaltextrun"/>
        </w:rPr>
        <w:fldChar w:fldCharType="separate"/>
      </w:r>
      <w:r w:rsidR="008F1739">
        <w:rPr>
          <w:rStyle w:val="normaltextrun"/>
          <w:noProof/>
        </w:rPr>
        <w:t>(King &amp; Marshall, 2022)</w:t>
      </w:r>
      <w:r w:rsidR="008F1739">
        <w:rPr>
          <w:rStyle w:val="normaltextrun"/>
        </w:rPr>
        <w:fldChar w:fldCharType="end"/>
      </w:r>
      <w:r w:rsidR="006C55E4">
        <w:rPr>
          <w:rStyle w:val="normaltextrun"/>
        </w:rPr>
        <w:t xml:space="preserve">, providing </w:t>
      </w:r>
      <w:r w:rsidR="006C1BC7">
        <w:rPr>
          <w:rStyle w:val="normaltextrun"/>
        </w:rPr>
        <w:t>insight into</w:t>
      </w:r>
      <w:r w:rsidR="006C55E4">
        <w:rPr>
          <w:rStyle w:val="normaltextrun"/>
        </w:rPr>
        <w:t xml:space="preserve"> why and when mutualist interactions change in magnitude and direction</w:t>
      </w:r>
      <w:r w:rsidR="008F1739">
        <w:rPr>
          <w:rStyle w:val="normaltextrun"/>
        </w:rPr>
        <w:t xml:space="preserve"> </w:t>
      </w:r>
      <w:r w:rsidR="008F1739">
        <w:rPr>
          <w:rStyle w:val="normaltextrun"/>
        </w:rPr>
        <w:fldChar w:fldCharType="begin"/>
      </w:r>
      <w:r w:rsidR="00942FE3">
        <w:rPr>
          <w:rStyle w:val="normaltextrun"/>
        </w:rPr>
        <w:instrText xml:space="preserve"> ADDIN ZOTERO_ITEM CSL_CITATION {"citationID":"MSk5fvJl","properties":{"formattedCitation":"(Chamberlain et al., 2014; Moore &amp; Dittel, 2020)","plainCitation":"(Chamberlain et al., 2014; Moore &amp; Dittel, 2020)","noteIndex":0},"citationItems":[{"id":133,"uris":["http://zotero.org/users/6391447/items/NWNSW57M"],"itemData":{"id":133,"type":"article-journal","abstract":"The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8F1739">
        <w:rPr>
          <w:rStyle w:val="normaltextrun"/>
        </w:rPr>
        <w:fldChar w:fldCharType="separate"/>
      </w:r>
      <w:r w:rsidR="00942FE3">
        <w:rPr>
          <w:rStyle w:val="normaltextrun"/>
          <w:noProof/>
        </w:rPr>
        <w:t>(Chamberlain et al., 2014; Moore &amp; Dittel, 2020)</w:t>
      </w:r>
      <w:r w:rsidR="008F1739">
        <w:rPr>
          <w:rStyle w:val="normaltextrun"/>
        </w:rPr>
        <w:fldChar w:fldCharType="end"/>
      </w:r>
      <w:r w:rsidR="006C55E4">
        <w:rPr>
          <w:rStyle w:val="normaltextrun"/>
        </w:rPr>
        <w:t>. </w:t>
      </w:r>
      <w:r w:rsidR="006C55E4">
        <w:rPr>
          <w:rStyle w:val="eop"/>
        </w:rPr>
        <w:t> </w:t>
      </w:r>
    </w:p>
    <w:p w14:paraId="66FF5711" w14:textId="15C4CF0D" w:rsidR="006C55E4" w:rsidRDefault="00DD62AF" w:rsidP="006C55E4">
      <w:pPr>
        <w:pStyle w:val="paragraph"/>
        <w:spacing w:before="0" w:beforeAutospacing="0" w:after="0" w:afterAutospacing="0" w:line="480" w:lineRule="auto"/>
        <w:ind w:firstLine="720"/>
        <w:textAlignment w:val="baseline"/>
        <w:rPr>
          <w:rFonts w:ascii="Segoe UI" w:hAnsi="Segoe UI" w:cs="Segoe UI"/>
          <w:sz w:val="18"/>
          <w:szCs w:val="18"/>
        </w:rPr>
      </w:pPr>
      <w:r>
        <w:rPr>
          <w:rStyle w:val="normaltextrun"/>
        </w:rPr>
        <w:t>S</w:t>
      </w:r>
      <w:r w:rsidR="006C55E4">
        <w:rPr>
          <w:rStyle w:val="normaltextrun"/>
        </w:rPr>
        <w:t xml:space="preserve">eed dispersal interactions are likely </w:t>
      </w:r>
      <w:r>
        <w:rPr>
          <w:rStyle w:val="normaltextrun"/>
        </w:rPr>
        <w:t xml:space="preserve">to vary in their </w:t>
      </w:r>
      <w:r w:rsidR="006C55E4">
        <w:rPr>
          <w:rStyle w:val="normaltextrun"/>
        </w:rPr>
        <w:t>strength and direction</w:t>
      </w:r>
      <w:r>
        <w:rPr>
          <w:rStyle w:val="normaltextrun"/>
        </w:rPr>
        <w:t xml:space="preserve">, showing dynamic behavior across </w:t>
      </w:r>
      <w:r w:rsidR="006C55E4">
        <w:rPr>
          <w:rStyle w:val="normaltextrun"/>
        </w:rPr>
        <w:t>space and time. Th</w:t>
      </w:r>
      <w:r>
        <w:rPr>
          <w:rStyle w:val="normaltextrun"/>
        </w:rPr>
        <w:t>ese dynamic interactions are</w:t>
      </w:r>
      <w:r w:rsidR="006C55E4">
        <w:rPr>
          <w:rStyle w:val="normaltextrun"/>
        </w:rPr>
        <w:t xml:space="preserve"> likely heightened in systems where seed dispersers depend on unreliable resources, such as interactions with masting plant species. Masting plants are those which, at the population level, produce a synchronous and abundant seed crop in particular years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{"citationID":"nlT4eO99","properties":{"formattedCitation":"(Pearse et al., 2016)","plainCitation":"(Pearse et al., 2016)","noteIndex":0},"citationItems":[{"id":2856,"uris":["http://zotero.org/groups/5634119/items/NN72KZHU"],"itemData":{"id":2856,"type":"article-journal","abstract":"SummaryMast seeding is a widespread and widely studied phenomenon. However, the physiological mechanisms that mediate masting events and link them to weather and plant resources are still debated. Here, we explore how masting is affected by plant resource budgets, fruit maturation success, and hormonal coordination of cues including weather and resources. There is little empirical support for the commonly stated hypothesis that plants store carbohydrates over several years to expend in a high‐seed year. Plants can switch carbohydrates away from growth in high‐seed years, and seed crops are more probably limited by nitrogen or phosphorus. Resources are clearly involved in the proximate mechanisms driving masting, but resource budget (RB) models cannot create masting in the absence of selection because some underlying selective benefit is required to set the level of a ‘full’ seed crop at greater than the annual resource increment. Economies of scale (EOSs) provide the ultimate factor selecting for masting, butEOSs probably always interact with resources, which modify the relationship between weather cues and reproduction. Thus,RBandEOSmodels are not alternative explanations for masting – both are required. Experiments manipulating processes that affect mast seeding will help clarify the physiological mechanisms that underlie mast seeding.ContentsSummary546I.Introduction546II.Ultimate and proximate hypotheses for masting behaviour547III.The role of plant resources in masting548IV.Which resources limit seed set?552V.Pollination, fruit development, and masting554VI.Hormonal control of seed set and masting556VII.Evolutionary perspectives on masting behaviour558VIII.Unifying resource budget and economy of scale models of masting558IX.Conclusions559Acknowledgements559References559","container-title":"New Phytologist","DOI":"10.1111/nph.14114","ISSN":"0028-646X, 1469-8137","issue":"3","language":"en","license":"http://onlinelibrary.wiley.com/termsAndConditions#am","note":"publisher: Wiley","page":"546-562","source":"Crossref","title":"Mechanisms of mast seeding: resources, weather, cues, and selection","title-short":"Mechanisms of mast seeding","volume":"212","author":[{"family":"Pearse","given":"Ian S."},{"family":"Koenig","given":"Walter D."},{"family":"Kelly","given":"Dave"}],"issued":{"date-parts":[["2016",11]]}}}],"schema":"https://github.com/citation-style-language/schema/raw/master/csl-citation.json"} </w:instrText>
      </w:r>
      <w:r w:rsidR="00942FE3">
        <w:rPr>
          <w:rStyle w:val="normaltextrun"/>
        </w:rPr>
        <w:fldChar w:fldCharType="separate"/>
      </w:r>
      <w:r w:rsidR="00942FE3">
        <w:rPr>
          <w:rStyle w:val="normaltextrun"/>
          <w:noProof/>
        </w:rPr>
        <w:t>(Pearse et al., 2016)</w:t>
      </w:r>
      <w:r w:rsidR="00942FE3">
        <w:rPr>
          <w:rStyle w:val="normaltextrun"/>
        </w:rPr>
        <w:fldChar w:fldCharType="end"/>
      </w:r>
      <w:r w:rsidR="00240BE0">
        <w:rPr>
          <w:rStyle w:val="normaltextrun"/>
        </w:rPr>
        <w:t xml:space="preserve">. Masting is </w:t>
      </w:r>
      <w:r>
        <w:rPr>
          <w:rStyle w:val="normaltextrun"/>
        </w:rPr>
        <w:t xml:space="preserve">generally </w:t>
      </w:r>
      <w:r w:rsidR="006C55E4">
        <w:rPr>
          <w:rStyle w:val="normaltextrun"/>
        </w:rPr>
        <w:t xml:space="preserve">due to cyclical climatic suitability and </w:t>
      </w:r>
      <w:r w:rsidR="00BE17B6">
        <w:rPr>
          <w:rStyle w:val="normaltextrun"/>
        </w:rPr>
        <w:t xml:space="preserve">governed </w:t>
      </w:r>
      <w:r w:rsidR="006C55E4">
        <w:rPr>
          <w:rStyle w:val="normaltextrun"/>
        </w:rPr>
        <w:t>by how much plants rely on animal-mediated pollination and dispersal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{"citationID":"BxN5proA","properties":{"formattedCitation":"(Qiu et al., 2023)","plainCitation":"(Qiu et al., 2023)","noteIndex":0},"citationItems":[{"id":2965,"uris":["http://zotero.org/groups/5634119/items/RZD7PAXV"],"itemData":{"id":2965,"type":"article-journal","container-title":"Nature Plants","DOI":"10.1038/s41477-023-01446-5","ISSN":"2055-0278","issue":"7","journalAbbreviation":"Nat. Plants","language":"en","page":"1044-1056","source":"DOI.org (Crossref)","title":"Masting is uncommon in trees that depend on mutualist dispersers in the context of global climate and fertility gradients","volume":"9","author":[{"family":"Qiu","given":"Tong"},{"family":"Aravena","given":"Marie-Claire"},{"family":"Ascoli","given":"Davide"},{"family":"Bergeron","given":"Yves"},{"family":"Bogdziewicz","given":"Michal"},{"family":"Boivin","given":"Thomas"},{"family":"Bonal","given":"Raul"},{"family":"Caignard","given":"Thomas"},{"family":"Cailleret","given":"Maxime"},{"family":"Calama","given":"Rafael"},{"family":"Calderon","given":"Sergio Donoso"},{"family":"Camarero","given":"J. Julio"},{"family":"Chang-Yang","given":"Chia-Hao"},{"family":"Chave","given":"Jerome"},{"family":"Chianucci","given":"Francesco"},{"family":"Courbaud","given":"Benoit"},{"family":"Cutini","given":"Andrea"},{"family":"Das","given":"Adrian J."},{"family":"Delpierre","given":"Nicolas"},{"family":"Delzon","given":"Sylvain"},{"family":"Dietze","given":"Michael"},{"family":"Dormont","given":"Laurent"},{"family":"Espelta","given":"Josep Maria"},{"family":"Fahey","given":"Timothy J."},{"family":"Farfan-Rios","given":"William"},{"family":"Franklin","given":"Jerry F."},{"family":"Gehring","given":"Catherine A."},{"family":"Gilbert","given":"Gregory S."},{"family":"Gratzer","given":"Georg"},{"family":"Greenberg","given":"Cathryn H."},{"family":"Guignabert","given":"Arthur"},{"family":"Guo","given":"Qinfeng"},{"family":"Hacket-Pain","given":"Andrew"},{"family":"Hampe","given":"Arndt"},{"family":"Han","given":"Qingmin"},{"family":"Holik","given":"Jan"},{"family":"Hoshizaki","given":"Kazuhiko"},{"family":"Ibanez","given":"Ines"},{"family":"Johnstone","given":"Jill F."},{"family":"Journé","given":"Valentin"},{"family":"Kitzberger","given":"Thomas"},{"family":"Knops","given":"Johannes M. H."},{"family":"Kunstler","given":"Georges"},{"family":"Kurokawa","given":"Hiroko"},{"family":"Lageard","given":"Jonathan G. A."},{"family":"LaMontagne","given":"Jalene M."},{"family":"Lefevre","given":"Francois"},{"family":"Leininger","given":"Theodor"},{"family":"Limousin","given":"Jean-Marc"},{"family":"Lutz","given":"James A."},{"family":"Macias","given":"Diana"},{"family":"Marell","given":"Anders"},{"family":"McIntire","given":"Eliot J. B."},{"family":"Moore","given":"Christopher M."},{"family":"Moran","given":"Emily"},{"family":"Motta","given":"Renzo"},{"family":"Myers","given":"Jonathan A."},{"family":"Nagel","given":"Thomas A."},{"family":"Naoe","given":"Shoji"},{"family":"Noguchi","given":"Mahoko"},{"family":"Oguro","given":"Michio"},{"family":"Parmenter","given":"Robert"},{"family":"Pearse","given":"Ian S."},{"family":"Perez-Ramos","given":"Ignacio M."},{"family":"Piechnik","given":"Lukasz"},{"family":"Podgorski","given":"Tomasz"},{"family":"Poulsen","given":"John"},{"family":"Redmond","given":"Miranda D."},{"family":"Reid","given":"Chantal D."},{"family":"Rodman","given":"Kyle C."},{"family":"Rodriguez-Sanchez","given":"Francisco"},{"family":"Samonil","given":"Pavel"},{"family":"Sanguinetti","given":"Javier D."},{"family":"Scher","given":"C. Lane"},{"family":"Seget","given":"Barbara"},{"family":"Sharma","given":"Shubhi"},{"family":"Shibata","given":"Mitsue"},{"family":"Silman","given":"Miles"},{"family":"Steele","given":"Michael A."},{"family":"Stephenson","given":"Nathan L."},{"family":"Straub","given":"Jacob N."},{"family":"Sutton","given":"Samantha"},{"family":"Swenson","given":"Jennifer J."},{"family":"Swift","given":"Margaret"},{"family":"Thomas","given":"Peter A."},{"family":"Uriarte","given":"Maria"},{"family":"Vacchiano","given":"Giorgio"},{"family":"Whipple","given":"Amy V."},{"family":"Whitham","given":"Thomas G."},{"family":"Wion","given":"Andreas P."},{"family":"Wright","given":"S. Joseph"},{"family":"Zhu","given":"Kai"},{"family":"Zimmerman","given":"Jess K."},{"family":"Zywiec","given":"Magdalena"},{"family":"Clark","given":"James S."}],"issued":{"date-parts":[["2023",6,29]]}}}],"schema":"https://github.com/citation-style-language/schema/raw/master/csl-citation.json"} </w:instrText>
      </w:r>
      <w:r w:rsidR="00942FE3">
        <w:rPr>
          <w:rStyle w:val="normaltextrun"/>
        </w:rPr>
        <w:fldChar w:fldCharType="separate"/>
      </w:r>
      <w:r w:rsidR="00942FE3">
        <w:rPr>
          <w:rStyle w:val="normaltextrun"/>
          <w:noProof/>
        </w:rPr>
        <w:t>(Qiu et al., 2023)</w:t>
      </w:r>
      <w:r w:rsidR="00942FE3">
        <w:rPr>
          <w:rStyle w:val="normaltextrun"/>
        </w:rPr>
        <w:fldChar w:fldCharType="end"/>
      </w:r>
      <w:r w:rsidR="006C55E4">
        <w:rPr>
          <w:rStyle w:val="normaltextrun"/>
        </w:rPr>
        <w:t>. Masting leads to unreliable resources for seed dispersers since seeds are available in abundance some years and virtually absent in other years. Thus, masting plant species often have weaker mutualist interactions overall</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{"citationID":"qKG5Zeqx","properties":{"formattedCitation":"(Kelly &amp; Sork, 2002)","plainCitation":"(Kelly &amp; Sork, 2002)","noteIndex":0},"citationItems":[{"id":3021,"uris":["http://zotero.org/groups/5634119/items/LUWCQDBN"],"itemData":{"id":3021,"type":"article-journal","abstract":"▪ Abstract  For many years biologists have debated whether mast seeding (the synchronous intermittent production of large seed crops in perennial plants) results from weather conditions or is an evolved plant reproductive strategy. In this review, we analyze the evidence for the underlying causes of masting. In the absence of selection for higher or lower variability, plants will vary in tandem with the environment (resource matching). Two selective factors often favor the evolution of masting: increased pollination efficiency in wind-pollinated species, and satiation of seed predators. Other factors select against masting, including animal pollination and frugivore dispersal. A survey of 570 masting datasets shows that wind-pollinated species had higher seed production coefficients of variation (CVs) than biotically pollinated ones. Frugivore-dispersed species had low CVs whereas predator-dispersed plants had high CVs, consistent with gaining benefits from predator satiation rather than dispersal. The global pattern of masting shows highest seed crop variability at mid latitudes and in the Southern Hemisphere, which are similar to the patterns in variability of rainfall. We conclude that masting is often an adaptive reproductive trait overlaid on the direct influence of weather.","container-title":"Annual Review of Ecology and Systematics","DOI":"10.1146/annurev.ecolsys.33.020602.095433","ISSN":"0066-4162","issue":"1","journalAbbreviation":"Annu. Rev. Ecol. Syst.","language":"en","page":"427-447","source":"DOI.org (Crossref)","title":"Mast Seeding in Perennial Plants: Why, How, Where?","title-short":"Mast Seeding in Perennial Plants","volume":"33","author":[{"family":"Kelly","given":"Dave"},{"family":"Sork","given":"Victoria L."}],"issued":{"date-parts":[["2002",11]]}}}],"schema":"https://github.com/citation-style-language/schema/raw/master/csl-citation.json"} </w:instrText>
      </w:r>
      <w:r w:rsidR="00942FE3">
        <w:rPr>
          <w:rStyle w:val="normaltextrun"/>
        </w:rPr>
        <w:fldChar w:fldCharType="separate"/>
      </w:r>
      <w:r w:rsidR="00942FE3">
        <w:rPr>
          <w:rStyle w:val="normaltextrun"/>
          <w:noProof/>
        </w:rPr>
        <w:t>(Kelly &amp; Sork, 2002)</w:t>
      </w:r>
      <w:r w:rsidR="00942FE3">
        <w:rPr>
          <w:rStyle w:val="normaltextrun"/>
        </w:rPr>
        <w:fldChar w:fldCharType="end"/>
      </w:r>
      <w:r w:rsidR="006C55E4">
        <w:rPr>
          <w:rStyle w:val="normaltextrun"/>
        </w:rPr>
        <w:t xml:space="preserve">. Seed dispersers and predators that rely on masting species often have a variety of temporal responses to seed availability, including anticipatory </w:t>
      </w:r>
      <w:r>
        <w:rPr>
          <w:rStyle w:val="normaltextrun"/>
        </w:rPr>
        <w:t xml:space="preserve">or predictive </w:t>
      </w:r>
      <w:r w:rsidR="00BE17B6">
        <w:rPr>
          <w:rStyle w:val="normaltextrun"/>
        </w:rPr>
        <w:fldChar w:fldCharType="begin"/>
      </w:r>
      <w:r w:rsidR="00BE17B6">
        <w:rPr>
          <w:rStyle w:val="normaltextrun"/>
        </w:rPr>
        <w:instrText xml:space="preserve"> ADDIN ZOTERO_ITEM CSL_CITATION {"citationID":"fDiJI7D6","properties":{"formattedCitation":"(Boutin et al., 2006; Wauters et al., 2008)","plainCitation":"(Boutin et al., 2006; Wauters et al., 2008)","noteIndex":0},"citationItems":[{"id":2983,"uris":["http://zotero.org/groups/5634119/items/JHIYW3CU"],"itemData":{"id":2983,"type":"article-journal","abstract":"Mast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A."}],"issued":{"date-parts":[["2006",12,22]]}}},{"id":3004,"uris":["http://zotero.org/groups/5634119/items/JBEH8X8T"],"itemData":{"id":3004,"type":"article-journal","abstract":"Vertebrate population dynamics, social organisation and space use often are closely associated with the distribution of critical resources, such as food. Tree squirrels are ideal models to study these relationships, since both key demographic parameters (reproduction, survival and dispersal) and spatio‐temporal variation in food supplies (measured as seed‐crop size) can be reliably estimated. In this paper we test the following two predictions underlying the association between annual food abundance and demography in six alpine red squirrel populations, both with and without time‐lag effects: 1) between‐season and between‐year fluctuations in survival rate, population density and increase parallel those in food availability; and 2) individuals follow a resource tracking strategy and increase in density mainly the year after a rich seed‐crop. Red squirrels occurred at higher densities in Scots pine forest, characterised by stable seed‐crops, than in Norway spruce with more abundant but more variable seed crops. Fluctuations in numbers were positively correlated with food availability, measured as annual conifer seed‐crop sizes. Overall, adult survival rates were higher than those of subadults, and survival substantially fluctuated between seasons and years. Autumn densities and rates of population increase (summer‐autumn) were strongly correlated with the same year's autumn seed‐crop, while correlations with the previous year's seed‐crop (time‐lag models) were either weak (population density) or absent (population increase). Results of this paper show that fluctuations in red squirrel densities in habitats with strong temporal variation in seed production are more closely linked with food availability than in more stable habitats. In addition, in the Alpine conifer forests squirrel population sizes, in autumn, increase in synchrony with food resources, eliminating the population lag normally present when resources are produced in pulses.","container-title":"Ecography","DOI":"10.1111/j.2007.0906-7590.05251.x","ISSN":"0906-7590, 1600-0587","issue":"1","journalAbbreviation":"Ecography","language":"en","page":"104-114","source":"DOI.org (Crossref)","title":"Demography of alpine red squirrel populations in relation to fluctuations in seed crop size","volume":"31","author":[{"family":"Wauters","given":"Lucas A"},{"family":"Githiru","given":"Mwangi"},{"family":"Bertolino","given":"Sandro"},{"family":"Molinari","given":"Ambrogio"},{"family":"Tosi","given":"Guido"},{"family":"Lens","given":"Luc"}],"issued":{"date-parts":[["2008",2]]}}}],"schema":"https://github.com/citation-style-language/schema/raw/master/csl-citation.json"} </w:instrText>
      </w:r>
      <w:r w:rsidR="00BE17B6">
        <w:rPr>
          <w:rStyle w:val="normaltextrun"/>
        </w:rPr>
        <w:fldChar w:fldCharType="separate"/>
      </w:r>
      <w:r w:rsidR="00BE17B6">
        <w:rPr>
          <w:rStyle w:val="normaltextrun"/>
          <w:noProof/>
        </w:rPr>
        <w:t>(Boutin et al., 2006; Wauters et al., 2008)</w:t>
      </w:r>
      <w:r w:rsidR="00BE17B6">
        <w:rPr>
          <w:rStyle w:val="normaltextrun"/>
        </w:rPr>
        <w:fldChar w:fldCharType="end"/>
      </w:r>
      <w:r w:rsidR="00BE17B6">
        <w:rPr>
          <w:rStyle w:val="normaltextrun"/>
        </w:rPr>
        <w:t xml:space="preserve"> or </w:t>
      </w:r>
      <w:r w:rsidR="006C55E4">
        <w:rPr>
          <w:rStyle w:val="normaltextrun"/>
        </w:rPr>
        <w:t>lagged</w:t>
      </w:r>
      <w:r>
        <w:rPr>
          <w:rStyle w:val="normaltextrun"/>
        </w:rPr>
        <w:t xml:space="preserve"> or delayed responses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{"citationID":"wd7yzIfb","properties":{"formattedCitation":"(Hallworth et al., 2024)","plainCitation":"(Hallworth et al., 2024)","noteIndex":0},"citationItems":[{"id":2984,"uris":["http://zotero.org/groups/5634119/items/X5434V5E"],"itemData":{"id":2984,"type":"article-journal","abstract":"Abstract\n            \n              Aim\n              \n                Spatiotemporal variation in resource availability is a strong driver of animal distributions. In the northern hardwood and boreal forests of the northeastern United States, tree mast events provide resource pulses that drive the population dynamics of small mammals, including the American red squirrel (\n                Tamiasciurus hudsonicus\n                ), a primary songbird nest predator. This study sought to determine whether mast availability ameliorates their abiotic limits, enabling red squirrel elevational distributions to temporarily expand and negatively impact high‐elevation songbirds.\n              \n            \n            \n              Location\n              Northeastern United States.\n            \n            \n              Methods\n              We used two independent datasets to evaluate our hypotheses. First, we fit a dynamic occupancy model using data from camera trap surveys to evaluate red squirrel distributional responses to pulses in the tree mast. We also assessed population responses using systematic auditory surveys analysed with an open‐population binomial mixture model. Further, we used modelled red squirrel abundance in nest‐survival models to evaluate whether their abundance is correlated with the daily nest survival of three songbird species.\n            \n            \n              Results\n              The tree mast provided a critical resource pulse that resulted in a two‐fold increase in the annual elevational distribution of red squirrels. The elevational distribution of red squirrels ranged from a minimum of ~450 m (range: 663–1145 m asl) following two consecutive years without a masting event to a maximum of over 1000 m (range: 443–1545 m asl) after a large mast event. The daily nest survival of three songbird species tended to decline with an increase in the abundance of red squirrels.\n            \n            \n              Main Conclusions\n              Tree mast is a central biological phenomenon in many temperate and boreal forests. This study reveals how this resource pulse results in range changes in a small mammal that is both a seed and bird predator, as well as prey for many carnivores. Thus, understanding this phenomenon can inform the conservation and management of northern forests, including breeding songbirds.","container-title":"Diversity and Distributions","DOI":"10.1111/ddi.13861","ISSN":"1366-9516, 1472-4642","issue":"8","journalAbbreviation":"Diversity and Distributions","language":"en","page":"e13861","source":"DOI.org (Crossref)","title":"Boom and bust: the effects of masting on seed predator range dynamics and trophic cascades","title-short":"Boom and bust","volume":"30","author":[{"family":"Hallworth","given":"Michael T."},{"family":"Sirén","given":"Alexej P. K."},{"family":"DeLuca","given":"William V."},{"family":"Duclos","given":"Timothy R."},{"family":"McFarland","given":"Kent P."},{"family":"Hill","given":"Jason M."},{"family":"Rimmer","given":"Christopher C."},{"family":"Morelli","given":"Toni Lyn"}],"issued":{"date-parts":[["2024",8]]}}}],"schema":"https://github.com/citation-style-language/schema/raw/master/csl-citation.json"} </w:instrText>
      </w:r>
      <w:r w:rsidR="00942FE3">
        <w:rPr>
          <w:rStyle w:val="normaltextrun"/>
        </w:rPr>
        <w:fldChar w:fldCharType="separate"/>
      </w:r>
      <w:r w:rsidR="00942FE3">
        <w:rPr>
          <w:rStyle w:val="normaltextrun"/>
          <w:noProof/>
        </w:rPr>
        <w:t>(Hallworth et al., 2024)</w:t>
      </w:r>
      <w:r w:rsidR="00942FE3">
        <w:rPr>
          <w:rStyle w:val="normaltextrun"/>
        </w:rPr>
        <w:fldChar w:fldCharType="end"/>
      </w:r>
      <w:r w:rsidR="006C55E4">
        <w:rPr>
          <w:rStyle w:val="normaltextrun"/>
        </w:rPr>
        <w:t>. Due to the variable availability of seeds, masting seed eaters rely on a variety of</w:t>
      </w:r>
      <w:r>
        <w:rPr>
          <w:rStyle w:val="normaltextrun"/>
        </w:rPr>
        <w:t xml:space="preserve"> other</w:t>
      </w:r>
      <w:r w:rsidR="006C55E4">
        <w:rPr>
          <w:rStyle w:val="normaltextrun"/>
        </w:rPr>
        <w:t xml:space="preserve"> food sources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{"citationID":"ugySqiDn","properties":{"formattedCitation":"(McKinnon et al., 2017; Simon et al., 2023)","plainCitation":"(McKinnon et al., 2017; Simon et al., 2023)","noteIndex":0},"citationItems":[{"id":2872,"uris":["http://zotero.org/groups/5634119/items/XSSRDULF"],"itemData":{"id":2872,"type":"article-journal","container-title":"Journal of Field Ornithology","DOI":"10.1111/jofo.12187","ISSN":"0273-8570","issue":"1","journalAbbreviation":"J. Field Ornithol.","language":"en","license":"http://doi.wiley.com/10.1002/tdm_license_1","note":"publisher: Resilience Alliance, Inc.","page":"65-79","source":"Crossref","title":"Does the proportion of arthropods versus fruit in the diet influence overwintering condition of an omnivorous songbird?","volume":"88","author":[{"family":"McKinnon","given":"Emily A."},{"family":"Kurt Kyser","given":"T."},{"family":"Stutchbury","given":"Bridget J. M."}],"issued":{"date-parts":[["2017",3]]}}},{"id":2873,"uris":["http://zotero.org/groups/5634119/items/LT7L98WS"],"itemData":{"id":2873,"type":"article-journal","abstract":"AbstractOmnivores utilize dietary sources which differ in nutrients, hence dietary limitations due to environmental change or habitat alteration could cause nutrient limitations, and thus deterioration of body condition if omnivory is obligate. We investigated how the body condition of the omnivorous Village weaver Ploceus cucullatus (weavers), which forages predominantly on grains, responds to the supplementation of its grain diet with insects instead of fruits. Forty wild‐caught weavers held in aviaries were fed a combination of grains and fruits, or grains and insects ad libitum for 8 weeks. We determined diet preference by recording the number of birds on each diet option per minute for 1 h and the amount of food left‐over after 3 h of foraging. Fortnightly, we assessed indices of body condition including body mass, pectoral muscle, and fat scores, packed cell volume (PCV), and hemoglobin concentration (HBC). We modeled the number of foragers, food left‐over, and body condition indices as functions of diet, while accounting for time (weeks) and sex effects. Grains were the preferred diet, but males ate more fruits and insects than females. Weavers fed on grains and fruits lost body and pectoral muscle mass and accumulated less fat than those fed on grains and insects. This effect was sex‐dependent: females supplemented with fruits lost more pectoral muscle mass than males of the same group and males but not females, supplemented with insects accumulated more fat reserve than those supplemented with fruits. PCV and HBC did not differ between diets but increased over the 8 weeks. Weavers are likely obligate rather than facultative omnivores, with insects as being a more nutritive supplement than fruits. Nutrient limitation arising from environmental change or habitat alteration could impair body condition and affect physiological function to environmental seasonality in obligate omnivores like the weavers.","container-title":"Ecology and Evolution","DOI":"10.1002/ece3.10141","ISSN":"2045-7758, 2045-7758","issue":"5","language":"en","license":"http://creativecommons.org/licenses/by/4.0/","note":"publisher: Wiley","source":"Crossref","title":"Supplementing a grain diet with insects instead of fruits sustains the body condition of an omnivorous bird","URL":"https://onlinelibrary.wiley.com/doi/10.1002/ece3.10141","volume":"13","author":[{"family":"Simon","given":"Ojodomo G."},{"family":"Manu","given":"Shiiwua A."},{"family":"Nwaogu","given":"Chima J."},{"family":"Omotoriogun","given":"Taiwo C."}],"accessed":{"date-parts":[["2025",7,16]]},"issued":{"date-parts":[["2023",5]]}}}],"schema":"https://github.com/citation-style-language/schema/raw/master/csl-citation.json"} </w:instrText>
      </w:r>
      <w:r w:rsidR="00942FE3">
        <w:rPr>
          <w:rStyle w:val="normaltextrun"/>
        </w:rPr>
        <w:fldChar w:fldCharType="separate"/>
      </w:r>
      <w:r w:rsidR="00942FE3">
        <w:rPr>
          <w:rStyle w:val="normaltextrun"/>
          <w:noProof/>
        </w:rPr>
        <w:t xml:space="preserve">(McKinnon et al., 2017; Simon et al., </w:t>
      </w:r>
      <w:r w:rsidR="00942FE3">
        <w:rPr>
          <w:rStyle w:val="normaltextrun"/>
          <w:noProof/>
        </w:rPr>
        <w:lastRenderedPageBreak/>
        <w:t>2023)</w:t>
      </w:r>
      <w:r w:rsidR="00942FE3">
        <w:rPr>
          <w:rStyle w:val="normaltextrun"/>
        </w:rPr>
        <w:fldChar w:fldCharType="end"/>
      </w:r>
      <w:r w:rsidR="006C55E4">
        <w:rPr>
          <w:rStyle w:val="normaltextrun"/>
        </w:rPr>
        <w:t xml:space="preserve"> and have evolved behaviors that optimize finding seeds in patchy landscapes (e.g., flocking behavior and </w:t>
      </w:r>
      <w:r w:rsidR="008101C6">
        <w:rPr>
          <w:rStyle w:val="normaltextrun"/>
        </w:rPr>
        <w:t xml:space="preserve">large-scale </w:t>
      </w:r>
      <w:r w:rsidR="006C55E4">
        <w:rPr>
          <w:rStyle w:val="normaltextrun"/>
        </w:rPr>
        <w:t xml:space="preserve">population </w:t>
      </w:r>
      <w:r w:rsidR="008101C6">
        <w:rPr>
          <w:rStyle w:val="normaltextrun"/>
        </w:rPr>
        <w:t xml:space="preserve">movements or </w:t>
      </w:r>
      <w:r w:rsidR="006C55E4">
        <w:rPr>
          <w:rStyle w:val="normaltextrun"/>
        </w:rPr>
        <w:t>“irruptions”</w:t>
      </w:r>
      <w:r>
        <w:rPr>
          <w:rStyle w:val="normaltextrun"/>
        </w:rPr>
        <w:t>)</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{"citationID":"dLvju1hx","properties":{"formattedCitation":"(Slagsvold &amp; Wiebe, 2011; Strong et al., 2015)","plainCitation":"(Slagsvold &amp; Wiebe, 2011; Strong et al., 2015)","noteIndex":0},"citationItems":[{"id":3014,"uris":["http://zotero.org/groups/5634119/items/KQV99MIS"],"itemData":{"id":3014,"type":"article-journal","abstract":"We briefly review the literature on social learning in birds, concluding that strong evidence exists mainly for predator recognition, song, mate choice and foraging. The mechanism of local enhancement may be more important than imitation for birds learning to forage, but the former mechanism may be sufficient for faithful transmission depending on the ecological circumstances. To date, most insights have been gained from birds in captivity. We present a study of social learning of foraging in two passerine birds in the wild, where we cross-fostered eggs between nests of blue tits,\n              Cyanistes caeruleus\n              and great tits,\n              Parus major\n              . Early learning causes a shift in the foraging sites used by the tits in the direction of the foster species. The shift in foraging niches was consistent across seasons, as showed by an analysis of prey items, and the effect lasted for life. The fact that young birds learn from their foster parents, and use this experience later when subsequently feeding their own offspring, suggests that foraging behaviour can be culturally transmitted over generations in the wild. It may therefore have both ecological and evolutionary consequences, some of which are discussed.","container-title":"Philosophical Transactions of the Royal Society B: Biological Sciences","DOI":"10.1098/rstb.2010.0343","ISSN":"0962-8436, 1471-2970","issue":"1567","journalAbbreviation":"Phil. Trans. R. Soc. B","language":"en","page":"969-977","source":"DOI.org (Crossref)","title":"Social learning in birds and its role in shaping a foraging niche","volume":"366","author":[{"family":"Slagsvold","given":"Tore"},{"family":"Wiebe","given":"Karen L."}],"issued":{"date-parts":[["2011",4,12]]}}},{"id":2869,"uris":["http://zotero.org/groups/5634119/items/W2LLACPC"],"itemData":{"id":2869,"type":"article-journal","abstract":"SignificanceThis study is the first, to our knowledge, to reveal how climate variability drives irruptions of North American boreal seed-eating birds. Patterns of Pine Siskin irruption and associated climate drivers manifest as two modes (North-South and West-East) in which dipoles of temperature and precipitation anomalies push and pull irruptive movements across the continent at biennial to decadal periodicities. Our study accentuates the value of sustained and synoptic biological observations, contributed by citizen scientists in this case, that match the spatial and temporal scales at which climatic phenomena are observed and understood. Such observations can help probe new questions, such as the role of climatic dipoles in other large-scale ecological processes.","container-title":"Proceedings of the National Academy of Sciences","DOI":"10.1073/pnas.1418414112","ISSN":"0027-8424, 1091-6490","issue":"21","journalAbbreviation":"Proc. Natl. Acad. Sci. U.S.A.","language":"en","license":"http://www.pnas.org/site/misc/userlicense.xhtml","note":"publisher: Proceedings of the National Academy of Sciences","source":"Crossref","title":"Climatic dipoles drive two principal modes of North American boreal bird irruption","URL":"https://pnas.org/doi/full/10.1073/pnas.1418414112","volume":"112","author":[{"family":"Strong","given":"Courtenay"},{"family":"Zuckerberg","given":"Benjamin"},{"family":"Betancourt","given":"Julio L."},{"family":"Koenig","given":"Walter D."}],"accessed":{"date-parts":[["2025",7,16]]},"issued":{"date-parts":[["2015",5,26]]}}}],"schema":"https://github.com/citation-style-language/schema/raw/master/csl-citation.json"} </w:instrText>
      </w:r>
      <w:r w:rsidR="00942FE3">
        <w:rPr>
          <w:rStyle w:val="normaltextrun"/>
        </w:rPr>
        <w:fldChar w:fldCharType="separate"/>
      </w:r>
      <w:r w:rsidR="00942FE3">
        <w:rPr>
          <w:rStyle w:val="normaltextrun"/>
          <w:noProof/>
        </w:rPr>
        <w:t>(Slagsvold &amp; Wiebe, 2011; Strong et al., 2015)</w:t>
      </w:r>
      <w:r w:rsidR="00942FE3">
        <w:rPr>
          <w:rStyle w:val="normaltextrun"/>
        </w:rPr>
        <w:fldChar w:fldCharType="end"/>
      </w:r>
      <w:r w:rsidR="00942FE3">
        <w:rPr>
          <w:rStyle w:val="normaltextrun"/>
        </w:rPr>
        <w:t>.</w:t>
      </w:r>
      <w:r w:rsidR="006C55E4">
        <w:rPr>
          <w:rStyle w:val="normaltextrun"/>
        </w:rPr>
        <w:t xml:space="preserve"> </w:t>
      </w:r>
    </w:p>
    <w:p w14:paraId="6CBC19E3" w14:textId="61FA9BCF" w:rsidR="006C55E4" w:rsidRPr="008101C6" w:rsidRDefault="006C55E4" w:rsidP="008101C6">
      <w:pPr>
        <w:pStyle w:val="paragraph"/>
        <w:spacing w:before="0" w:beforeAutospacing="0" w:after="0" w:afterAutospacing="0" w:line="480" w:lineRule="auto"/>
        <w:ind w:firstLine="720"/>
        <w:textAlignment w:val="baseline"/>
      </w:pPr>
      <w:r>
        <w:rPr>
          <w:rStyle w:val="normaltextrun"/>
        </w:rPr>
        <w:t xml:space="preserve">A notable example of a mutualism between a masting species and seed disperser is the relationship between the two-needle pinyon pine </w:t>
      </w:r>
      <w:r>
        <w:rPr>
          <w:rStyle w:val="normaltextrun"/>
          <w:i/>
          <w:iCs/>
        </w:rPr>
        <w:t>(Pinus edulis</w:t>
      </w:r>
      <w:r>
        <w:rPr>
          <w:rStyle w:val="normaltextrun"/>
        </w:rPr>
        <w:t>) and the pinyon jay (</w:t>
      </w:r>
      <w:proofErr w:type="spellStart"/>
      <w:r>
        <w:rPr>
          <w:rStyle w:val="normaltextrun"/>
          <w:i/>
          <w:iCs/>
        </w:rPr>
        <w:t>Gymnorhinus</w:t>
      </w:r>
      <w:proofErr w:type="spellEnd"/>
      <w:r>
        <w:rPr>
          <w:rStyle w:val="normaltextrun"/>
          <w:i/>
          <w:iCs/>
        </w:rPr>
        <w:t xml:space="preserve"> </w:t>
      </w:r>
      <w:proofErr w:type="spellStart"/>
      <w:r>
        <w:rPr>
          <w:rStyle w:val="normaltextrun"/>
          <w:i/>
          <w:iCs/>
        </w:rPr>
        <w:t>cyanocephalus</w:t>
      </w:r>
      <w:proofErr w:type="spellEnd"/>
      <w:r>
        <w:rPr>
          <w:rStyle w:val="normaltextrun"/>
        </w:rPr>
        <w:t xml:space="preserve">) in the </w:t>
      </w:r>
      <w:r w:rsidR="007A7694">
        <w:rPr>
          <w:rStyle w:val="normaltextrun"/>
        </w:rPr>
        <w:t>south</w:t>
      </w:r>
      <w:r>
        <w:rPr>
          <w:rStyle w:val="normaltextrun"/>
        </w:rPr>
        <w:t xml:space="preserve">western </w:t>
      </w:r>
      <w:r w:rsidR="00BE17B6">
        <w:rPr>
          <w:rStyle w:val="normaltextrun"/>
        </w:rPr>
        <w:t>USA</w:t>
      </w:r>
      <w:r>
        <w:rPr>
          <w:rStyle w:val="normaltextrun"/>
        </w:rPr>
        <w:t>. In this close mutualism, pinyon jays</w:t>
      </w:r>
      <w:r>
        <w:rPr>
          <w:rStyle w:val="normaltextrun"/>
          <w:i/>
          <w:iCs/>
        </w:rPr>
        <w:t xml:space="preserve"> </w:t>
      </w:r>
      <w:r>
        <w:rPr>
          <w:rStyle w:val="normaltextrun"/>
        </w:rPr>
        <w:t xml:space="preserve">cache seeds as a food resource across the landscape, which, in turn, can help to promote </w:t>
      </w:r>
      <w:r w:rsidR="00DD62AF">
        <w:rPr>
          <w:rStyle w:val="normaltextrun"/>
        </w:rPr>
        <w:t>establishment of new</w:t>
      </w:r>
      <w:r>
        <w:rPr>
          <w:rStyle w:val="normaltextrun"/>
        </w:rPr>
        <w:t xml:space="preserve"> pinyon pine </w:t>
      </w:r>
      <w:r w:rsidR="00942FE3">
        <w:rPr>
          <w:rStyle w:val="normaltextrun"/>
        </w:rPr>
        <w:fldChar w:fldCharType="begin"/>
      </w:r>
      <w:r w:rsidR="00942FE3">
        <w:rPr>
          <w:rStyle w:val="normaltextrun"/>
        </w:rPr>
        <w:instrText xml:space="preserve"> ADDIN ZOTERO_ITEM CSL_CITATION {"citationID":"mQ22wyVL","properties":{"formattedCitation":"(Floyd, 1982; Ligon, 1978; Wiggins, 2005)","plainCitation":"(Floyd, 1982; Ligon, 1978; Wiggins, 2005)","noteIndex":0},"citationItems":[{"id":2770,"uris":["http://zotero.org/groups/5634119/items/TLD8BRSG"],"itemData":{"id":2770,"type":"article-journal","container-title":"The Southwestern Naturalist","DOI":"10.2307/3671138","ISSN":"00384909","issue":"2","journalAbbreviation":"The Southwestern Naturalist","page":"143","source":"DOI.org (Crossref)","title":"The Interaction of Pinon Pine and Gambel Oak in Plant Succession near Dolores, Colorado","volume":"27","author":[{"family":"Floyd","given":"Mary E."}],"issued":{"date-parts":[["1982",5,21]]}}},{"id":2753,"uris":["http://zotero.org/groups/5634119/items/4RGGXF3K"],"itemData":{"id":2753,"type":"article-journal","abstract":"Pinon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942FE3">
        <w:rPr>
          <w:rStyle w:val="normaltextrun"/>
        </w:rPr>
        <w:fldChar w:fldCharType="separate"/>
      </w:r>
      <w:r w:rsidR="00942FE3">
        <w:rPr>
          <w:rStyle w:val="normaltextrun"/>
          <w:noProof/>
        </w:rPr>
        <w:t>(Floyd, 1982; Ligon, 1978; Wiggins, 2005)</w:t>
      </w:r>
      <w:r w:rsidR="00942FE3">
        <w:rPr>
          <w:rStyle w:val="normaltextrun"/>
        </w:rPr>
        <w:fldChar w:fldCharType="end"/>
      </w:r>
      <w:r>
        <w:rPr>
          <w:rStyle w:val="normaltextrun"/>
        </w:rPr>
        <w:t xml:space="preserve">. Pinyon jays have been declining over the last several decades, </w:t>
      </w:r>
      <w:r w:rsidR="00DD62AF">
        <w:rPr>
          <w:rStyle w:val="normaltextrun"/>
        </w:rPr>
        <w:t xml:space="preserve">however, and </w:t>
      </w:r>
      <w:r>
        <w:rPr>
          <w:rStyle w:val="normaltextrun"/>
        </w:rPr>
        <w:t>the cause of their decline likely involves a complex and unknown set of drivers, which could include climate</w:t>
      </w:r>
      <w:r w:rsidR="00DD62AF">
        <w:rPr>
          <w:rStyle w:val="normaltextrun"/>
        </w:rPr>
        <w:t xml:space="preserve"> variability</w:t>
      </w:r>
      <w:r>
        <w:rPr>
          <w:rStyle w:val="normaltextrun"/>
        </w:rPr>
        <w:t xml:space="preserve">, habitat </w:t>
      </w:r>
      <w:r w:rsidR="00BE17B6">
        <w:rPr>
          <w:rStyle w:val="normaltextrun"/>
        </w:rPr>
        <w:t>modifications</w:t>
      </w:r>
      <w:r>
        <w:rPr>
          <w:rStyle w:val="normaltextrun"/>
        </w:rPr>
        <w:t xml:space="preserve">, and </w:t>
      </w:r>
      <w:r w:rsidR="00BE17B6">
        <w:rPr>
          <w:rStyle w:val="normaltextrun"/>
        </w:rPr>
        <w:t xml:space="preserve">changes in </w:t>
      </w:r>
      <w:r>
        <w:rPr>
          <w:rStyle w:val="normaltextrun"/>
        </w:rPr>
        <w:t>food resource availability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{"citationID":"SP6EyjFH","properties":{"formattedCitation":"(Boone et al., 2018; Van Lanen et al., 2023)","plainCitation":"(Boone et al., 2018;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L."}],"issued":{"date-parts":[["2023",4]]}}}],"schema":"https://github.com/citation-style-language/schema/raw/master/csl-citation.json"} </w:instrText>
      </w:r>
      <w:r w:rsidR="00942FE3">
        <w:rPr>
          <w:rStyle w:val="normaltextrun"/>
        </w:rPr>
        <w:fldChar w:fldCharType="separate"/>
      </w:r>
      <w:r w:rsidR="00942FE3">
        <w:rPr>
          <w:rStyle w:val="normaltextrun"/>
          <w:noProof/>
        </w:rPr>
        <w:t>(Boone et al., 2018; Van Lanen et al., 2023)</w:t>
      </w:r>
      <w:r w:rsidR="00942FE3">
        <w:rPr>
          <w:rStyle w:val="normaltextrun"/>
        </w:rPr>
        <w:fldChar w:fldCharType="end"/>
      </w:r>
      <w:r>
        <w:rPr>
          <w:rStyle w:val="normaltextrun"/>
        </w:rPr>
        <w:t>. Concurrently, pinyon pine has faced recent large-scale mortality</w:t>
      </w:r>
      <w:r w:rsidR="00DD62AF">
        <w:rPr>
          <w:rStyle w:val="normaltextrun"/>
        </w:rPr>
        <w:t xml:space="preserve">, </w:t>
      </w:r>
      <w:r>
        <w:rPr>
          <w:rStyle w:val="normaltextrun"/>
        </w:rPr>
        <w:t>with limited regeneration and reduced seed production of the surviving trees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{"citationID":"5DToPsPN","properties":{"formattedCitation":"(Breshears et al., 2005; Meddens et al., 2015; Redmond et al., 2012, 2018; Shaw et al., 2005; Wion et al., 2025)","plainCitation":"(Breshears et al., 2005; Meddens et al., 2015; Redmond et al., 2012, 2018; Shaw et al., 2005; Wion et al., 2025)","noteIndex":0},"citationItems":[{"id":2967,"uris":["http://zotero.org/groups/5634119/items/XUACEC5I"],"itemData":{"id":2967,"type":"article-journal","abstract":"Future drought is projected to occur under warmer temperature conditions as climate change progresses, referred to here as global-change-type drought, yet quantitative assessments of the triggers and potential extent of drought-induced vegetation die-off remain pivotal uncertainties in assessing climate-change impacts. Of particular concern is regional-scale mortality of overstory trees, which rapidly alters ecosystem type, associated ecosystem properties, and land surface conditions for decades. Here, we quantify regional-scale vegetation die-off across southwestern North American woodlands in 2002-2003 in response to drought and associated bark beetle infestations. At an intensively studied site within the region, we quantified that after 15 months of depleted soil water content, &gt;90% of the dominant, overstory tree species (\n              Pinus edulis\n              , a piñon) died. The die-off was reflected in changes in a remotely sensed index of vegetation greenness (Normalized Difference Vegetation Index), not only at the intensively studied site but also across the region, extending over 12,000 km\n              2\n              or more; aerial and field surveys confirmed the general extent of the die-off. Notably, the recent drought was warmer than the previous subcontinental drought of the 1950s. The limited, available observations suggest that die-off from the recent drought was more extensive than that from the previous drought, extending into wetter sites within the tree species' distribution. Our results quantify a trigger leading to rapid, drought-induced die-off of overstory woody plants at subcontinental scale and highlight the potential for such die-off to be more severe and extensive for future global-change-type drought under warmer conditions.","container-title":"Proceedings of the National Academy of Sciences","DOI":"10.1073/pnas.0505734102","ISSN":"0027-8424, 1091-6490","issue":"42","journalAbbreviation":"Proc. Natl. Acad. Sci. U.S.A.","language":"en","page":"15144-15148","source":"DOI.org (Crossref)","title":"Regional vegetation die-off in response to global-change-type drought","volume":"102","author":[{"family":"Breshears","given":"David D."},{"family":"Cobb","given":"Neil S."},{"family":"Rich","given":"Paul M."},{"family":"Price","given":"Kevin P."},{"family":"Allen","given":"Craig D."},{"family":"Balice","given":"Randy G."},{"family":"Romme","given":"William H."},{"family":"Kastens","given":"Jude H."},{"family":"Floyd","given":"M. Lisa"},{"family":"Belnap","given":"Jayne"},{"family":"Anderson","given":"Jesse J."},{"family":"Myers","given":"Orrin B."},{"family":"Meyer","given":"Clifton W."}],"issued":{"date-parts":[["2005",10,18]]}}},{"id":2966,"uris":["http://zotero.org/groups/5634119/items/DJVJ9458"],"itemData":{"id":2966,"type":"article-journal","abstract":"Summary\n            Recently, widespread piñon pine die‐off occurred in the southwestern United States. Here we synthesize observational studies of this event and compare findings to expected relationships with biotic and abiotic factors. Agreement exists on the occurrence of drought, presence of bark beetles and increased mortality of larger trees. However, studies disagree about the influences of stem density, elevation and other factors, perhaps related to study design, location and impact of extreme drought. Detailed information about bark beetles is seldom reported and their role is poorly understood. Our analysis reveals substantial limits to our knowledge regarding the processes that produce mortality patterns across space and time, indicating a poor ability to forecast mortality in response to expected increases in future droughts.\n            \n              \n                \n                  \n                  \n                  \n                  \n                    \n                      \n                      Contents\n                      \n                    \n                  \n                  \n                    \n                      \n                      Summary\n                      91\n                    \n                    \n                      I.\n                      \n                        Introduction\n                      \n                      91\n                    \n                    \n                      II.\n                      \n                        Mortality mechanisms\n                      \n                      92\n                    \n                    \n                      III.\n                      \n                        Methods\n                      \n                      92\n                    \n                    \n                      IV.\n                      \n                        Results\n                      \n                      92\n                    \n                    \n                      V.\n                      \n                        Discussion\n                      \n                      94\n                    \n                    \n                      VI.\n                      \n                        Conclusions\n                      \n                      96\n                    \n                    \n                      \n                      \n                        Acknowledgements\n                      \n                      96\n                    \n                    \n                      \n                      \n                        References\n                      \n                      96","container-title":"New Phytologist","DOI":"10.1111/nph.13193","ISSN":"0028-646X, 1469-8137","issue":"1","journalAbbreviation":"New Phytologist","language":"en","license":"http://onlinelibrary.wiley.com/termsAndConditions#am","page":"91-97","source":"DOI.org (Crossref)","title":"Patterns and causes of observed piñon pine mortality in the southwestern United States","volume":"206","author":[{"family":"Meddens","given":"Arjan J. H."},{"family":"Hicke","given":"Jeffrey A."},{"family":"Macalady","given":"Alison K."},{"family":"Buotte","given":"Polly C."},{"family":"Cowles","given":"Travis R."},{"family":"Allen","given":"Craig D."}],"issued":{"date-parts":[["2015",4]]}}},{"id":2972,"uris":["http://zotero.org/groups/5634119/items/7M2FKU8S"],"itemData":{"id":2972,"type":"article-journal","abstract":"Global climate change is expected to produce large shifts in vegetation distribution and has already increased tree mortality, altering forest structure. However, long‐term shifts will be partly dependent on the ability of species to reproduce under a novel climate. Few studies have examined the impact of climate change on the reproductive output of long‐lived ‘masting' species, or species characterized by episodic reproductive events. Here, we show that seed cone production among pinyon pine (\n              Pinus edulis\n              ), a masting species, declined by 40% from the 1974 decade (1969–1978) to the 2008 decade (2003–2012) in revisited stands throughout New Mexico and northwestern Oklahoma. Seed cone production was highly correlated with late summer temperatures at the time of cone initiation. Further, declines in seed cone production were greatest among populations that experienced the greatest increases in growing season temperatures, which were the populations located at the cooler, upper elevations. As growing season temperatures are predicted to increase across this region over the next century, these findings suggest seed cone production may be an increasingly important bottleneck for future pinyon pine regeneration, especially in areas with greater increases in temperature. Declines in seed cone production may not only affect pinyon pine population dynamics but also the various wildlife species that rely on pinyon pine seeds. Because pinyon pine has similar reproductive strategies as other semi‐arid pine species, increasing temperature may negatively influence reproductive output of other conifers. Further investigation into the full geographic and taxonomic extent of these seed declines is warranted.","container-title":"Ecosphere","DOI":"10.1890/ES12-00306.1","ISSN":"2150-8925, 2150-8925","issue":"12","journalAbbreviation":"Ecosphere","language":"en","license":"http://creativecommons.org/licenses/by/3.0/","page":"1-14","source":"DOI.org (Crossref)","title":"Declines in pinyon pine cone production associated with regional warming","volume":"3","author":[{"family":"Redmond","given":"Miranda D."},{"family":"Forcella","given":"Frank"},{"family":"Barger","given":"Nichole N."}],"issued":{"date-parts":[["2012",12]]}}},{"id":2969,"uris":["http://zotero.org/groups/5634119/items/SB5NU96H"],"itemData":{"id":2969,"type":"article-journal","abstract":"Abstract\n            \n              \n                \n                  Drought events occurring under warmer temperatures (i.e. “hotter droughts”) have resulted in widespread tree mortality across the globe, and may result in biome‐level vegetation shifts to alternate vegetation types if there is a failure of trees to regenerate. We investigated how overstorey trees, understorey vegetation, and local climatic and edaphic conditions interact to influence tree regeneration, a key prerequisite for resilience, in a region that has experienced severe overstorey tree mortality due to hotter droughts and beetle infestations.\n                \n                \n                  \n                    We used detailed field observations from 142 sites that spanned a broad range of environmental conditions to evaluate the effects of climate and recent tree mortality on tree regeneration dynamics in the spatially extensive piñon (\n                    Pinus edulis\n                    )‐juniper (\n                    Juniperus osteosperma, Juniperus monosperma)\n                    woodland vegetation type of the southwestern\n                    USA\n                    . We used a structural equation modelling framework to identify how tree mortality and local climatic and edaphic conditions affect piñon and juniper regeneration and electivity analyses to quantify the species‐specific associations of tree juveniles with overstorey trees and understorey shrubs.\n                  \n                \n                \n                  Piñon regeneration appears to be strongly dependent upon advanced regeneration, (i.e. the survival of juvenile trees that established prior to the mortality event), the survival of adult seed‐bearing trees (inferred from basal area of surviving trees) and the facilitative effects of overstorey trees for providing favourable microsites for seedling establishment. Model results suggest that local edaphoclimatic conditions directly affected piñon and juniper regeneration, such that stands with hotter, drier local climatic conditions and lower soil available water capacity had limited tree regeneration following large‐scale dieback.\n                \n                \n                  \n                    Synthesis\n                    . We identify four indicators of resilience to hotter drought conditions: (1) abundant advance regeneration of tree seedlings; (2) sufficient canopy cover for survival of emergent seedlings and existing regeneration; (3) sufficient seed source from surviving trees with high reproductive output; (4) areas with cooler and wetter local climates and greater soil available water capacity. In the absence of these conditions, there is greater likelihood of woodlands transitioning to more xeric vegetation types following dieback.","container-title":"Journal of Ecology","DOI":"10.1111/1365-2745.12880","ISSN":"0022-0477, 1365-2745","issue":"2","journalAbbreviation":"Journal of Ecology","language":"en","license":"http://onlinelibrary.wiley.com/termsAndConditions#vor","page":"625-639","source":"DOI.org (Crossref)","title":"Woodland resilience to regional drought: Dominant controls on tree regeneration following overstorey mortality","title-short":"Woodland resilience to regional drought","volume":"106","author":[{"family":"Redmond","given":"Miranda D."},{"family":"Weisberg","given":"Peter J."},{"family":"Cobb","given":"Neil S."},{"family":"Clifford","given":"Michael J."}],"editor":[{"family":"Bellingham","given":"Peter"}],"issued":{"date-parts":[["2018",3]]}}},{"id":2971,"uris":["http://zotero.org/groups/5634119/items/Y9DU2YX5"],"itemData":{"id":2971,"type":"article-journal","abstract":"Abstract\n            Widespread mortality in the pinyon-juniper forest type is associated with several years of drought in the southwestern United States. A complex of drought, insects, and disease is responsible for pinyon mortality rates approaching 100% in some areas, while other areas have experienced little or no mortality. Implementation of the Forest Inventory and Analysis (FIA) annual inventory in several states coincided with the onset of elevated mortality rates. Adjunct inventories provided supplemental data on damaging agents. Preliminary analysis reveals the status and trends of mortality in pinyon-juniper woodlands.","container-title":"Journal of Forestry","DOI":"10.1093/jof/103.6.280","ISSN":"0022-1201, 1938-3746","issue":"6","language":"en","page":"280-285","source":"DOI.org (Crossref)","title":"Forest Inventory and Analysis (FIA) Annual Inventory Answers the Question: What Is Happening to Pinyon-Juniper Woodlands?","title-short":"Forest Inventory and Analysis (FIA) Annual Inventory Answers the Question","volume":"103","author":[{"family":"Shaw","given":"John D."},{"family":"Steed","given":"Brytten E."},{"family":"DeBlander","given":"Larry T."}],"issued":{"date-parts":[["2005",9,1]]}}},{"id":2858,"uris":["http://zotero.org/groups/5634119/items/5C7JLPYL"],"itemData":{"id":2858,"type":"article-journal","abstract":"SummaryPredicting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(Breshears et al., 2005; Meddens et al., 2015; Redmond et al., 2012, 2018; Shaw et al., 2005; Wion et al., 2025)</w:t>
      </w:r>
      <w:r w:rsidR="00942FE3">
        <w:rPr>
          <w:rStyle w:val="normaltextrun"/>
        </w:rPr>
        <w:fldChar w:fldCharType="end"/>
      </w:r>
      <w:r>
        <w:rPr>
          <w:rStyle w:val="normaltextrun"/>
        </w:rPr>
        <w:t xml:space="preserve">. </w:t>
      </w:r>
      <w:r w:rsidR="008101C6">
        <w:rPr>
          <w:rStyle w:val="normaltextrun"/>
        </w:rPr>
        <w:t xml:space="preserve">This </w:t>
      </w:r>
      <w:r w:rsidR="00DD62AF">
        <w:rPr>
          <w:rStyle w:val="normaltextrun"/>
        </w:rPr>
        <w:t xml:space="preserve">pinyon–pinyon jay </w:t>
      </w:r>
      <w:r w:rsidR="008101C6">
        <w:rPr>
          <w:rStyle w:val="normaltextrun"/>
        </w:rPr>
        <w:t xml:space="preserve">system is not unique </w:t>
      </w:r>
      <w:r w:rsidR="00DD62AF">
        <w:rPr>
          <w:rStyle w:val="normaltextrun"/>
        </w:rPr>
        <w:t xml:space="preserve">as </w:t>
      </w:r>
      <w:r w:rsidR="008101C6">
        <w:rPr>
          <w:rStyle w:val="normaltextrun"/>
        </w:rPr>
        <w:t xml:space="preserve">changes in climate </w:t>
      </w:r>
      <w:r w:rsidR="00DD62AF">
        <w:rPr>
          <w:rStyle w:val="normaltextrun"/>
        </w:rPr>
        <w:t xml:space="preserve">are shaping </w:t>
      </w:r>
      <w:r w:rsidR="008101C6">
        <w:rPr>
          <w:rStyle w:val="normaltextrun"/>
        </w:rPr>
        <w:t>masting dynamics</w:t>
      </w:r>
      <w:r w:rsidR="00DD62AF">
        <w:rPr>
          <w:rStyle w:val="normaltextrun"/>
        </w:rPr>
        <w:t xml:space="preserve"> </w:t>
      </w:r>
      <w:r w:rsidR="00203A94">
        <w:rPr>
          <w:rStyle w:val="normaltextrun"/>
        </w:rPr>
        <w:t xml:space="preserve">globally </w:t>
      </w:r>
      <w:r w:rsidR="00DD62AF">
        <w:rPr>
          <w:rStyle w:val="normaltextrun"/>
        </w:rPr>
        <w:t>in unprecedent ways, which</w:t>
      </w:r>
      <w:r w:rsidR="008266CE">
        <w:rPr>
          <w:rStyle w:val="normaltextrun"/>
        </w:rPr>
        <w:t xml:space="preserve"> will likely alter seed dispersal interactions</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{"citationID":"AptN3Tnb","properties":{"formattedCitation":"(Hacket-Pain &amp; Bogdziewicz, 2021)","plainCitation":"(Hacket-Pain &amp; Bogdziewicz, 2021)","noteIndex":0},"citationItems":[{"id":3024,"uris":["http://zotero.org/groups/5634119/items/IZCAXP26"],"itemData":{"id":3024,"type":"article-journal","abstract":"Climate change is reshaping global vegetation through its impacts on plant mortality, but recruitment creates the next generation of plants and will determine the structure and composition of future communities. Recruitment depends on mean seed production, but also on the interannual variability and among-plant synchrony in seed production, the phenomenon known as mast seeding. Thus, predicting the long-term response of global vegetation dynamics to climate change requires understanding the response of masting to changing climate. Recently, data and methods have become available allowing the first assessments of long-term changes in masting. Reviewing the literature, we evaluate evidence for a fingerprint of climate change on mast seeding and discuss the drivers and impacts of these changes. We divide our discussion into the main characteristics of mast seeding: interannual variation, synchrony, temporal autocorrelation and mast frequency. Data indicate that masting patterns are changing but the direction of that change varies, likely reflecting the diversity of proximate factors underlying masting across taxa. Experiments to understand the proximate mechanisms underlying masting, in combination with the analysis of long-term datasets, will enable us to understand this observed variability in the response of masting. This will allow us to predict future shifts in masting patterns, and consequently ecosystem impacts of climate change via its impacts on masting.\n            This article is part of the theme issue ‘The ecology and evolution of synchronized seed production in plants’.","container-title":"Philosophical Transactions of the Royal Society B: Biological Sciences","DOI":"10.1098/rstb.2020.0379","ISSN":"0962-8436, 1471-2970","issue":"1839","journalAbbreviation":"Phil. Trans. R. Soc. B","language":"en","page":"20200379","source":"DOI.org (Crossref)","title":"Climate change and plant reproduction: trends and drivers of mast seeding change","title-short":"Climate change and plant reproduction","volume":"376","author":[{"family":"Hacket-Pain","given":"Andrew"},{"family":"Bogdziewicz","given":"Michał"}],"issued":{"date-parts":[["2021",12,6]]}}}],"schema":"https://github.com/citation-style-language/schema/raw/master/csl-citation.json"} </w:instrText>
      </w:r>
      <w:r w:rsidR="00942FE3">
        <w:rPr>
          <w:rStyle w:val="normaltextrun"/>
        </w:rPr>
        <w:fldChar w:fldCharType="separate"/>
      </w:r>
      <w:r w:rsidR="00942FE3">
        <w:rPr>
          <w:rStyle w:val="normaltextrun"/>
          <w:noProof/>
        </w:rPr>
        <w:t>(Hacket-Pain &amp; Bogdziewicz, 2021)</w:t>
      </w:r>
      <w:r w:rsidR="00942FE3">
        <w:rPr>
          <w:rStyle w:val="normaltextrun"/>
        </w:rPr>
        <w:fldChar w:fldCharType="end"/>
      </w:r>
      <w:r w:rsidR="00AE1E03">
        <w:rPr>
          <w:rStyle w:val="normaltextrun"/>
        </w:rPr>
        <w:t xml:space="preserve">. </w:t>
      </w:r>
      <w:r w:rsidR="008101C6">
        <w:rPr>
          <w:rStyle w:val="eop"/>
        </w:rPr>
        <w:t> </w:t>
      </w:r>
    </w:p>
    <w:p w14:paraId="073A1D31" w14:textId="25722EE8" w:rsidR="006C55E4" w:rsidRDefault="006C55E4" w:rsidP="00AE1E03">
      <w:pPr>
        <w:pStyle w:val="paragraph"/>
        <w:spacing w:before="0" w:beforeAutospacing="0" w:after="0" w:afterAutospacing="0" w:line="480" w:lineRule="auto"/>
        <w:ind w:firstLine="720"/>
        <w:textAlignment w:val="baseline"/>
        <w:rPr>
          <w:rFonts w:ascii="Segoe UI" w:hAnsi="Segoe UI" w:cs="Segoe UI"/>
          <w:sz w:val="18"/>
          <w:szCs w:val="18"/>
        </w:rPr>
      </w:pPr>
      <w:r w:rsidRPr="00C51F3D">
        <w:rPr>
          <w:rStyle w:val="normaltextrun"/>
        </w:rPr>
        <w:t>In this study,</w:t>
      </w:r>
      <w:r>
        <w:rPr>
          <w:rStyle w:val="normaltextrun"/>
        </w:rPr>
        <w:t xml:space="preserve"> we </w:t>
      </w:r>
      <w:r w:rsidR="00464FBB">
        <w:rPr>
          <w:rStyle w:val="normaltextrun"/>
        </w:rPr>
        <w:t xml:space="preserve">quantify </w:t>
      </w:r>
      <w:r w:rsidR="008101C6">
        <w:rPr>
          <w:rStyle w:val="normaltextrun"/>
        </w:rPr>
        <w:t xml:space="preserve">the </w:t>
      </w:r>
      <w:r w:rsidR="00464FBB">
        <w:rPr>
          <w:rStyle w:val="normaltextrun"/>
        </w:rPr>
        <w:t xml:space="preserve">dynamic </w:t>
      </w:r>
      <w:r w:rsidR="008101C6">
        <w:rPr>
          <w:rStyle w:val="normaltextrun"/>
        </w:rPr>
        <w:t xml:space="preserve">relationship between </w:t>
      </w:r>
      <w:r>
        <w:rPr>
          <w:rStyle w:val="normaltextrun"/>
        </w:rPr>
        <w:t xml:space="preserve">pinyon jay and pinyon </w:t>
      </w:r>
      <w:proofErr w:type="gramStart"/>
      <w:r w:rsidR="00464FBB">
        <w:rPr>
          <w:rStyle w:val="normaltextrun"/>
        </w:rPr>
        <w:t>pine cone</w:t>
      </w:r>
      <w:proofErr w:type="gramEnd"/>
      <w:r w:rsidR="00464FBB">
        <w:rPr>
          <w:rStyle w:val="normaltextrun"/>
        </w:rPr>
        <w:t xml:space="preserve"> production using </w:t>
      </w:r>
      <w:r w:rsidR="00AE1E03">
        <w:rPr>
          <w:rStyle w:val="normaltextrun"/>
        </w:rPr>
        <w:t>over a decade</w:t>
      </w:r>
      <w:r w:rsidR="00464FBB">
        <w:rPr>
          <w:rStyle w:val="normaltextrun"/>
        </w:rPr>
        <w:t xml:space="preserve"> (</w:t>
      </w:r>
      <w:r w:rsidR="00C51F3D">
        <w:rPr>
          <w:rStyle w:val="normaltextrun"/>
        </w:rPr>
        <w:t>2010-2022</w:t>
      </w:r>
      <w:r w:rsidR="00464FBB">
        <w:rPr>
          <w:rStyle w:val="normaltextrun"/>
        </w:rPr>
        <w:t xml:space="preserve">) of data spanning </w:t>
      </w:r>
      <w:r w:rsidR="00AE1E03">
        <w:rPr>
          <w:rStyle w:val="normaltextrun"/>
        </w:rPr>
        <w:t xml:space="preserve">the full range of pinyon </w:t>
      </w:r>
      <w:r w:rsidR="00464FBB">
        <w:rPr>
          <w:rStyle w:val="normaltextrun"/>
        </w:rPr>
        <w:t xml:space="preserve">pine </w:t>
      </w:r>
      <w:r w:rsidR="00AE1E03">
        <w:rPr>
          <w:rStyle w:val="normaltextrun"/>
        </w:rPr>
        <w:t xml:space="preserve">(~55% of the range of pinyon jays; Figure </w:t>
      </w:r>
      <w:r w:rsidR="00E71F01">
        <w:rPr>
          <w:rStyle w:val="normaltextrun"/>
        </w:rPr>
        <w:t>1</w:t>
      </w:r>
      <w:r w:rsidR="00AE1E03">
        <w:rPr>
          <w:rStyle w:val="normaltextrun"/>
        </w:rPr>
        <w:t xml:space="preserve">). This region </w:t>
      </w:r>
      <w:r w:rsidR="00464FBB">
        <w:rPr>
          <w:rStyle w:val="normaltextrun"/>
        </w:rPr>
        <w:t xml:space="preserve">supports </w:t>
      </w:r>
      <w:r w:rsidR="00AE1E03">
        <w:rPr>
          <w:rStyle w:val="normaltextrun"/>
        </w:rPr>
        <w:t xml:space="preserve">a wide </w:t>
      </w:r>
      <w:r w:rsidR="00464FBB">
        <w:rPr>
          <w:rStyle w:val="normaltextrun"/>
        </w:rPr>
        <w:t xml:space="preserve">variety of </w:t>
      </w:r>
      <w:r w:rsidR="00AE1E03">
        <w:rPr>
          <w:rStyle w:val="normaltextrun"/>
        </w:rPr>
        <w:t xml:space="preserve">habitat </w:t>
      </w:r>
      <w:r w:rsidR="008266CE">
        <w:rPr>
          <w:rStyle w:val="normaltextrun"/>
        </w:rPr>
        <w:t>suitability</w:t>
      </w:r>
      <w:r w:rsidR="00464FBB">
        <w:rPr>
          <w:rStyle w:val="normaltextrun"/>
        </w:rPr>
        <w:t xml:space="preserve"> conditions</w:t>
      </w:r>
      <w:r w:rsidR="008266CE">
        <w:rPr>
          <w:rStyle w:val="normaltextrun"/>
        </w:rPr>
        <w:t>,</w:t>
      </w:r>
      <w:r w:rsidR="00AE1E03">
        <w:rPr>
          <w:rStyle w:val="normaltextrun"/>
        </w:rPr>
        <w:t xml:space="preserve"> and this decade </w:t>
      </w:r>
      <w:r w:rsidR="00464FBB">
        <w:rPr>
          <w:rStyle w:val="normaltextrun"/>
        </w:rPr>
        <w:t xml:space="preserve">is characterized by highly variable </w:t>
      </w:r>
      <w:r w:rsidR="00AE1E03">
        <w:rPr>
          <w:rStyle w:val="normaltextrun"/>
        </w:rPr>
        <w:t xml:space="preserve">climatic conditions </w:t>
      </w:r>
      <w:r w:rsidR="00942FE3">
        <w:rPr>
          <w:rStyle w:val="normaltextrun"/>
        </w:rPr>
        <w:fldChar w:fldCharType="begin"/>
      </w:r>
      <w:r w:rsidR="0003459F">
        <w:rPr>
          <w:rStyle w:val="normaltextrun"/>
        </w:rPr>
        <w:instrText xml:space="preserve"> ADDIN ZOTERO_ITEM CSL_CITATION {"citationID":"vgqX8dom","properties":{"formattedCitation":"(Boone et al., 2018; Van Lanen et al., 2023; A. P. Williams et al., 2022)","plainCitation":"(Boone et al., 2018; Van Lanen et al., 2023; A. P. Williams et al., 2022)","noteIndex":0},"citationItems":[{"id":2748,"uris":["http://zotero.org/groups/5634119/items/YTCPHGE5"],"itemData":{"id":2748,"type":"chapter","abstract":"The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L."}],"issued":{"date-parts":[["2023",4]]}}},{"id":3032,"uris":["http://zotero.org/users/6391447/items/22JTLFLQ"],"itemData":{"id":3032,"type":"article-journal","container-title":"Nature Climate Change","DOI":"10.1038/s41558-022-01290-z","ISSN":"1758-678X, 1758-6798","issue":"3","journalAbbreviation":"Nat. Clim. Chang.","language":"en","page":"232-234","source":"DOI.org (Crossref)","title":"Rapid intensification of the emerging southwestern North American megadrought in 2020–2021","volume":"12","author":[{"family":"Williams","given":"A. Park"},{"family":"Cook","given":"Benjamin I."},{"family":"Smerdon","given":"Jason E."}],"issued":{"date-parts":[["2022",3]]}}}],"schema":"https://github.com/citation-style-language/schema/raw/master/csl-citation.json"} </w:instrText>
      </w:r>
      <w:r w:rsidR="00942FE3">
        <w:rPr>
          <w:rStyle w:val="normaltextrun"/>
        </w:rPr>
        <w:fldChar w:fldCharType="separate"/>
      </w:r>
      <w:r w:rsidR="0003459F">
        <w:rPr>
          <w:rStyle w:val="normaltextrun"/>
          <w:noProof/>
        </w:rPr>
        <w:t>(Boone et al., 2018; Van Lanen et al., 2023; A. P. Williams et al., 2022)</w:t>
      </w:r>
      <w:r w:rsidR="00942FE3">
        <w:rPr>
          <w:rStyle w:val="normaltextrun"/>
        </w:rPr>
        <w:fldChar w:fldCharType="end"/>
      </w:r>
      <w:r>
        <w:rPr>
          <w:rStyle w:val="normaltextrun"/>
        </w:rPr>
        <w:t>. We explicitly model the temporal dynamics of this mutualism using a stochastic antecedent model</w:t>
      </w:r>
      <w:r w:rsidR="00464FBB">
        <w:rPr>
          <w:rStyle w:val="normaltextrun"/>
        </w:rPr>
        <w:t xml:space="preserve">ing </w:t>
      </w:r>
      <w:r w:rsidR="00C51F3D">
        <w:rPr>
          <w:rStyle w:val="normaltextrun"/>
        </w:rPr>
        <w:t xml:space="preserve">(SAM) </w:t>
      </w:r>
      <w:r w:rsidR="00464FBB">
        <w:rPr>
          <w:rStyle w:val="normaltextrun"/>
        </w:rPr>
        <w:t>framework</w:t>
      </w:r>
      <w:r>
        <w:rPr>
          <w:rStyle w:val="normaltextrun"/>
        </w:rPr>
        <w:t xml:space="preserve"> </w:t>
      </w:r>
      <w:r w:rsidR="00BE17B6">
        <w:rPr>
          <w:rStyle w:val="normaltextrun"/>
        </w:rPr>
        <w:fldChar w:fldCharType="begin"/>
      </w:r>
      <w:r w:rsidR="00BE17B6">
        <w:rPr>
          <w:rStyle w:val="normaltextrun"/>
        </w:rPr>
        <w:instrText xml:space="preserve"> ADDIN ZOTERO_ITEM CSL_CITATION {"citationID":"YpiKcSZu","properties":{"formattedCitation":"(Ogle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BE17B6">
        <w:rPr>
          <w:rStyle w:val="normaltextrun"/>
        </w:rPr>
        <w:fldChar w:fldCharType="separate"/>
      </w:r>
      <w:r w:rsidR="00BE17B6">
        <w:rPr>
          <w:rStyle w:val="normaltextrun"/>
          <w:noProof/>
        </w:rPr>
        <w:t>(Ogle et al., 2015)</w:t>
      </w:r>
      <w:r w:rsidR="00BE17B6">
        <w:rPr>
          <w:rStyle w:val="normaltextrun"/>
        </w:rPr>
        <w:fldChar w:fldCharType="end"/>
      </w:r>
      <w:r w:rsidR="00BE17B6">
        <w:rPr>
          <w:rStyle w:val="normaltextrun"/>
        </w:rPr>
        <w:t xml:space="preserve"> </w:t>
      </w:r>
      <w:r>
        <w:rPr>
          <w:rStyle w:val="normaltextrun"/>
        </w:rPr>
        <w:t xml:space="preserve">to examine how populations of a seed disperser respond to resource </w:t>
      </w:r>
      <w:r>
        <w:rPr>
          <w:rStyle w:val="normaltextrun"/>
        </w:rPr>
        <w:lastRenderedPageBreak/>
        <w:t>availability</w:t>
      </w:r>
      <w:r w:rsidR="00464FBB">
        <w:rPr>
          <w:rStyle w:val="normaltextrun"/>
        </w:rPr>
        <w:t xml:space="preserve"> (cones)</w:t>
      </w:r>
      <w:r>
        <w:rPr>
          <w:rStyle w:val="normaltextrun"/>
        </w:rPr>
        <w:t xml:space="preserve"> and climate </w:t>
      </w:r>
      <w:r w:rsidR="00464FBB">
        <w:rPr>
          <w:rStyle w:val="normaltextrun"/>
        </w:rPr>
        <w:t>across space and time</w:t>
      </w:r>
      <w:r>
        <w:rPr>
          <w:rStyle w:val="normaltextrun"/>
        </w:rPr>
        <w:t xml:space="preserve">. Importantly, the </w:t>
      </w:r>
      <w:r w:rsidR="00C51F3D">
        <w:rPr>
          <w:rStyle w:val="normaltextrun"/>
        </w:rPr>
        <w:t xml:space="preserve">SAM </w:t>
      </w:r>
      <w:r w:rsidR="00464FBB">
        <w:rPr>
          <w:rStyle w:val="normaltextrun"/>
        </w:rPr>
        <w:t xml:space="preserve">framework </w:t>
      </w:r>
      <w:r w:rsidR="00BE17B6">
        <w:rPr>
          <w:rStyle w:val="normaltextrun"/>
        </w:rPr>
        <w:t xml:space="preserve">can </w:t>
      </w:r>
      <w:r>
        <w:rPr>
          <w:rStyle w:val="normaltextrun"/>
        </w:rPr>
        <w:t xml:space="preserve">simultaneously estimate anticipatory </w:t>
      </w:r>
      <w:r w:rsidR="00464FBB">
        <w:rPr>
          <w:rStyle w:val="normaltextrun"/>
        </w:rPr>
        <w:t>(e.g., “predictive” behavior)</w:t>
      </w:r>
      <w:r w:rsidR="00E71F01">
        <w:rPr>
          <w:rStyle w:val="normaltextrun"/>
        </w:rPr>
        <w:t xml:space="preserve"> and lagged (including both relatively “immediate” and “delayed”) </w:t>
      </w:r>
      <w:r w:rsidR="00464FBB">
        <w:rPr>
          <w:rStyle w:val="normaltextrun"/>
        </w:rPr>
        <w:t xml:space="preserve">responses, and </w:t>
      </w:r>
      <w:r w:rsidR="00BE17B6">
        <w:rPr>
          <w:rStyle w:val="normaltextrun"/>
        </w:rPr>
        <w:t xml:space="preserve">it </w:t>
      </w:r>
      <w:r w:rsidR="00464FBB">
        <w:rPr>
          <w:rStyle w:val="normaltextrun"/>
        </w:rPr>
        <w:t>provides quantitative insight into the relative importance of these different behaviors or responses to</w:t>
      </w:r>
      <w:r>
        <w:rPr>
          <w:rStyle w:val="normaltextrun"/>
        </w:rPr>
        <w:t xml:space="preserve"> </w:t>
      </w:r>
      <w:r w:rsidR="00464FBB">
        <w:rPr>
          <w:rStyle w:val="normaltextrun"/>
        </w:rPr>
        <w:t xml:space="preserve">the </w:t>
      </w:r>
      <w:r>
        <w:rPr>
          <w:rStyle w:val="normaltextrun"/>
        </w:rPr>
        <w:t xml:space="preserve">overall </w:t>
      </w:r>
      <w:r w:rsidR="00464FBB">
        <w:rPr>
          <w:rStyle w:val="normaltextrun"/>
        </w:rPr>
        <w:t xml:space="preserve">population dynamics observed for pinyon jay. Thus, this approach </w:t>
      </w:r>
      <w:r w:rsidR="00C51F3D">
        <w:rPr>
          <w:rStyle w:val="normaltextrun"/>
        </w:rPr>
        <w:t xml:space="preserve">facilitates </w:t>
      </w:r>
      <w:r w:rsidR="00464FBB">
        <w:rPr>
          <w:rStyle w:val="normaltextrun"/>
        </w:rPr>
        <w:t xml:space="preserve">the quantification and evaluation of </w:t>
      </w:r>
      <w:r>
        <w:rPr>
          <w:rStyle w:val="normaltextrun"/>
        </w:rPr>
        <w:t>multiple hypothesized relationships</w:t>
      </w:r>
      <w:r w:rsidR="00464FBB">
        <w:rPr>
          <w:rStyle w:val="normaltextrun"/>
        </w:rPr>
        <w:t xml:space="preserve">, allowing for the possibility </w:t>
      </w:r>
      <w:r w:rsidR="00E71F01">
        <w:rPr>
          <w:rStyle w:val="normaltextrun"/>
        </w:rPr>
        <w:t xml:space="preserve">for </w:t>
      </w:r>
      <w:r w:rsidR="00464FBB">
        <w:rPr>
          <w:rStyle w:val="normaltextrun"/>
        </w:rPr>
        <w:t>multiple</w:t>
      </w:r>
      <w:r w:rsidR="00E71F01">
        <w:rPr>
          <w:rStyle w:val="normaltextrun"/>
        </w:rPr>
        <w:t xml:space="preserve"> </w:t>
      </w:r>
      <w:r w:rsidR="004A1F09">
        <w:rPr>
          <w:rStyle w:val="normaltextrun"/>
        </w:rPr>
        <w:t>types of behaviors</w:t>
      </w:r>
      <w:r w:rsidR="00CE1439">
        <w:rPr>
          <w:rStyle w:val="normaltextrun"/>
        </w:rPr>
        <w:t xml:space="preserve"> and population responses</w:t>
      </w:r>
      <w:r w:rsidR="004A1F09">
        <w:rPr>
          <w:rStyle w:val="normaltextrun"/>
        </w:rPr>
        <w:t xml:space="preserve"> </w:t>
      </w:r>
      <w:r w:rsidR="00E71F01">
        <w:rPr>
          <w:rStyle w:val="normaltextrun"/>
        </w:rPr>
        <w:t>to</w:t>
      </w:r>
      <w:r w:rsidR="00464FBB">
        <w:rPr>
          <w:rStyle w:val="normaltextrun"/>
        </w:rPr>
        <w:t xml:space="preserve"> occur</w:t>
      </w:r>
      <w:r>
        <w:rPr>
          <w:rStyle w:val="normaltextrun"/>
        </w:rPr>
        <w:t xml:space="preserve"> simultaneously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{"citationID":"ax1NxmV8","properties":{"formattedCitation":"(Zylstra et al., 2021)","plainCitation":"(Zylstra et al., 2021)","noteIndex":0},"citationItems":[{"id":2370,"uris":["http://zotero.org/users/6391447/items/47HSNTTH"],"itemData":{"id":2370,"type":"article-journal","container-title":"Nature Ecology &amp; Evolution","DOI":"10.1038/s41559-021-01504-1","ISSN":"2397-334X","issue":"10","journalAbbreviation":"Nat Ecol Evol","language":"en","page":"1441-1452","source":"DOI.org (Crossref)","title":"Changes in climate drive recent monarch butterfly dynamics","volume":"5","author":[{"family":"Zylstra","given":"Erin R."},{"family":"Ries","given":"Leslie"},{"family":"Neupane","given":"Naresh"},{"family":"Saunders","given":"Sarah P."},{"family":"Ramírez","given":"M. Isabel"},{"family":"Rendón-Salinas","given":"Eduardo"},{"family":"Oberhauser","given":"Karen S."},{"family":"Farr","given":"Matthew T."},{"family":"Zipkin","given":"Elise F."}],"issued":{"date-parts":[["2021",7,19]]}}}],"schema":"https://github.com/citation-style-language/schema/raw/master/csl-citation.json"} </w:instrText>
      </w:r>
      <w:r w:rsidR="00942FE3">
        <w:rPr>
          <w:rStyle w:val="normaltextrun"/>
        </w:rPr>
        <w:fldChar w:fldCharType="separate"/>
      </w:r>
      <w:r w:rsidR="00942FE3">
        <w:rPr>
          <w:rStyle w:val="normaltextrun"/>
          <w:noProof/>
        </w:rPr>
        <w:t>(Zylstra et al., 2021)</w:t>
      </w:r>
      <w:r w:rsidR="00942FE3">
        <w:rPr>
          <w:rStyle w:val="normaltextrun"/>
        </w:rPr>
        <w:fldChar w:fldCharType="end"/>
      </w:r>
      <w:r w:rsidR="008266CE">
        <w:rPr>
          <w:rStyle w:val="normaltextrun"/>
        </w:rPr>
        <w:t>.</w:t>
      </w:r>
      <w:r>
        <w:rPr>
          <w:rStyle w:val="normaltextrun"/>
        </w:rPr>
        <w:t xml:space="preserve"> We leveraged eBird data on pinyon jay abundance spanning a large portion of its population range</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{"citationID":"eSgkbkmv","properties":{"formattedCitation":"(Sullivan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rsidR="00942FE3">
        <w:rPr>
          <w:rStyle w:val="normaltextrun"/>
        </w:rPr>
        <w:fldChar w:fldCharType="separate"/>
      </w:r>
      <w:r w:rsidR="00942FE3">
        <w:rPr>
          <w:rStyle w:val="normaltextrun"/>
          <w:noProof/>
        </w:rPr>
        <w:t>(Sullivan et al., 2009)</w:t>
      </w:r>
      <w:r w:rsidR="00942FE3">
        <w:rPr>
          <w:rStyle w:val="normaltextrun"/>
        </w:rPr>
        <w:fldChar w:fldCharType="end"/>
      </w:r>
      <w:r>
        <w:rPr>
          <w:rStyle w:val="normaltextrun"/>
        </w:rPr>
        <w:t xml:space="preserve"> and predicted pinyon pine seed availability for the same region (</w:t>
      </w:r>
      <w:r w:rsidR="004A1F09">
        <w:rPr>
          <w:rStyle w:val="normaltextrun"/>
        </w:rPr>
        <w:t>s</w:t>
      </w:r>
      <w:r>
        <w:rPr>
          <w:rStyle w:val="normaltextrun"/>
        </w:rPr>
        <w:t>outhwest</w:t>
      </w:r>
      <w:r w:rsidR="004A1F09">
        <w:rPr>
          <w:rStyle w:val="normaltextrun"/>
        </w:rPr>
        <w:t>ern</w:t>
      </w:r>
      <w:r>
        <w:rPr>
          <w:rStyle w:val="normaltextrun"/>
        </w:rPr>
        <w:t xml:space="preserve"> USA;</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{"citationID":"LXXkosWs","properties":{"formattedCitation":"(Wion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942FE3">
        <w:rPr>
          <w:rStyle w:val="normaltextrun"/>
        </w:rPr>
        <w:fldChar w:fldCharType="separate"/>
      </w:r>
      <w:r w:rsidR="00942FE3">
        <w:rPr>
          <w:rStyle w:val="normaltextrun"/>
          <w:noProof/>
        </w:rPr>
        <w:t>(Wion et al., 2025)</w:t>
      </w:r>
      <w:r w:rsidR="00942FE3">
        <w:rPr>
          <w:rStyle w:val="normaltextrun"/>
        </w:rPr>
        <w:fldChar w:fldCharType="end"/>
      </w:r>
      <w:r>
        <w:rPr>
          <w:rStyle w:val="normaltextrun"/>
        </w:rPr>
        <w:t xml:space="preserve">). </w:t>
      </w:r>
      <w:r w:rsidR="00C51F3D">
        <w:rPr>
          <w:rStyle w:val="normaltextrun"/>
        </w:rPr>
        <w:t xml:space="preserve">Using these data and the SAM modeling approach, we </w:t>
      </w:r>
      <w:r>
        <w:rPr>
          <w:rStyle w:val="normaltextrun"/>
        </w:rPr>
        <w:t>address two key questions: 1) what are the relative contributions of anticipatory (“predictive”</w:t>
      </w:r>
      <w:r w:rsidR="00C51F3D">
        <w:rPr>
          <w:rStyle w:val="normaltextrun"/>
        </w:rPr>
        <w:t xml:space="preserve"> behavior</w:t>
      </w:r>
      <w:r>
        <w:rPr>
          <w:rStyle w:val="normaltextrun"/>
        </w:rPr>
        <w:t>) and lagged (both “immediate” and “delayed</w:t>
      </w:r>
      <w:r w:rsidR="00C51F3D">
        <w:rPr>
          <w:rStyle w:val="normaltextrun"/>
        </w:rPr>
        <w:t>”</w:t>
      </w:r>
      <w:r>
        <w:rPr>
          <w:rStyle w:val="normaltextrun"/>
        </w:rPr>
        <w:t xml:space="preserve"> response) relationships between pinyon jay abundance and pinyon pine cone availability</w:t>
      </w:r>
      <w:r w:rsidR="008266CE">
        <w:rPr>
          <w:rStyle w:val="normaltextrun"/>
        </w:rPr>
        <w:t>,</w:t>
      </w:r>
      <w:r>
        <w:rPr>
          <w:rStyle w:val="normaltextrun"/>
        </w:rPr>
        <w:t xml:space="preserve"> and 2) how does the seed disperser relationship between pinyon jays and pinyon pine vary across a range of high to low quality habitat and climate conditions? Addressing these questions is not only crucial for </w:t>
      </w:r>
      <w:r w:rsidR="008101C6">
        <w:rPr>
          <w:rStyle w:val="normaltextrun"/>
        </w:rPr>
        <w:t xml:space="preserve">conservation in this system </w:t>
      </w:r>
      <w:r>
        <w:rPr>
          <w:rStyle w:val="normaltextrun"/>
        </w:rPr>
        <w:t>but also builds a general framework for evaluating the temporal signals and context dependence of species interactions</w:t>
      </w:r>
      <w:r w:rsidR="00EB72EC">
        <w:rPr>
          <w:rStyle w:val="normaltextrun"/>
        </w:rPr>
        <w:t xml:space="preserve"> </w:t>
      </w:r>
      <w:r w:rsidR="008266CE">
        <w:rPr>
          <w:rStyle w:val="normaltextrun"/>
        </w:rPr>
        <w:t>more broadly</w:t>
      </w:r>
      <w:r w:rsidR="00942FE3">
        <w:rPr>
          <w:rStyle w:val="normaltextrun"/>
        </w:rPr>
        <w:t xml:space="preserve"> </w:t>
      </w:r>
      <w:r w:rsidR="00942FE3">
        <w:rPr>
          <w:rStyle w:val="normaltextrun"/>
        </w:rPr>
        <w:fldChar w:fldCharType="begin"/>
      </w:r>
      <w:r w:rsidR="00942FE3">
        <w:rPr>
          <w:rStyle w:val="normaltextrun"/>
        </w:rPr>
        <w:instrText xml:space="preserve"> ADDIN ZOTERO_ITEM CSL_CITATION {"citationID":"DQQrZAaB","properties":{"formattedCitation":"(Belitz et al., 2025)","plainCitation":"(Belitz et al., 2025)","noteIndex":0},"citationItems":[{"id":2877,"uris":["http://zotero.org/groups/5634119/items/ZR9AS8M4"],"itemData":{"id":2877,"type":"article-journal","abstract":"AbstractClimate change is altering the seasonal timing of biological events across the tree of life. Phenological asynchrony has the potential to hasten population declines and disrupt ecosystem function. However, we lack broad comparisons of the degree of sensitivity to common phenological cues across multiple trophic levels. Overcoming the complexity of integrating data across trophic levels is essential for identifying spatial locations and species for which mismatches are most likely to occur.Here, we synthesized over 15 years of data across three trophic levels to estimate the timing of four interacting phenological events in eastern North America: the green‐up of forest canopy trees, emergence of adult Lepidoptera and arrival and subsequent breeding of migratory birds.We next quantified the magnitude of phenological shift per one unit change of springtime temperature accumulation as measured by accumulated growing degree days (GDD). We expected trophic responses to spring temperature accumulation to be related to physiology, thus predicting a weaker response of birds to GDD than that of insects and plants.We found that insect and plant phenology indeed had similarly strong sensitivity to GDD, while bird phenology had lower sensitivity. We also found that vegetation green‐up and bird arrival were more sensitive to GDD in higher latitudes, but the timing of bird breeding was less sensitive to GDD in higher latitudes. Migratory bird species with slow migration pace, early arrivals and more northerly wintering grounds shifted their arrival the most.Across Eastern Temperate Forests, the similar responses of vegetation green‐up and Lepidoptera emergence to temperature shifts support the use of remotely sensed green‐up to track how the timing of bird food resources is shifting in response to climate change. Our results indicate that, across our plant–insect–bird system, the bird–insect phenological link has a greater potential for phenological mismatch than the insect–plant link, with a higher risk of decoupling at higher latitudes.","container-title":"Journal of Animal Ecology","DOI":"10.1111/1365-2656.70007","ISSN":"0021-8790, 1365-2656","issue":"4","language":"en","license":"http://creativecommons.org/licenses/by-nc/4.0/","note":"publisher: Wiley","page":"717-728","source":"Crossref","title":"Potential for bird–insect phenological mismatch in a tri‐trophic system","volume":"94","author":[{"family":"Belitz","given":"Michael W."},{"family":"Larsen","given":"Elise A."},{"family":"Hurlbert","given":"Allen H."},{"family":"Di Cecco","given":"Grace J."},{"family":"Neupane","given":"Naresh"},{"family":"Ries","given":"Leslie"},{"family":"Tingley","given":"Morgan W."},{"family":"Guralnick","given":"Robert P."},{"family":"Youngflesh","given":"Casey"}],"issued":{"date-parts":[["2025",4]]}}}],"schema":"https://github.com/citation-style-language/schema/raw/master/csl-citation.json"} </w:instrText>
      </w:r>
      <w:r w:rsidR="00942FE3">
        <w:rPr>
          <w:rStyle w:val="normaltextrun"/>
        </w:rPr>
        <w:fldChar w:fldCharType="separate"/>
      </w:r>
      <w:r w:rsidR="00942FE3">
        <w:rPr>
          <w:rStyle w:val="normaltextrun"/>
          <w:noProof/>
        </w:rPr>
        <w:t>(Belitz et al., 2025)</w:t>
      </w:r>
      <w:r w:rsidR="00942FE3">
        <w:rPr>
          <w:rStyle w:val="normaltextrun"/>
        </w:rPr>
        <w:fldChar w:fldCharType="end"/>
      </w:r>
      <w:r>
        <w:rPr>
          <w:rStyle w:val="normaltextrun"/>
        </w:rPr>
        <w:t>.</w:t>
      </w:r>
      <w:r>
        <w:rPr>
          <w:rStyle w:val="eop"/>
        </w:rPr>
        <w:t> </w:t>
      </w:r>
    </w:p>
    <w:bookmarkEnd w:id="7"/>
    <w:p w14:paraId="0BF0F49B" w14:textId="77777777" w:rsidR="008F6A89" w:rsidRDefault="00332E9D" w:rsidP="004B339F">
      <w:pPr>
        <w:pStyle w:val="Heading1"/>
        <w:spacing w:before="180" w:after="180"/>
      </w:pPr>
      <w:r>
        <w:t>2 Materials and Methods</w:t>
      </w:r>
    </w:p>
    <w:p w14:paraId="35E48460" w14:textId="5E687FEF" w:rsidR="008F6A89" w:rsidRDefault="49B9E889" w:rsidP="004B339F">
      <w:pPr>
        <w:pStyle w:val="Heading3"/>
        <w:spacing w:before="180" w:after="180" w:line="480" w:lineRule="auto"/>
      </w:pPr>
      <w:bookmarkStart w:id="8" w:name="pinyon-jay-biology-and-study-site"/>
      <w:r>
        <w:t xml:space="preserve">2.1 </w:t>
      </w:r>
      <w:r w:rsidR="00207146">
        <w:t xml:space="preserve">Study </w:t>
      </w:r>
      <w:r w:rsidR="00DF04BB">
        <w:t xml:space="preserve">system and study </w:t>
      </w:r>
      <w:r w:rsidR="00207146">
        <w:t>region</w:t>
      </w:r>
    </w:p>
    <w:p w14:paraId="1E7450AE" w14:textId="4233B6D9" w:rsidR="004B339F" w:rsidRDefault="00A82A9B" w:rsidP="00CE1439">
      <w:pPr>
        <w:pStyle w:val="BodyText"/>
        <w:ind w:firstLine="720"/>
      </w:pPr>
      <w:r>
        <w:t>The p</w:t>
      </w:r>
      <w:r w:rsidR="49B9E889">
        <w:t>inyon jay</w:t>
      </w:r>
      <w:r>
        <w:t xml:space="preserve"> (</w:t>
      </w:r>
      <w:proofErr w:type="spellStart"/>
      <w:r w:rsidR="00BE3A4A" w:rsidRPr="00BE3A4A">
        <w:rPr>
          <w:i/>
          <w:iCs/>
        </w:rPr>
        <w:t>Gymnorhinus</w:t>
      </w:r>
      <w:proofErr w:type="spellEnd"/>
      <w:r w:rsidR="00BE3A4A" w:rsidRPr="00BE3A4A">
        <w:rPr>
          <w:i/>
          <w:iCs/>
        </w:rPr>
        <w:t xml:space="preserve"> </w:t>
      </w:r>
      <w:proofErr w:type="spellStart"/>
      <w:r w:rsidR="00BE3A4A" w:rsidRPr="00BE3A4A">
        <w:rPr>
          <w:i/>
          <w:iCs/>
        </w:rPr>
        <w:t>cyanocephalus</w:t>
      </w:r>
      <w:proofErr w:type="spellEnd"/>
      <w:r>
        <w:t>)</w:t>
      </w:r>
      <w:r w:rsidR="49B9E889">
        <w:t xml:space="preserve"> </w:t>
      </w:r>
      <w:r>
        <w:t>is</w:t>
      </w:r>
      <w:r w:rsidR="00E763F2">
        <w:t xml:space="preserve"> an iconic species that </w:t>
      </w:r>
      <w:r w:rsidR="00450279">
        <w:t xml:space="preserve">resides </w:t>
      </w:r>
      <w:r w:rsidR="49B9E889">
        <w:t>across the western US</w:t>
      </w:r>
      <w:r w:rsidR="003A387F">
        <w:t>A</w:t>
      </w:r>
      <w:r w:rsidR="49B9E889">
        <w:t xml:space="preserve"> (California, Nevada, Utah, Arizona, Colorado, New Mexico</w:t>
      </w:r>
      <w:r w:rsidR="008266CE">
        <w:t>, Idaho</w:t>
      </w:r>
      <w:r w:rsidR="49B9E889">
        <w:t>)</w:t>
      </w:r>
      <w:r w:rsidR="00840650">
        <w:t xml:space="preserve"> </w:t>
      </w:r>
      <w:r w:rsidR="001C5D82">
        <w:fldChar w:fldCharType="begin"/>
      </w:r>
      <w:r w:rsidR="007A7694">
        <w:instrText xml:space="preserve"> ADDIN ZOTERO_ITEM CSL_CITATION {"citationID":"4Adz4IWD","properties":{"formattedCitation":"(Fink et al., 2025)","plainCitation":"(Fink et al., 2025)","dontUpdate":true,"noteIndex":0},"citationItems":[{"id":3030,"uris":["http://zotero.org/users/6391447/items/L7QCJM7G"],"itemData":{"id":3030,"type":"dataset","abstract":"The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10,14]]},"issued":{"date-parts":[["2025",4,30]]}}}],"schema":"https://github.com/citation-style-language/schema/raw/master/csl-citation.json"} </w:instrText>
      </w:r>
      <w:r w:rsidR="001C5D82">
        <w:fldChar w:fldCharType="separate"/>
      </w:r>
      <w:r w:rsidR="001C5D82">
        <w:rPr>
          <w:noProof/>
        </w:rPr>
        <w:t>(Fink et al., 2025, Figure 1)</w:t>
      </w:r>
      <w:r w:rsidR="001C5D82">
        <w:fldChar w:fldCharType="end"/>
      </w:r>
      <w:r w:rsidR="49B9E889">
        <w:t xml:space="preserve">. </w:t>
      </w:r>
      <w:r w:rsidR="00450279">
        <w:t>The typical lifespan of a pinyon jay is 5-6 years</w:t>
      </w:r>
      <w:r w:rsidR="001C5D82">
        <w:t xml:space="preserve"> </w:t>
      </w:r>
      <w:r w:rsidR="001C5D82">
        <w:fldChar w:fldCharType="begin"/>
      </w:r>
      <w:r w:rsidR="001C5D82">
        <w:instrText xml:space="preserve"> ADDIN ZOTERO_ITEM CSL_CITATION {"citationID":"ZF3pC3Xh","properties":{"formattedCitation":"(Marzluff &amp; Balda, 1992)","plainCitation":"(Marzluff &amp; Balda, 1992)","noteIndex":0},"citationItems":[{"id":3031,"uris":["http://zotero.org/users/6391447/items/ADY52QPF"],"itemData":{"id":3031,"type":"book","event-place":"London","publisher":"T &amp; AD Poyser Ltd","publisher-place":"London","title":"The Pinyon Jay: Behavioral Ecology of a Colonial and Cooperative Corvid","author":[{"family":"Marzluff","given":""},{"family":"Balda","given":"Russell P"}],"issued":{"date-parts":[["1992"]]}}}],"schema":"https://github.com/citation-style-language/schema/raw/master/csl-citation.json"} </w:instrText>
      </w:r>
      <w:r w:rsidR="001C5D82">
        <w:fldChar w:fldCharType="separate"/>
      </w:r>
      <w:r w:rsidR="001C5D82">
        <w:rPr>
          <w:noProof/>
        </w:rPr>
        <w:t>(Marzluff &amp; Balda, 1992)</w:t>
      </w:r>
      <w:r w:rsidR="001C5D82">
        <w:fldChar w:fldCharType="end"/>
      </w:r>
      <w:r w:rsidR="001C5D82">
        <w:t xml:space="preserve"> </w:t>
      </w:r>
      <w:r w:rsidR="00450279">
        <w:t xml:space="preserve">and </w:t>
      </w:r>
      <w:r w:rsidR="00CE1439">
        <w:lastRenderedPageBreak/>
        <w:t xml:space="preserve">high cone production events </w:t>
      </w:r>
      <w:r w:rsidR="00450279">
        <w:t xml:space="preserve">in pinyon pines in the </w:t>
      </w:r>
      <w:r w:rsidR="00CE1439">
        <w:t>south</w:t>
      </w:r>
      <w:r w:rsidR="00450279">
        <w:t>western US</w:t>
      </w:r>
      <w:r w:rsidR="003A387F">
        <w:t>A</w:t>
      </w:r>
      <w:r w:rsidR="00CE1439">
        <w:t xml:space="preserve"> occurred infrequently during the study period (~1-2 events in any location; </w:t>
      </w:r>
      <w:r w:rsidR="00CE1439">
        <w:fldChar w:fldCharType="begin"/>
      </w:r>
      <w:r w:rsidR="003D1B61">
        <w:instrText xml:space="preserve"> ADDIN ZOTERO_ITEM CSL_CITATION {"citationID":"f0TgtLM7","properties":{"formattedCitation":"(Wion et al., 2020)","plainCitation":"(Wion et al., 2020)","dontUpdate":true,"noteIndex":0},"citationItems":[{"id":3033,"uris":["http://zotero.org/users/6391447/items/ELR5CA5R"],"itemData":{"id":3033,"type":"article-journal","abstract":"Masting, or the synchronous and irregular production of seed crops, is controlled by environmental conditions and resource budgets. Increasing temperatures and shifting precipitation regimes may alter the frequency and magnitude of masting, especially in species that experience chronic resource stress. Yet the effects of a changing climate on seed production are unlikely to be uniform across populations, particularly those that span broad abiotic gradients. In this study, we assessed the spatiotemporal patterns of masting across the latitudinal distribution of a widely distributed dryland conifer species, piñon pine\n              Pinus edulis\n              . We quantified seed cone production from 2004 to 2017 using cone abscission scars in 187 trees from 28 sites along an 1100 km latitudinal gradient to investigate the spatiotemporal drivers of seed cone production and synchrony across populations. Populations from chronically hot and dry areas (greater climatic water deficits and less monsoonal precipitation) tended to have greater interannual variability in seed cone production and smaller crop sizes. Mast years generally followed years with low vapor pressure deficits and high precipitation during key periods of the reproductive process, but the strength of these relationships varied across the region. Populations that received greater monsoonal precipitation were less sensitive to late summer vapor pressure deficits during seed cone initiation yet more sensitive to spring vapor pressure deficits during pollination. Spatially correlated patterns of vapor pressure deficit better predicted synchrony in seed cone production than geographic distance, and these patterns were conserved at distances up to 500 km. These results demonstrate that aridity drives spatiotemporal variability in seed cone production. As a result, projected increases in aridity are likely to decrease the frequency and magnitude of masting in these dry forests and woodlands. Declines in seed production may compound climatic limitations to recruitment and impede tree regeneration, with cascading effects for numerous wildlife species.","container-title":"Ecography","DOI":"10.1111/ecog.04856","ISSN":"0906-7590, 1600-0587","issue":"4","journalAbbreviation":"Ecography","language":"en","page":"569-580","source":"DOI.org (Crossref)","title":"Aridity drives spatiotemporal patterns of masting across the latitudinal range of a dryland conifer","volume":"43","author":[{"family":"Wion","given":"Andreas P."},{"family":"Weisberg","given":"Peter J."},{"family":"Pearse","given":"Ian S."},{"family":"Redmond","given":"Miranda D."}],"issued":{"date-parts":[["2020",4]]}}}],"schema":"https://github.com/citation-style-language/schema/raw/master/csl-citation.json"} </w:instrText>
      </w:r>
      <w:r w:rsidR="00CE1439">
        <w:fldChar w:fldCharType="separate"/>
      </w:r>
      <w:r w:rsidR="00CE1439">
        <w:rPr>
          <w:noProof/>
        </w:rPr>
        <w:t>Wion et al., 2020)</w:t>
      </w:r>
      <w:r w:rsidR="00CE1439">
        <w:fldChar w:fldCharType="end"/>
      </w:r>
      <w:r w:rsidR="00CE1439">
        <w:t>. Further, the timing of these high cone production (“</w:t>
      </w:r>
      <w:r w:rsidR="003A387F">
        <w:t>masting</w:t>
      </w:r>
      <w:r w:rsidR="00CE1439">
        <w:t>”)</w:t>
      </w:r>
      <w:r w:rsidR="003A387F">
        <w:t xml:space="preserve"> events can be highly variabl</w:t>
      </w:r>
      <w:r w:rsidR="00CE1439">
        <w:t>e</w:t>
      </w:r>
      <w:r w:rsidR="00450279">
        <w:t>. Thus, pinyon jay</w:t>
      </w:r>
      <w:r w:rsidR="001C5D82">
        <w:t>s</w:t>
      </w:r>
      <w:r w:rsidR="00450279">
        <w:t xml:space="preserve"> may experience </w:t>
      </w:r>
      <w:r w:rsidR="00CE1439">
        <w:t>one or two high cone</w:t>
      </w:r>
      <w:r w:rsidR="00450279">
        <w:t xml:space="preserve"> event during </w:t>
      </w:r>
      <w:r w:rsidR="001C5D82">
        <w:t>their</w:t>
      </w:r>
      <w:r w:rsidR="00450279">
        <w:t xml:space="preserve"> lifetime</w:t>
      </w:r>
      <w:r w:rsidR="001C5D82">
        <w:t>s</w:t>
      </w:r>
      <w:r w:rsidR="00DF04BB">
        <w:t xml:space="preserve">, </w:t>
      </w:r>
      <w:r w:rsidR="00CE1439">
        <w:t>despite relying heavily on pinyon seeds when seeds are available</w:t>
      </w:r>
      <w:r w:rsidR="001C5D82">
        <w:t xml:space="preserve"> </w:t>
      </w:r>
      <w:r w:rsidR="001C5D82">
        <w:fldChar w:fldCharType="begin"/>
      </w:r>
      <w:r w:rsidR="001C5D82">
        <w:instrText xml:space="preserve"> ADDIN ZOTERO_ITEM CSL_CITATION {"citationID":"nei9nhMQ","properties":{"formattedCitation":"(Ligon,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1C5D82">
        <w:fldChar w:fldCharType="separate"/>
      </w:r>
      <w:r w:rsidR="001C5D82">
        <w:rPr>
          <w:noProof/>
        </w:rPr>
        <w:t>(Ligon, 1978)</w:t>
      </w:r>
      <w:r w:rsidR="001C5D82">
        <w:fldChar w:fldCharType="end"/>
      </w:r>
      <w:r>
        <w:t>. To quantify relationships between pinyon jays and pinyon pine seed production</w:t>
      </w:r>
      <w:r w:rsidR="00207146">
        <w:t>, we focused on the intermountain and southwest regions of the US</w:t>
      </w:r>
      <w:r w:rsidR="003A387F">
        <w:t>A</w:t>
      </w:r>
      <w:r w:rsidR="00E763F2">
        <w:t>,</w:t>
      </w:r>
      <w:r w:rsidR="00207146">
        <w:t xml:space="preserve"> where broad-scale information </w:t>
      </w:r>
      <w:r>
        <w:t xml:space="preserve">is available </w:t>
      </w:r>
      <w:r w:rsidR="00207146">
        <w:t>on two-needle pin</w:t>
      </w:r>
      <w:r w:rsidR="00186ED6">
        <w:t>y</w:t>
      </w:r>
      <w:r w:rsidR="00207146">
        <w:t xml:space="preserve">on </w:t>
      </w:r>
      <w:r w:rsidR="00E763F2">
        <w:t xml:space="preserve">pine </w:t>
      </w:r>
      <w:r w:rsidR="00566D27">
        <w:t>(</w:t>
      </w:r>
      <w:r w:rsidR="00BE3A4A" w:rsidRPr="00BE3A4A">
        <w:rPr>
          <w:i/>
          <w:iCs/>
        </w:rPr>
        <w:t>Pinus edulis</w:t>
      </w:r>
      <w:r w:rsidR="00566D27">
        <w:t xml:space="preserve">) </w:t>
      </w:r>
      <w:r w:rsidR="00207146">
        <w:t>cone production</w:t>
      </w:r>
      <w:r w:rsidR="00450279">
        <w:t>, providing</w:t>
      </w:r>
      <w:r w:rsidR="00207146">
        <w:t xml:space="preserve"> a proxy for seed </w:t>
      </w:r>
      <w:r w:rsidR="003A387F">
        <w:t xml:space="preserve">availability </w:t>
      </w:r>
      <w:r w:rsidR="001C5D82">
        <w:fldChar w:fldCharType="begin"/>
      </w:r>
      <w:r w:rsidR="001C5D82">
        <w:instrText xml:space="preserve"> ADDIN ZOTERO_ITEM CSL_CITATION {"citationID":"PhwQuiUj","properties":{"formattedCitation":"(Wion et al., 2025)","plainCitation":"(Wion et al., 2025)","noteIndex":0},"citationItems":[{"id":2858,"uris":["http://zotero.org/groups/5634119/items/5C7JLPYL"],"itemData":{"id":2858,"type":"article-journal","abstract":"SummaryPredicting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1C5D82">
        <w:fldChar w:fldCharType="separate"/>
      </w:r>
      <w:r w:rsidR="001C5D82">
        <w:rPr>
          <w:noProof/>
        </w:rPr>
        <w:t>(Wion et al., 2025)</w:t>
      </w:r>
      <w:r w:rsidR="001C5D82">
        <w:fldChar w:fldCharType="end"/>
      </w:r>
      <w:r w:rsidR="00207146" w:rsidRPr="00450279">
        <w:t xml:space="preserve">. </w:t>
      </w:r>
      <w:r w:rsidR="00450279" w:rsidRPr="00BE3A4A">
        <w:t>While</w:t>
      </w:r>
      <w:r w:rsidR="00566D27" w:rsidRPr="00450279">
        <w:t xml:space="preserve"> two-needle pinyon </w:t>
      </w:r>
      <w:r w:rsidR="00450279" w:rsidRPr="00BE3A4A">
        <w:t>(hereafter,</w:t>
      </w:r>
      <w:r w:rsidR="00566D27" w:rsidRPr="00450279">
        <w:t xml:space="preserve"> “pinyon”</w:t>
      </w:r>
      <w:r w:rsidR="00450279" w:rsidRPr="00BE3A4A">
        <w:t xml:space="preserve">) is an important seed source, </w:t>
      </w:r>
      <w:r w:rsidR="00450279" w:rsidRPr="00450279">
        <w:t>i</w:t>
      </w:r>
      <w:r w:rsidR="00207146" w:rsidRPr="00186ED6">
        <w:t xml:space="preserve">t is likely that pinyon jays rely on other species of pinyon pine (e.g., </w:t>
      </w:r>
      <w:r w:rsidR="00207146" w:rsidRPr="00186ED6">
        <w:rPr>
          <w:i/>
          <w:iCs/>
        </w:rPr>
        <w:t xml:space="preserve">P. </w:t>
      </w:r>
      <w:proofErr w:type="spellStart"/>
      <w:r w:rsidR="00207146" w:rsidRPr="00186ED6">
        <w:rPr>
          <w:i/>
          <w:iCs/>
        </w:rPr>
        <w:t>cembroides</w:t>
      </w:r>
      <w:proofErr w:type="spellEnd"/>
      <w:r w:rsidR="00207146" w:rsidRPr="00186ED6">
        <w:rPr>
          <w:i/>
          <w:iCs/>
        </w:rPr>
        <w:t>, P. monophyla</w:t>
      </w:r>
      <w:r w:rsidR="00207146" w:rsidRPr="00186ED6">
        <w:t>)</w:t>
      </w:r>
      <w:r w:rsidR="00186ED6" w:rsidRPr="00186ED6">
        <w:t xml:space="preserve"> and other </w:t>
      </w:r>
      <w:r w:rsidR="008266CE">
        <w:t>seed-producing</w:t>
      </w:r>
      <w:r w:rsidR="00186ED6" w:rsidRPr="00186ED6">
        <w:t xml:space="preserve"> species (e.g., oaks</w:t>
      </w:r>
      <w:r w:rsidR="008266CE">
        <w:t xml:space="preserve">, </w:t>
      </w:r>
      <w:r w:rsidR="008266CE" w:rsidRPr="008266CE">
        <w:rPr>
          <w:i/>
          <w:iCs/>
        </w:rPr>
        <w:t>P. ponderosa</w:t>
      </w:r>
      <w:r w:rsidR="00186ED6" w:rsidRPr="00186ED6">
        <w:t xml:space="preserve">) </w:t>
      </w:r>
      <w:r w:rsidR="00840650">
        <w:t xml:space="preserve">for food and habitat </w:t>
      </w:r>
      <w:r w:rsidR="00186ED6" w:rsidRPr="00186ED6">
        <w:t xml:space="preserve">across their range, but </w:t>
      </w:r>
      <w:r w:rsidR="003A387F">
        <w:t xml:space="preserve">we lack </w:t>
      </w:r>
      <w:r w:rsidR="00186ED6" w:rsidRPr="00186ED6">
        <w:t>wide-scale estimates of seed production</w:t>
      </w:r>
      <w:r w:rsidR="003A387F">
        <w:t xml:space="preserve"> for these other species</w:t>
      </w:r>
      <w:r w:rsidR="00186ED6" w:rsidRPr="00186ED6">
        <w:t xml:space="preserve">. </w:t>
      </w:r>
      <w:r w:rsidR="00450279">
        <w:t xml:space="preserve">Overall, our study </w:t>
      </w:r>
      <w:r w:rsidR="004B339F">
        <w:t>region represents ~55% of the total population range for pinyon jays</w:t>
      </w:r>
      <w:ins w:id="9" w:author="Kiona Ogle" w:date="2025-09-24T13:48:00Z" w16du:dateUtc="2025-09-24T20:48:00Z">
        <w:r w:rsidR="00450279">
          <w:t>, and spans a wide range of elevations (</w:t>
        </w:r>
        <w:r w:rsidR="00450279" w:rsidRPr="003A387F">
          <w:rPr>
            <w:highlight w:val="yellow"/>
            <w:rPrChange w:id="10" w:author="Kiona Ogle" w:date="2025-10-16T10:35:00Z" w16du:dateUtc="2025-10-16T17:35:00Z">
              <w:rPr/>
            </w:rPrChange>
          </w:rPr>
          <w:t>X-Y</w:t>
        </w:r>
        <w:r w:rsidR="00450279">
          <w:t xml:space="preserve"> m), mean ann</w:t>
        </w:r>
      </w:ins>
      <w:ins w:id="11" w:author="Kiona Ogle" w:date="2025-09-24T13:49:00Z" w16du:dateUtc="2025-09-24T20:49:00Z">
        <w:r w:rsidR="00450279">
          <w:t>ual precipitation (</w:t>
        </w:r>
        <w:r w:rsidR="00450279" w:rsidRPr="003A387F">
          <w:rPr>
            <w:highlight w:val="yellow"/>
            <w:rPrChange w:id="12" w:author="Kiona Ogle" w:date="2025-10-16T10:35:00Z" w16du:dateUtc="2025-10-16T17:35:00Z">
              <w:rPr/>
            </w:rPrChange>
          </w:rPr>
          <w:t>X-Y</w:t>
        </w:r>
        <w:r w:rsidR="00450279">
          <w:t xml:space="preserve"> mm), mean annual temperature (</w:t>
        </w:r>
        <w:r w:rsidR="00450279" w:rsidRPr="003A387F">
          <w:rPr>
            <w:highlight w:val="yellow"/>
            <w:rPrChange w:id="13" w:author="Kiona Ogle" w:date="2025-10-16T10:35:00Z" w16du:dateUtc="2025-10-16T17:35:00Z">
              <w:rPr/>
            </w:rPrChange>
          </w:rPr>
          <w:t>X-Y</w:t>
        </w:r>
        <w:r w:rsidR="00450279">
          <w:t xml:space="preserve"> </w:t>
        </w:r>
        <w:proofErr w:type="spellStart"/>
        <w:r w:rsidR="00450279" w:rsidRPr="00450279">
          <w:rPr>
            <w:vertAlign w:val="superscript"/>
            <w:rPrChange w:id="14" w:author="Kiona Ogle" w:date="2025-09-24T13:49:00Z" w16du:dateUtc="2025-09-24T20:49:00Z">
              <w:rPr/>
            </w:rPrChange>
          </w:rPr>
          <w:t>o</w:t>
        </w:r>
        <w:r w:rsidR="00450279">
          <w:t>C</w:t>
        </w:r>
        <w:proofErr w:type="spellEnd"/>
        <w:r w:rsidR="00450279">
          <w:t xml:space="preserve">), and </w:t>
        </w:r>
        <w:commentRangeStart w:id="15"/>
        <w:r w:rsidR="00450279">
          <w:t>pinyon basal ar</w:t>
        </w:r>
      </w:ins>
      <w:ins w:id="16" w:author="Kiona Ogle" w:date="2025-09-24T13:50:00Z" w16du:dateUtc="2025-09-24T20:50:00Z">
        <w:r w:rsidR="00450279">
          <w:t>ea (</w:t>
        </w:r>
        <w:r w:rsidR="00450279" w:rsidRPr="003A387F">
          <w:rPr>
            <w:highlight w:val="yellow"/>
            <w:rPrChange w:id="17" w:author="Kiona Ogle" w:date="2025-10-16T10:36:00Z" w16du:dateUtc="2025-10-16T17:36:00Z">
              <w:rPr/>
            </w:rPrChange>
          </w:rPr>
          <w:t>X-Y</w:t>
        </w:r>
        <w:r w:rsidR="00450279">
          <w:t xml:space="preserve"> units)</w:t>
        </w:r>
        <w:commentRangeEnd w:id="15"/>
        <w:r w:rsidR="00450279">
          <w:rPr>
            <w:rStyle w:val="CommentReference"/>
            <w:rFonts w:asciiTheme="minorHAnsi" w:hAnsiTheme="minorHAnsi"/>
          </w:rPr>
          <w:commentReference w:id="15"/>
        </w:r>
      </w:ins>
      <w:ins w:id="18" w:author="Kiona Ogle" w:date="2025-09-24T13:49:00Z" w16du:dateUtc="2025-09-24T20:49:00Z">
        <w:r w:rsidR="00450279">
          <w:t>.</w:t>
        </w:r>
      </w:ins>
      <w:del w:id="19" w:author="Kiona Ogle" w:date="2025-09-24T13:49:00Z" w16du:dateUtc="2025-09-24T20:49:00Z">
        <w:r w:rsidR="004B339F" w:rsidDel="00450279">
          <w:delText xml:space="preserve"> and ranges in [</w:delText>
        </w:r>
        <w:r w:rsidR="004B339F" w:rsidRPr="00AE1E03" w:rsidDel="00450279">
          <w:rPr>
            <w:highlight w:val="magenta"/>
          </w:rPr>
          <w:delText>elevation, other variables here?].</w:delText>
        </w:r>
      </w:del>
    </w:p>
    <w:p w14:paraId="10BC42D9" w14:textId="70FA3908" w:rsidR="004B339F" w:rsidRPr="004B339F" w:rsidRDefault="004B339F" w:rsidP="004B339F">
      <w:pPr>
        <w:pStyle w:val="BodyText"/>
        <w:rPr>
          <w:i/>
          <w:iCs/>
        </w:rPr>
      </w:pPr>
      <w:r>
        <w:rPr>
          <w:i/>
          <w:iCs/>
        </w:rPr>
        <w:t xml:space="preserve">2.2 Conceptualizing temporal relationships between pinyon </w:t>
      </w:r>
      <w:r w:rsidR="00095BB1">
        <w:rPr>
          <w:i/>
          <w:iCs/>
        </w:rPr>
        <w:t xml:space="preserve">jays </w:t>
      </w:r>
      <w:r>
        <w:rPr>
          <w:i/>
          <w:iCs/>
        </w:rPr>
        <w:t xml:space="preserve">and pinyon </w:t>
      </w:r>
      <w:r w:rsidR="00095BB1">
        <w:rPr>
          <w:i/>
          <w:iCs/>
        </w:rPr>
        <w:t>seeds</w:t>
      </w:r>
    </w:p>
    <w:p w14:paraId="0BC37BC1" w14:textId="02D74902" w:rsidR="00207146" w:rsidRPr="00207146" w:rsidRDefault="00186ED6" w:rsidP="005C6E8E">
      <w:pPr>
        <w:pStyle w:val="BodyText"/>
        <w:ind w:firstLine="720"/>
      </w:pPr>
      <w:r w:rsidRPr="00186ED6">
        <w:t xml:space="preserve">Previous studies suggest that pinyon jays may “predict” cone availability </w:t>
      </w:r>
      <w:r w:rsidR="003F2E29">
        <w:t>in response to visual cues associated with</w:t>
      </w:r>
      <w:r w:rsidR="004B339F">
        <w:t xml:space="preserve"> </w:t>
      </w:r>
      <w:r w:rsidR="007B38FC">
        <w:t xml:space="preserve">initial cone development and maturation </w:t>
      </w:r>
      <w:r w:rsidRPr="00186ED6">
        <w:fldChar w:fldCharType="begin"/>
      </w:r>
      <w:r w:rsidRPr="00186ED6">
        <w:instrText xml:space="preserve"> ADDIN ZOTERO_ITEM CSL_CITATION {"citationID":"tFXXiTRH","properties":{"formattedCitation":"(Ligon, 1978)","plainCitation":"(Ligon, 1978)","noteIndex":0},"citationItems":[{"id":2753,"uris":["http://zotero.org/groups/5634119/items/4RGGXF3K"],"itemData":{"id":2753,"type":"article-journal","abstract":"Pinon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Pr="00186ED6">
        <w:fldChar w:fldCharType="separate"/>
      </w:r>
      <w:r w:rsidRPr="00186ED6">
        <w:rPr>
          <w:noProof/>
        </w:rPr>
        <w:t>(Ligon, 1978)</w:t>
      </w:r>
      <w:r w:rsidRPr="00186ED6">
        <w:fldChar w:fldCharType="end"/>
      </w:r>
      <w:r w:rsidR="00BE3A4A">
        <w:t xml:space="preserve">. Conversely, other work has documented pinyon jays “responding” to masting by nesting near sites </w:t>
      </w:r>
      <w:r w:rsidR="007B38FC">
        <w:t xml:space="preserve">where they cached seeds produced during the </w:t>
      </w:r>
      <w:r w:rsidR="00BE3A4A">
        <w:t>previous year</w:t>
      </w:r>
      <w:r w:rsidR="007B38FC">
        <w:t xml:space="preserve"> </w:t>
      </w:r>
      <w:r w:rsidRPr="00186ED6">
        <w:fldChar w:fldCharType="begin"/>
      </w:r>
      <w:r w:rsidRPr="00186ED6">
        <w:instrText xml:space="preserve"> ADDIN ZOTERO_ITEM CSL_CITATION {"citationID":"3ILg4EqR","properties":{"formattedCitation":"(Stotz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Pr="00186ED6">
        <w:fldChar w:fldCharType="separate"/>
      </w:r>
      <w:r w:rsidRPr="00186ED6">
        <w:rPr>
          <w:noProof/>
        </w:rPr>
        <w:t>(Stotz &amp; Balda, 1995)</w:t>
      </w:r>
      <w:r w:rsidRPr="00186ED6">
        <w:fldChar w:fldCharType="end"/>
      </w:r>
      <w:r w:rsidRPr="00186ED6">
        <w:t xml:space="preserve">. </w:t>
      </w:r>
      <w:r w:rsidR="004B339F">
        <w:t xml:space="preserve">In addition, pinyon jays </w:t>
      </w:r>
      <w:r w:rsidR="007B38FC">
        <w:t xml:space="preserve">undergo </w:t>
      </w:r>
      <w:r w:rsidR="004B339F">
        <w:t>delayed maturity</w:t>
      </w:r>
      <w:r w:rsidR="005C6E8E">
        <w:t xml:space="preserve"> such that</w:t>
      </w:r>
      <w:r w:rsidR="004B339F">
        <w:t xml:space="preserve"> individuals enter the breeding population</w:t>
      </w:r>
      <w:r w:rsidR="00BE3A4A">
        <w:t xml:space="preserve"> 1.5</w:t>
      </w:r>
      <w:r w:rsidR="007B38FC">
        <w:t>-</w:t>
      </w:r>
      <w:r w:rsidR="00BE3A4A">
        <w:t>2 y</w:t>
      </w:r>
      <w:r w:rsidR="004B339F">
        <w:t>ears after fledging</w:t>
      </w:r>
      <w:r w:rsidR="0047671F">
        <w:t xml:space="preserve"> </w:t>
      </w:r>
      <w:r w:rsidR="0047671F">
        <w:fldChar w:fldCharType="begin"/>
      </w:r>
      <w:r w:rsidR="005D7C8D">
        <w:instrText xml:space="preserve"> ADDIN ZOTERO_ITEM CSL_CITATION {"citationID":"uJmFfHDE","properties":{"formattedCitation":"(Marzluff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rsidR="0047671F">
        <w:fldChar w:fldCharType="separate"/>
      </w:r>
      <w:r w:rsidR="005D7C8D">
        <w:rPr>
          <w:noProof/>
        </w:rPr>
        <w:t>(Marzluff &amp; Balda, 1988)</w:t>
      </w:r>
      <w:r w:rsidR="0047671F">
        <w:fldChar w:fldCharType="end"/>
      </w:r>
      <w:r w:rsidR="003F2E29">
        <w:t>. Thus,</w:t>
      </w:r>
      <w:r w:rsidR="005C16F0">
        <w:t xml:space="preserve"> pinyon seed resource pulses may have delayed effects on </w:t>
      </w:r>
      <w:r w:rsidR="00BE3A4A">
        <w:t>pinyon jay</w:t>
      </w:r>
      <w:r w:rsidR="005C16F0">
        <w:t xml:space="preserve"> abundance</w:t>
      </w:r>
      <w:r w:rsidR="003F2E29">
        <w:t xml:space="preserve"> if these resource pulses stimulate events earlier in the life cycle </w:t>
      </w:r>
      <w:r w:rsidR="003F2E29">
        <w:lastRenderedPageBreak/>
        <w:t xml:space="preserve">(e.g., </w:t>
      </w:r>
      <w:r w:rsidR="006C286D">
        <w:t>productivity or fledging success</w:t>
      </w:r>
      <w:r w:rsidR="003F2E29">
        <w:t>)</w:t>
      </w:r>
      <w:r w:rsidR="005C16F0">
        <w:t>.</w:t>
      </w:r>
      <w:r w:rsidR="004B339F">
        <w:t xml:space="preserve"> </w:t>
      </w:r>
      <w:r w:rsidR="00BE3A4A">
        <w:t xml:space="preserve">Given </w:t>
      </w:r>
      <w:r w:rsidR="007B38FC">
        <w:t xml:space="preserve">the potential for </w:t>
      </w:r>
      <w:r w:rsidR="00BE3A4A">
        <w:t xml:space="preserve">multiple, non-exclusive temporal </w:t>
      </w:r>
      <w:r w:rsidR="007B38FC">
        <w:t xml:space="preserve">coupling patterns </w:t>
      </w:r>
      <w:r w:rsidR="00BE3A4A">
        <w:t>between pinyon masting and pinyon jay abundance</w:t>
      </w:r>
      <w:r w:rsidRPr="00186ED6">
        <w:t>,</w:t>
      </w:r>
      <w:r>
        <w:t xml:space="preserve"> we developed </w:t>
      </w:r>
      <w:r w:rsidR="003F2E29">
        <w:t xml:space="preserve">a </w:t>
      </w:r>
      <w:r>
        <w:t xml:space="preserve">model </w:t>
      </w:r>
      <w:r w:rsidR="003F2E29">
        <w:t>(</w:t>
      </w:r>
      <w:r w:rsidR="004819E8">
        <w:t xml:space="preserve">see </w:t>
      </w:r>
      <w:r w:rsidR="003F2E29">
        <w:t xml:space="preserve">Figure </w:t>
      </w:r>
      <w:r w:rsidR="004819E8">
        <w:t>2</w:t>
      </w:r>
      <w:r w:rsidR="003F2E29">
        <w:t xml:space="preserve">) </w:t>
      </w:r>
      <w:r>
        <w:t xml:space="preserve">with a </w:t>
      </w:r>
      <w:r w:rsidR="003F2E29">
        <w:t xml:space="preserve">stochastic </w:t>
      </w:r>
      <w:r>
        <w:t>component</w:t>
      </w:r>
      <w:r w:rsidR="004B339F">
        <w:t xml:space="preserve"> that simultaneously incorporate</w:t>
      </w:r>
      <w:r w:rsidR="003F2E29">
        <w:t>s</w:t>
      </w:r>
      <w:r w:rsidR="004B339F">
        <w:t xml:space="preserve"> </w:t>
      </w:r>
      <w:r w:rsidR="00BE3A4A">
        <w:t>these t</w:t>
      </w:r>
      <w:r w:rsidR="004B339F">
        <w:t xml:space="preserve">hree hypothesized temporal relationships between </w:t>
      </w:r>
      <w:r w:rsidR="003F2E29">
        <w:t xml:space="preserve">pinyon jays </w:t>
      </w:r>
      <w:r w:rsidR="004B339F">
        <w:t>and cones</w:t>
      </w:r>
      <w:r w:rsidR="003F2E29">
        <w:t xml:space="preserve"> (seeds)</w:t>
      </w:r>
      <w:r w:rsidR="004819E8">
        <w:t xml:space="preserve">. </w:t>
      </w:r>
      <w:r w:rsidR="004819E8" w:rsidRPr="005C6E8E">
        <w:t xml:space="preserve">The first (H1) hypothesizes that pinyon jays exhibit </w:t>
      </w:r>
      <w:r w:rsidR="004B339F" w:rsidRPr="005C6E8E">
        <w:t xml:space="preserve">predictive </w:t>
      </w:r>
      <w:r w:rsidR="003F2E29" w:rsidRPr="005C6E8E">
        <w:t xml:space="preserve">or </w:t>
      </w:r>
      <w:r w:rsidR="004B339F" w:rsidRPr="005C6E8E">
        <w:t>anticipatory</w:t>
      </w:r>
      <w:r w:rsidR="003F2E29" w:rsidRPr="005C6E8E">
        <w:t xml:space="preserve"> behavior</w:t>
      </w:r>
      <w:r w:rsidR="004819E8" w:rsidRPr="005C6E8E">
        <w:t xml:space="preserve"> whereby their population abundance</w:t>
      </w:r>
      <w:r w:rsidR="005C6E8E" w:rsidRPr="002A02DF">
        <w:t xml:space="preserve"> </w:t>
      </w:r>
      <w:r w:rsidR="004819E8" w:rsidRPr="005C6E8E">
        <w:t>correlates</w:t>
      </w:r>
      <w:r w:rsidR="006C286D">
        <w:t xml:space="preserve"> with</w:t>
      </w:r>
      <w:r w:rsidR="005C6E8E" w:rsidRPr="002A02DF">
        <w:t xml:space="preserve"> pinyon seed availability in subsequent (future) years. This anticipatory response would occur if jays respond to production of young, developing </w:t>
      </w:r>
      <w:r w:rsidR="004819E8" w:rsidRPr="005C6E8E">
        <w:t>cone</w:t>
      </w:r>
      <w:r w:rsidR="005C6E8E" w:rsidRPr="002A02DF">
        <w:t xml:space="preserve">s </w:t>
      </w:r>
      <w:r w:rsidR="004819E8" w:rsidRPr="005C6E8E">
        <w:t>and/or they use seeds from other plant species that develop more quickly in response to favorable climate conditions that also stimulate pinyon pine cone formation</w:t>
      </w:r>
      <w:r w:rsidR="002A02DF">
        <w:t xml:space="preserve"> (e.g.,</w:t>
      </w:r>
      <w:r w:rsidR="006C286D">
        <w:t xml:space="preserve"> juniper berries and acorns; </w:t>
      </w:r>
      <w:r w:rsidR="006C286D">
        <w:fldChar w:fldCharType="begin"/>
      </w:r>
      <w:r w:rsidR="006C286D">
        <w:instrText xml:space="preserve"> ADDIN ZOTERO_ITEM CSL_CITATION {"citationID":"R1TLYn3E","properties":{"formattedCitation":"(Parmenter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006C286D">
        <w:fldChar w:fldCharType="separate"/>
      </w:r>
      <w:r w:rsidR="006C286D">
        <w:rPr>
          <w:noProof/>
        </w:rPr>
        <w:t>(Parmenter et al., 2018)</w:t>
      </w:r>
      <w:r w:rsidR="006C286D">
        <w:fldChar w:fldCharType="end"/>
      </w:r>
      <w:r w:rsidR="007B38FC">
        <w:t>)</w:t>
      </w:r>
      <w:r w:rsidR="006C286D">
        <w:t xml:space="preserve">. </w:t>
      </w:r>
      <w:r w:rsidR="004819E8" w:rsidRPr="005C6E8E">
        <w:t>The second (H2</w:t>
      </w:r>
      <w:r w:rsidR="004B339F" w:rsidRPr="005C6E8E">
        <w:t>)</w:t>
      </w:r>
      <w:r w:rsidR="004819E8" w:rsidRPr="005C6E8E">
        <w:t xml:space="preserve"> </w:t>
      </w:r>
      <w:r w:rsidR="005C6E8E" w:rsidRPr="002A02DF">
        <w:t xml:space="preserve">hypothesizes that </w:t>
      </w:r>
      <w:r w:rsidR="004819E8" w:rsidRPr="005C6E8E">
        <w:t xml:space="preserve">pinyon jays </w:t>
      </w:r>
      <w:r w:rsidR="004B339F" w:rsidRPr="005C6E8E">
        <w:t>respon</w:t>
      </w:r>
      <w:r w:rsidR="004819E8" w:rsidRPr="005C6E8E">
        <w:t>d</w:t>
      </w:r>
      <w:r w:rsidR="003F2E29" w:rsidRPr="005C6E8E">
        <w:t xml:space="preserve"> </w:t>
      </w:r>
      <w:r w:rsidR="005C6E8E" w:rsidRPr="002A02DF">
        <w:t xml:space="preserve">quickly </w:t>
      </w:r>
      <w:r w:rsidR="003F2E29" w:rsidRPr="005C6E8E">
        <w:t xml:space="preserve">to </w:t>
      </w:r>
      <w:r w:rsidR="005C6E8E" w:rsidRPr="002A02DF">
        <w:t>pinyon pine seed availability such that jay abundance in the spring</w:t>
      </w:r>
      <w:r w:rsidR="002A02DF">
        <w:t xml:space="preserve"> breeding season</w:t>
      </w:r>
      <w:r w:rsidR="005C6E8E" w:rsidRPr="002A02DF">
        <w:t xml:space="preserve"> is highly correlated with seed</w:t>
      </w:r>
      <w:r w:rsidR="007B38FC">
        <w:t>s produced</w:t>
      </w:r>
      <w:r w:rsidR="005C6E8E" w:rsidRPr="002A02DF">
        <w:t xml:space="preserve"> during the prior fall or winter.</w:t>
      </w:r>
      <w:r w:rsidR="006C286D">
        <w:t xml:space="preserve"> This immediate response would likely be due to birds nesting near caches from the previous fall and winter.</w:t>
      </w:r>
      <w:r w:rsidR="004819E8" w:rsidRPr="005C6E8E">
        <w:t xml:space="preserve"> Finally, </w:t>
      </w:r>
      <w:r w:rsidR="007B38FC">
        <w:t>the third (</w:t>
      </w:r>
      <w:r w:rsidR="004819E8" w:rsidRPr="005C6E8E">
        <w:t>H3</w:t>
      </w:r>
      <w:r w:rsidR="007B38FC">
        <w:t>)</w:t>
      </w:r>
      <w:r w:rsidR="004819E8" w:rsidRPr="005C6E8E">
        <w:t xml:space="preserve"> describes</w:t>
      </w:r>
      <w:r w:rsidR="004819E8">
        <w:t xml:space="preserve"> a </w:t>
      </w:r>
      <w:r w:rsidR="004B339F">
        <w:t>delayed response</w:t>
      </w:r>
      <w:r w:rsidR="004819E8">
        <w:t xml:space="preserve"> whereby </w:t>
      </w:r>
      <w:r w:rsidR="005C6E8E">
        <w:t>pinyon jay abundance is highly correlated with seed availability during previous years (e.g., 1 or 2 fall seasons prior), reflecting</w:t>
      </w:r>
      <w:r w:rsidR="002A02DF">
        <w:t xml:space="preserve"> a growth in breeding jay populations 1.5</w:t>
      </w:r>
      <w:r w:rsidR="007B38FC">
        <w:t>-</w:t>
      </w:r>
      <w:r w:rsidR="002A02DF">
        <w:t>2 years following pinyon seed resource pulses</w:t>
      </w:r>
      <w:r w:rsidR="004B339F">
        <w:t xml:space="preserve">. Importantly, </w:t>
      </w:r>
      <w:r w:rsidR="004819E8">
        <w:t xml:space="preserve">our modeling framework facilities explicit quantification of </w:t>
      </w:r>
      <w:r w:rsidR="00AE1E03">
        <w:t>the relative importance of each of these hypotheses</w:t>
      </w:r>
      <w:r w:rsidR="004819E8">
        <w:t xml:space="preserve">, and it allows for the possibility that one or more of the three can occur </w:t>
      </w:r>
      <w:r w:rsidR="004B339F">
        <w:t xml:space="preserve">simultaneously. </w:t>
      </w:r>
      <w:r>
        <w:t>These predicted temporal relationships between pinyon jays and pi</w:t>
      </w:r>
      <w:r w:rsidR="00017D05">
        <w:t xml:space="preserve">nyon </w:t>
      </w:r>
      <w:r>
        <w:t xml:space="preserve">cone </w:t>
      </w:r>
      <w:r w:rsidR="005C6E8E">
        <w:t xml:space="preserve">(seed) </w:t>
      </w:r>
      <w:r>
        <w:t xml:space="preserve">production </w:t>
      </w:r>
      <w:r w:rsidR="004819E8">
        <w:t>are illustrated</w:t>
      </w:r>
      <w:r>
        <w:t xml:space="preserve"> in Figure </w:t>
      </w:r>
      <w:r w:rsidR="00840051">
        <w:t>2</w:t>
      </w:r>
      <w:r>
        <w:t xml:space="preserve">. </w:t>
      </w:r>
    </w:p>
    <w:p w14:paraId="16EE1B59" w14:textId="00E96FB3" w:rsidR="0003237A" w:rsidRDefault="00332E9D" w:rsidP="00183C56">
      <w:pPr>
        <w:pStyle w:val="Heading3"/>
        <w:spacing w:before="180" w:after="180" w:line="480" w:lineRule="auto"/>
      </w:pPr>
      <w:bookmarkStart w:id="20" w:name="covariate-data"/>
      <w:bookmarkEnd w:id="8"/>
      <w:r>
        <w:t xml:space="preserve">2.2 </w:t>
      </w:r>
      <w:r w:rsidR="0003237A">
        <w:t>D</w:t>
      </w:r>
      <w:r>
        <w:t>ata</w:t>
      </w:r>
      <w:r w:rsidR="0003237A">
        <w:t xml:space="preserve"> sources</w:t>
      </w:r>
    </w:p>
    <w:p w14:paraId="4D12888E" w14:textId="7CCA0F96" w:rsidR="0003237A" w:rsidRDefault="00183C56" w:rsidP="00183C56">
      <w:pPr>
        <w:pStyle w:val="BodyText"/>
      </w:pPr>
      <w:r>
        <w:tab/>
        <w:t xml:space="preserve">We compiled data </w:t>
      </w:r>
      <w:r w:rsidR="00AE1E03">
        <w:t xml:space="preserve">for </w:t>
      </w:r>
      <w:r w:rsidR="0095581B">
        <w:t xml:space="preserve">pinyon jays, pinyon pine attributes, </w:t>
      </w:r>
      <w:r w:rsidR="00AE1E03">
        <w:t xml:space="preserve">and </w:t>
      </w:r>
      <w:r w:rsidR="0095581B">
        <w:t xml:space="preserve">other </w:t>
      </w:r>
      <w:r w:rsidR="00AE1E03">
        <w:t xml:space="preserve">covariates </w:t>
      </w:r>
      <w:r>
        <w:t xml:space="preserve">from a variety of sources. </w:t>
      </w:r>
      <w:r w:rsidR="00AE1E03">
        <w:t>Bird</w:t>
      </w:r>
      <w:r>
        <w:t xml:space="preserve"> data </w:t>
      </w:r>
      <w:r w:rsidR="00AE1E03">
        <w:t xml:space="preserve">came </w:t>
      </w:r>
      <w:r>
        <w:t xml:space="preserve">from eBird (Sullivan et al., 2009, more in Section 2.2.1 </w:t>
      </w:r>
      <w:r>
        <w:lastRenderedPageBreak/>
        <w:t>below)</w:t>
      </w:r>
      <w:r w:rsidR="007B38FC">
        <w:t xml:space="preserve"> and </w:t>
      </w:r>
      <w:r w:rsidR="0095581B">
        <w:t xml:space="preserve">pinyon </w:t>
      </w:r>
      <w:r>
        <w:t xml:space="preserve">cone </w:t>
      </w:r>
      <w:r w:rsidR="007B38FC">
        <w:t xml:space="preserve">abundance came from </w:t>
      </w:r>
      <w:r>
        <w:t>hindcast estimates from a previous study</w:t>
      </w:r>
      <w:r w:rsidR="00315E09">
        <w:t xml:space="preserve"> </w:t>
      </w:r>
      <w:r w:rsidR="00315E09" w:rsidRPr="00315E09">
        <w:fldChar w:fldCharType="begin"/>
      </w:r>
      <w:r w:rsidR="003D1B61">
        <w:instrText xml:space="preserve"> ADDIN ZOTERO_ITEM CSL_CITATION {"citationID":"5mp59DfK","properties":{"formattedCitation":"(Wion et al., 2025)","plainCitation":"(Wion et al., 2025)","dontUpdate":true,"noteIndex":0},"citationItems":[{"id":2858,"uris":["http://zotero.org/groups/5634119/items/5C7JLPYL"],"itemData":{"id":2858,"type":"article-journal","abstract":"SummaryPredicting seed production is challenging because many plants produce highly variable crops among years (i.e. masting), but doing so can inform forest management, conservation, and our understanding of ecosystem trajectories in a changing climate. We evaluated the ability of an existing model to forecast masting in an ecologically and culturally important tree species in the southwestern United States, Pinus edulis.Annual seed cone production was predicted using cross‐validation techniques on two unique out‐of‐sample datasets, representing different collection methods and spatial scales (cone scars and cone counts). We then hindcasted this model into the historical past to evaluate whether seed production has declined with the onset of extreme drought conditions in western North America.The evaluated model had fair skill, with root‐mean‐squared error of 6%. The model had better skill predicting the interannual variability within a site than among sites (i.e. within years). Hindcast analyses indicated recent (2000–2024) mean annual cone production was 30.6% lower than in the past century (1900–1999).Mast forecasts are within reach, but much room remains for improvement. Forecasts may be a powerful tool to anticipate the effects of climate change on forests and woodlands.","container-title":"New Phytologist","DOI":"10.1111/nph.20321","ISSN":"0028-646X, 1469-8137","issue":"2","language":"en","license":"http://onlinelibrary.wiley.com/termsAndConditions#am","note":"publisher: Wiley","page":"450-460","source":"Crossref","title":"Mast hindcasts reveal pervasive effects of extreme drought on a foundational conifer species","volume":"246","author":[{"family":"Wion","given":"Andreas P."},{"family":"Pearse","given":"Ian S."},{"family":"Broxson","given":"Max"},{"family":"Redmond","given":"Miranda D."}],"issued":{"date-parts":[["2025",4]]}}}],"schema":"https://github.com/citation-style-language/schema/raw/master/csl-citation.json"} </w:instrText>
      </w:r>
      <w:r w:rsidR="00315E09" w:rsidRPr="00315E09">
        <w:fldChar w:fldCharType="separate"/>
      </w:r>
      <w:r w:rsidR="00315E09" w:rsidRPr="00315E09">
        <w:rPr>
          <w:noProof/>
        </w:rPr>
        <w:t>(Wion et al., 2025, see Section 2.2.2)</w:t>
      </w:r>
      <w:r w:rsidR="00315E09" w:rsidRPr="00315E09">
        <w:fldChar w:fldCharType="end"/>
      </w:r>
      <w:r w:rsidR="00315E09" w:rsidRPr="00315E09">
        <w:t>.</w:t>
      </w:r>
      <w:r w:rsidR="00315E09">
        <w:t xml:space="preserve"> </w:t>
      </w:r>
      <w:r w:rsidR="0095581B">
        <w:t>We also</w:t>
      </w:r>
      <w:r>
        <w:t xml:space="preserve"> </w:t>
      </w:r>
      <w:r w:rsidR="007B38FC">
        <w:t xml:space="preserve">examined </w:t>
      </w:r>
      <w:r w:rsidR="0095581B">
        <w:t>the</w:t>
      </w:r>
      <w:r>
        <w:t xml:space="preserve"> mediating effects of habitat </w:t>
      </w:r>
      <w:r w:rsidR="0095581B">
        <w:t xml:space="preserve">and climate on </w:t>
      </w:r>
      <w:r>
        <w:t>jay-cone relationships</w:t>
      </w:r>
      <w:r w:rsidR="0095581B">
        <w:t xml:space="preserve"> (see Section 2.2.3). In particular</w:t>
      </w:r>
      <w:r>
        <w:t>, we compiled two variables describing habitat quality</w:t>
      </w:r>
      <w:r w:rsidR="0095581B">
        <w:t xml:space="preserve">: </w:t>
      </w:r>
      <w:r>
        <w:t>pinyon basal area and North American Monsoon contributions</w:t>
      </w:r>
      <w:r w:rsidR="005D7C8D">
        <w:t xml:space="preserve"> </w:t>
      </w:r>
      <w:r w:rsidR="005D7C8D">
        <w:fldChar w:fldCharType="begin"/>
      </w:r>
      <w:r w:rsidR="005D7C8D">
        <w:instrText xml:space="preserve"> ADDIN ZOTERO_ITEM CSL_CITATION {"citationID":"TzGEhOgB","properties":{"formattedCitation":"(Branson, 2008; Maurer et al., 2020)","plainCitation":"(Branson, 2008; Maurer et al., 2020)","noteIndex":0},"citationItems":[{"id":2498,"uris":["http://zotero.org/users/6391447/items/VVC4E3XE"],"itemData":{"id":2498,"type":"article-journal","container-title":"Environmental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L."}],"editor":[{"family":"Coulson","given":"Tim"}],"issued":{"date-parts":[["2020",3]]}}}],"schema":"https://github.com/citation-style-language/schema/raw/master/csl-citation.json"} </w:instrText>
      </w:r>
      <w:r w:rsidR="005D7C8D">
        <w:fldChar w:fldCharType="separate"/>
      </w:r>
      <w:r w:rsidR="005D7C8D">
        <w:rPr>
          <w:noProof/>
        </w:rPr>
        <w:t>(Branson, 2008; Maurer et al., 2020)</w:t>
      </w:r>
      <w:r w:rsidR="005D7C8D">
        <w:fldChar w:fldCharType="end"/>
      </w:r>
      <w:r w:rsidR="0095581B">
        <w:t xml:space="preserve">. </w:t>
      </w:r>
      <w:r w:rsidR="00CF7BD5">
        <w:t>W</w:t>
      </w:r>
      <w:r w:rsidR="0095581B">
        <w:t xml:space="preserve">e </w:t>
      </w:r>
      <w:r w:rsidR="00CF7BD5">
        <w:t xml:space="preserve">also </w:t>
      </w:r>
      <w:r w:rsidR="0095581B">
        <w:t xml:space="preserve">incorporated </w:t>
      </w:r>
      <w:r>
        <w:t>two variables describing climate suitability</w:t>
      </w:r>
      <w:r w:rsidR="0095581B">
        <w:t xml:space="preserve">: </w:t>
      </w:r>
      <w:r>
        <w:t xml:space="preserve">seasonal maximum temperature and </w:t>
      </w:r>
      <w:r w:rsidR="0095581B">
        <w:t xml:space="preserve">total seasonal </w:t>
      </w:r>
      <w:r>
        <w:t>precipitation</w:t>
      </w:r>
      <w:r w:rsidR="00B073FE">
        <w:t xml:space="preserve"> during seasons that matter for pinyon jay biology</w:t>
      </w:r>
      <w:r>
        <w:t xml:space="preserve"> </w:t>
      </w:r>
      <w:r w:rsidR="00AA646D">
        <w:fldChar w:fldCharType="begin"/>
      </w:r>
      <w:r w:rsidR="007A7694">
        <w:instrText xml:space="preserve"> ADDIN ZOTERO_ITEM CSL_CITATION {"citationID":"hq0WvKdr","properties":{"formattedCitation":"(Ligon, 1978; McDermott &amp; DeGroote, 2016; Skagen &amp; Adams, 2012; Stotz &amp; Balda, 1995)","plainCitation":"(Ligon, 1978; McDermott &amp; DeGroote, 2016; Skagen &amp; Adams, 2012; Stotz &amp; Balda, 1995)","dontUpdate":true,"noteIndex":0},"citationItems":[{"id":2753,"uris":["http://zotero.org/groups/5634119/items/4RGGXF3K"],"itemData":{"id":2753,"type":"article-journal","abstract":"Pinon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AA646D">
        <w:fldChar w:fldCharType="separate"/>
      </w:r>
      <w:r w:rsidR="00AA646D" w:rsidRPr="10F02EB4">
        <w:rPr>
          <w:noProof/>
        </w:rPr>
        <w:t>(</w:t>
      </w:r>
      <w:r w:rsidR="00B073FE">
        <w:rPr>
          <w:noProof/>
        </w:rPr>
        <w:t xml:space="preserve">see </w:t>
      </w:r>
      <w:r w:rsidR="007B38FC">
        <w:rPr>
          <w:noProof/>
        </w:rPr>
        <w:t xml:space="preserve">Section </w:t>
      </w:r>
      <w:r w:rsidR="00B073FE">
        <w:rPr>
          <w:noProof/>
        </w:rPr>
        <w:t xml:space="preserve">2.2.3; </w:t>
      </w:r>
      <w:r w:rsidR="00AA646D" w:rsidRPr="10F02EB4">
        <w:rPr>
          <w:noProof/>
        </w:rPr>
        <w:t>Ligon, 1978; McDermott &amp; DeGroote, 2016; Skagen &amp; Adams, 2012; Stotz &amp; Balda, 1995)</w:t>
      </w:r>
      <w:r w:rsidR="00AA646D">
        <w:fldChar w:fldCharType="end"/>
      </w:r>
      <w:r w:rsidR="0095581B">
        <w:t>.</w:t>
      </w:r>
      <w:r>
        <w:t xml:space="preserve"> </w:t>
      </w:r>
    </w:p>
    <w:p w14:paraId="4FAAE157" w14:textId="1A62D8EC" w:rsidR="0003237A" w:rsidRDefault="0003237A" w:rsidP="00D25C6F">
      <w:pPr>
        <w:pStyle w:val="BodyText"/>
      </w:pPr>
      <w:r>
        <w:rPr>
          <w:i/>
          <w:iCs/>
        </w:rPr>
        <w:t xml:space="preserve">2.2.1 </w:t>
      </w:r>
      <w:r w:rsidR="00CF7BD5">
        <w:rPr>
          <w:i/>
          <w:iCs/>
        </w:rPr>
        <w:t xml:space="preserve">Pinyon jay </w:t>
      </w:r>
      <w:r>
        <w:rPr>
          <w:i/>
          <w:iCs/>
        </w:rPr>
        <w:t>abundance</w:t>
      </w:r>
      <w:r w:rsidR="00CF7BD5">
        <w:rPr>
          <w:i/>
          <w:iCs/>
        </w:rPr>
        <w:t xml:space="preserve"> data</w:t>
      </w:r>
      <w:bookmarkStart w:id="21" w:name="ebird-filtering-and-subsampling"/>
    </w:p>
    <w:p w14:paraId="69939846" w14:textId="3A4DAC45" w:rsidR="0003237A" w:rsidRDefault="0003237A" w:rsidP="00315E09">
      <w:pPr>
        <w:pStyle w:val="FirstParagraph"/>
        <w:spacing w:after="0"/>
        <w:ind w:firstLine="720"/>
      </w:pPr>
      <w:r>
        <w:t xml:space="preserve">To estimate pinyon jay abundance, we </w:t>
      </w:r>
      <w:r w:rsidR="00CF7BD5">
        <w:t xml:space="preserve">leveraged </w:t>
      </w:r>
      <w:r>
        <w:t xml:space="preserve">data from eBird </w:t>
      </w:r>
      <w:r>
        <w:fldChar w:fldCharType="begin"/>
      </w:r>
      <w:r>
        <w:instrText xml:space="preserve"> ADDIN ZOTERO_ITEM CSL_CITATION {"citationID":"IgecEyH7","properties":{"formattedCitation":"(Sullivan et al., 2009)","plainCitation":"(Sullivan et al., 2009)","noteIndex":0},"citationItems":[{"id":2330,"uris":["http://zotero.org/groups/4936574/items/WEAIMI7B"],"itemData":{"id":2330,"type":"article-journal","container-title":"Biological Conservation","DOI":"10.1016/j.biocon.2009.05.006","ISSN":"00063207","issue":"10","journalAbbreviation":"Biological Conservation","language":"en","license":"https://www.elsevier.com/tdm/userlicense/1.0/","page":"2282-2292","source":"DOI.org (Crossref)","title":"eBird: A citizen-based bird observation network in the biological sciences","title-short":"eBird","volume":"142","author":[{"family":"Sullivan","given":"Brian L."},{"family":"Wood","given":"Christopher L."},{"family":"Iliff","given":"Marshall J."},{"family":"Bonney","given":"Rick E."},{"family":"Fink","given":"Daniel"},{"family":"Kelling","given":"Steve"}],"issued":{"date-parts":[["2009",10]]}}}],"schema":"https://github.com/citation-style-language/schema/raw/master/csl-citation.json"} </w:instrText>
      </w:r>
      <w:r>
        <w:fldChar w:fldCharType="separate"/>
      </w:r>
      <w:r w:rsidRPr="5A83A434">
        <w:rPr>
          <w:noProof/>
        </w:rPr>
        <w:t>(Sullivan et al., 2009)</w:t>
      </w:r>
      <w:r>
        <w:fldChar w:fldCharType="end"/>
      </w:r>
      <w:r>
        <w:t xml:space="preserve"> </w:t>
      </w:r>
      <w:r w:rsidR="00CF7BD5">
        <w:t xml:space="preserve">for </w:t>
      </w:r>
      <w:r>
        <w:t xml:space="preserve">the </w:t>
      </w:r>
      <w:r w:rsidR="008F5C8E">
        <w:t>southwestern USA (</w:t>
      </w:r>
      <w:r>
        <w:t>Arizona, Colorado, New Mexico, and Utah)</w:t>
      </w:r>
      <w:r w:rsidR="00D25C6F">
        <w:t xml:space="preserve">. </w:t>
      </w:r>
      <w:r w:rsidR="00E05463">
        <w:t xml:space="preserve">We chose eBird because it has broad spatial and temporal coverage within the region of interest and </w:t>
      </w:r>
      <w:r w:rsidR="00CF7BD5">
        <w:t xml:space="preserve">its </w:t>
      </w:r>
      <w:r w:rsidR="00E05463">
        <w:t xml:space="preserve">spatial scale </w:t>
      </w:r>
      <w:r w:rsidR="00CF7BD5">
        <w:t xml:space="preserve">aligns with the spatial resolution of the </w:t>
      </w:r>
      <w:r w:rsidR="00E05463">
        <w:t xml:space="preserve">climate covariates (4 km </w:t>
      </w:r>
      <w:r w:rsidR="00E05463">
        <w:sym w:font="Symbol" w:char="F0B4"/>
      </w:r>
      <w:r w:rsidR="00E05463">
        <w:t xml:space="preserve"> 4 km grid cells). </w:t>
      </w:r>
      <w:r w:rsidR="00D25C6F">
        <w:t xml:space="preserve">We downloaded all checklists and kept years with good checklist coverage for the region (2010-2022). </w:t>
      </w:r>
      <w:r>
        <w:t xml:space="preserve">We filtered </w:t>
      </w:r>
      <w:r w:rsidR="00D25C6F">
        <w:t>checklists</w:t>
      </w:r>
      <w:r>
        <w:t xml:space="preserve"> to </w:t>
      </w:r>
      <w:r w:rsidR="00CF7BD5">
        <w:t xml:space="preserve">include </w:t>
      </w:r>
      <w:r>
        <w:t xml:space="preserve">areas supporting pinyon pine cover in the 2000s </w:t>
      </w:r>
      <w:r>
        <w:fldChar w:fldCharType="begin"/>
      </w:r>
      <w:r w:rsidR="008F1739">
        <w:instrText xml:space="preserve"> ADDIN ZOTERO_ITEM CSL_CITATION {"citationID":"SfHl3NX0","properties":{"formattedCitation":"(Wilson et al., 2013)","plainCitation":"(Wilson et al., 2013)","dontUpdate":true,"noteIndex":0},"citationItems":[{"id":2974,"uris":["http://zotero.org/groups/5634119/items/C475LZBY"],"itemData":{"id":2974,"type":"dataset","DOI":"10.2737/RDS-2013-0013","language":"en","publisher":"Forest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fldChar w:fldCharType="separate"/>
      </w:r>
      <w:r>
        <w:rPr>
          <w:noProof/>
        </w:rPr>
        <w:t xml:space="preserve">(see </w:t>
      </w:r>
      <w:r w:rsidR="00612557">
        <w:rPr>
          <w:noProof/>
        </w:rPr>
        <w:t>S</w:t>
      </w:r>
      <w:r>
        <w:rPr>
          <w:noProof/>
        </w:rPr>
        <w:t xml:space="preserve">ection </w:t>
      </w:r>
      <w:r w:rsidR="008059C1">
        <w:rPr>
          <w:noProof/>
        </w:rPr>
        <w:t>2.2.3</w:t>
      </w:r>
      <w:r>
        <w:rPr>
          <w:noProof/>
        </w:rPr>
        <w:t>; Wilson et al., 2013)</w:t>
      </w:r>
      <w:r>
        <w:fldChar w:fldCharType="end"/>
      </w:r>
      <w:r>
        <w:t xml:space="preserve">. </w:t>
      </w:r>
    </w:p>
    <w:p w14:paraId="5E45B52E" w14:textId="1878B324" w:rsidR="0003237A" w:rsidRDefault="0003237A" w:rsidP="00315E09">
      <w:pPr>
        <w:pStyle w:val="BodyText"/>
        <w:spacing w:before="0" w:after="0"/>
        <w:ind w:firstLine="720"/>
      </w:pPr>
      <w:r>
        <w:t xml:space="preserve">eBird is </w:t>
      </w:r>
      <w:r w:rsidR="008F5C8E">
        <w:t xml:space="preserve">a </w:t>
      </w:r>
      <w:r>
        <w:t>participatory</w:t>
      </w:r>
      <w:r w:rsidR="00D25C6F">
        <w:t xml:space="preserve"> (“citizen”</w:t>
      </w:r>
      <w:r w:rsidR="00966CEB">
        <w:t xml:space="preserve"> or “community”</w:t>
      </w:r>
      <w:r w:rsidR="00D25C6F">
        <w:t>)</w:t>
      </w:r>
      <w:r>
        <w:t xml:space="preserve"> science data</w:t>
      </w:r>
      <w:r w:rsidR="00CF7BD5">
        <w:t xml:space="preserve"> product</w:t>
      </w:r>
      <w:r w:rsidR="008F5C8E">
        <w:t xml:space="preserve"> whereby</w:t>
      </w:r>
      <w:r>
        <w:t xml:space="preserve"> members from the public collect bird observation data and contribute to the eBird database. Thus, these data require </w:t>
      </w:r>
      <w:r w:rsidR="00D25C6F">
        <w:t xml:space="preserve">filtering </w:t>
      </w:r>
      <w:r>
        <w:t xml:space="preserve">to ensure spatial and temporal consistency. We followed </w:t>
      </w:r>
      <w:r w:rsidR="00CF7BD5">
        <w:t xml:space="preserve">the well-developed </w:t>
      </w:r>
      <w:r>
        <w:t xml:space="preserve">filtering methods suggested by the eBird database curators and </w:t>
      </w:r>
      <w:r w:rsidR="008F5C8E">
        <w:t>others</w:t>
      </w:r>
      <w:r>
        <w:t xml:space="preserve"> </w:t>
      </w:r>
      <w:r>
        <w:fldChar w:fldCharType="begin"/>
      </w:r>
      <w:r>
        <w:instrText xml:space="preserve"> ADDIN ZOTERO_ITEM CSL_CITATION {"citationID":"H6WJr4kD","properties":{"formattedCitation":"(Robinson et al., 2018; Strimas-Mackey et al., 2023)","plainCitation":"(Robinson et al., 2018; Strimas-Mackey et al., 2023)","noteIndex":0},"citationItems":[{"id":2758,"uris":["http://zotero.org/groups/5634119/items/FSB6BQ9W"],"itemData":{"id":2758,"type":"article-journal","container-title":"Biological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G."}],"issued":{"date-parts":[["2018",11]]}}},{"id":2880,"uris":["http://zotero.org/groups/5634119/items/CGBBLBHT"],"itemData":{"id":2880,"type":"book","event-place":"Ithaca, New York","publisher":"Cornell Lab of Ornithology","publisher-place":"Ithaca, New York","title":"Best Practices for Using eBird Data","URL":"https://doi.org/10.5281/zenodo.3620739","volume":"Version 2.0","author":[{"family":"Strimas-Mackey","given":"M"},{"family":"Hochachka","given":"W.M."},{"family":"Ruiz-Gutierrez","given":"V"},{"family":"Robinson","given":"O.J."},{"family":"Miller","given":"E.T."},{"family":"Auer","given":"T"},{"family":"Kelling","given":"S"},{"family":"Fink","given":"D"},{"family":"Johnston","given":"A"}],"issued":{"date-parts":[["2023"]]}}}],"schema":"https://github.com/citation-style-language/schema/raw/master/csl-citation.json"} </w:instrText>
      </w:r>
      <w:r>
        <w:fldChar w:fldCharType="separate"/>
      </w:r>
      <w:r w:rsidRPr="10F02EB4">
        <w:rPr>
          <w:noProof/>
        </w:rPr>
        <w:t>(Robinson et al., 2018; Strimas-Mackey et al., 2023)</w:t>
      </w:r>
      <w:r>
        <w:fldChar w:fldCharType="end"/>
      </w:r>
      <w:r>
        <w:t xml:space="preserve">. Specifically, we selected data that represented only complete checklists (e.g., observers recorded all birds of all species observed, not just individuals of species of interest). We selected checklists from the nesting season (late February to early </w:t>
      </w:r>
      <w:r>
        <w:lastRenderedPageBreak/>
        <w:t xml:space="preserve">May </w:t>
      </w:r>
      <w:r>
        <w:fldChar w:fldCharType="begin"/>
      </w:r>
      <w:r>
        <w:instrText xml:space="preserve"> ADDIN ZOTERO_ITEM CSL_CITATION {"citationID":"6uWkVYgU","properties":{"formattedCitation":"(Wiggins,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(Wiggins, 2005)</w:t>
      </w:r>
      <w:r>
        <w:fldChar w:fldCharType="end"/>
      </w:r>
      <w:r>
        <w:t xml:space="preserve">) and included only observations from </w:t>
      </w:r>
      <w:r w:rsidR="002A02DF">
        <w:t>two common protocol types (</w:t>
      </w:r>
      <w:r>
        <w:t>“stationary” and “traveling”</w:t>
      </w:r>
      <w:r w:rsidR="002A02DF">
        <w:t>)</w:t>
      </w:r>
      <w:r w:rsidR="00CF7BD5">
        <w:t xml:space="preserve">, thus excluding data from </w:t>
      </w:r>
      <w:r w:rsidR="002A02DF">
        <w:t>14 uncommon</w:t>
      </w:r>
      <w:r w:rsidR="00CF7BD5">
        <w:t xml:space="preserve"> protocols</w:t>
      </w:r>
      <w:r>
        <w:t xml:space="preserve">. We considered only the nesting season because this is a time of year during which birds are more stationary, so drivers of local bird abundance are easier to evaluate </w:t>
      </w:r>
      <w:r>
        <w:fldChar w:fldCharType="begin"/>
      </w:r>
      <w:r>
        <w:instrText xml:space="preserve"> ADDIN ZOTERO_ITEM CSL_CITATION {"citationID":"xcN4DEcr","properties":{"formattedCitation":"(Ligon, 1978; Wiggins, 2005)","plainCitation":"(Ligon, 1978; Wiggins, 2005)","noteIndex":0},"citationItems":[{"id":2753,"uris":["http://zotero.org/groups/5634119/items/4RGGXF3K"],"itemData":{"id":2753,"type":"article-journal","abstract":"Pinon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fldChar w:fldCharType="separate"/>
      </w:r>
      <w:r w:rsidRPr="10F02EB4">
        <w:rPr>
          <w:noProof/>
        </w:rPr>
        <w:t>(Ligon, 1978; Wiggins, 2005)</w:t>
      </w:r>
      <w:r>
        <w:fldChar w:fldCharType="end"/>
      </w:r>
      <w:r>
        <w:t xml:space="preserve">. We also only included checklists </w:t>
      </w:r>
      <w:r w:rsidR="00612557">
        <w:t xml:space="preserve">with relatively similar effort: 1) </w:t>
      </w:r>
      <w:r>
        <w:t xml:space="preserve">collected in under five hours, </w:t>
      </w:r>
      <w:r w:rsidR="00612557">
        <w:t xml:space="preserve">2) </w:t>
      </w:r>
      <w:r>
        <w:t>0-5 km in</w:t>
      </w:r>
      <w:r w:rsidR="002A02DF">
        <w:t xml:space="preserve"> survey</w:t>
      </w:r>
      <w:r>
        <w:t xml:space="preserve"> distance, and </w:t>
      </w:r>
      <w:r w:rsidR="00612557">
        <w:t xml:space="preserve">3) </w:t>
      </w:r>
      <w:r>
        <w:t xml:space="preserve">with </w:t>
      </w:r>
      <w:r w:rsidR="00CF7BD5">
        <w:t xml:space="preserve">10 </w:t>
      </w:r>
      <w:r>
        <w:t>or fewer observers.</w:t>
      </w:r>
    </w:p>
    <w:p w14:paraId="33449A4D" w14:textId="025ABF55" w:rsidR="0003237A" w:rsidRDefault="00D25C6F" w:rsidP="00315E09">
      <w:pPr>
        <w:pStyle w:val="BodyText"/>
        <w:spacing w:before="0" w:after="0"/>
        <w:ind w:firstLine="720"/>
      </w:pPr>
      <w:r>
        <w:t xml:space="preserve">Because of its participatory nature, </w:t>
      </w:r>
      <w:r w:rsidR="0003237A">
        <w:t xml:space="preserve">eBird data </w:t>
      </w:r>
      <w:r w:rsidR="008F5C8E">
        <w:t xml:space="preserve">have </w:t>
      </w:r>
      <w:r w:rsidR="007A4E12">
        <w:t>no</w:t>
      </w:r>
      <w:r w:rsidR="0003237A">
        <w:t xml:space="preserve"> control </w:t>
      </w:r>
      <w:r w:rsidR="00085CB0">
        <w:t xml:space="preserve">over </w:t>
      </w:r>
      <w:r w:rsidR="0003237A">
        <w:t xml:space="preserve">sampling location, effort, or survey methods, so we also performed data subsampling following standard practices </w:t>
      </w:r>
      <w:r w:rsidR="0003237A">
        <w:fldChar w:fldCharType="begin"/>
      </w:r>
      <w:r w:rsidR="0003237A">
        <w:instrText xml:space="preserve"> ADDIN ZOTERO_ITEM CSL_CITATION {"citationID":"QiVrPmaA","properties":{"formattedCitation":"(Robinson et al., 2018)","plainCitation":"(Robinson et al., 2018)","noteIndex":0},"citationItems":[{"id":2758,"uris":["http://zotero.org/groups/5634119/items/FSB6BQ9W"],"itemData":{"id":2758,"type":"article-journal","container-title":"Biological Conservation","DOI":"10.1016/j.biocon.2018.10.002","ISSN":"00063207","journalAbbreviation":"Biological Conservation","language":"en","page":"361-368","source":"DOI.org (Crossref)","title":"Using citizen science data in integrated population models to inform conservation","volume":"227","author":[{"family":"Robinson","given":"Orin J."},{"family":"Ruiz-Gutierrez","given":"Viviana"},{"family":"Fink","given":"Daniel"},{"family":"Meese","given":"Robert J."},{"family":"Holyoak","given":"Marcel"},{"family":"Cooch","given":"Evan G."}],"issued":{"date-parts":[["2018",11]]}}}],"schema":"https://github.com/citation-style-language/schema/raw/master/csl-citation.json"} </w:instrText>
      </w:r>
      <w:r w:rsidR="0003237A">
        <w:fldChar w:fldCharType="separate"/>
      </w:r>
      <w:r w:rsidR="0003237A">
        <w:rPr>
          <w:noProof/>
        </w:rPr>
        <w:t>(Robinson et al., 2018)</w:t>
      </w:r>
      <w:r w:rsidR="0003237A">
        <w:fldChar w:fldCharType="end"/>
      </w:r>
      <w:r w:rsidR="0003237A">
        <w:t xml:space="preserve">. To do this, we first divided the study region into 4 km </w:t>
      </w:r>
      <w:r w:rsidR="0003237A">
        <w:sym w:font="Symbol" w:char="F0B4"/>
      </w:r>
      <w:r w:rsidR="0003237A">
        <w:t xml:space="preserve"> 4 km grid cells to match the spatial scale of the covariates. </w:t>
      </w:r>
      <w:r w:rsidR="00085CB0">
        <w:t xml:space="preserve">Then, we </w:t>
      </w:r>
      <w:r w:rsidR="0003237A">
        <w:t xml:space="preserve">spatially sub-sampled eBird observations to include a set of checklists in each grid cell that represented relatively equal sampling effort across </w:t>
      </w:r>
      <w:r w:rsidR="00085CB0">
        <w:t>all years (</w:t>
      </w:r>
      <w:r w:rsidR="0003237A">
        <w:t>time</w:t>
      </w:r>
      <w:r w:rsidR="00085CB0">
        <w:t>)</w:t>
      </w:r>
      <w:r w:rsidR="0003237A">
        <w:t xml:space="preserve"> and </w:t>
      </w:r>
      <w:r w:rsidR="00085CB0">
        <w:t>all grid cells (</w:t>
      </w:r>
      <w:r w:rsidR="0003237A">
        <w:t>space</w:t>
      </w:r>
      <w:r w:rsidR="00085CB0">
        <w:t>)</w:t>
      </w:r>
      <w:r w:rsidR="0003237A">
        <w:t>. Th</w:t>
      </w:r>
      <w:r w:rsidR="00612557">
        <w:t>is meant</w:t>
      </w:r>
      <w:r w:rsidR="0003237A">
        <w:t xml:space="preserve"> we subsampled the number of checklists per grid cell based on the year with the fewest checklists per grid cell (</w:t>
      </w:r>
      <w:r w:rsidR="00085CB0">
        <w:t xml:space="preserve">i.e., </w:t>
      </w:r>
      <w:r w:rsidR="0003237A">
        <w:t>2010</w:t>
      </w:r>
      <w:r w:rsidR="00085CB0">
        <w:t xml:space="preserve"> had </w:t>
      </w:r>
      <m:oMath>
        <m:r>
          <m:rPr>
            <m:sty m:val="p"/>
          </m:rPr>
          <w:rPr>
            <w:rFonts w:ascii="Cambria Math" w:hAnsi="Cambria Math"/>
          </w:rPr>
          <m:t>≤</m:t>
        </m:r>
      </m:oMath>
      <w:r w:rsidR="0003237A">
        <w:t xml:space="preserve">4 checklists per cell). After filtering to this level, we still had fewer checklists overall in </w:t>
      </w:r>
      <w:r w:rsidR="008F5C8E">
        <w:t xml:space="preserve">earlier </w:t>
      </w:r>
      <w:r w:rsidR="0003237A">
        <w:t xml:space="preserve">years. Thus, we further reduced temporal bias by </w:t>
      </w:r>
      <w:r>
        <w:t xml:space="preserve">randomly </w:t>
      </w:r>
      <w:r w:rsidR="0003237A">
        <w:t>subsampling checklists again so that we had equal sample sizes across years based on the year with the fewest checklists (</w:t>
      </w:r>
      <w:r w:rsidR="0003237A" w:rsidRPr="10F02EB4">
        <w:rPr>
          <w:i/>
          <w:iCs/>
        </w:rPr>
        <w:t>n</w:t>
      </w:r>
      <w:r w:rsidR="0003237A">
        <w:t xml:space="preserve"> = 1</w:t>
      </w:r>
      <w:r w:rsidR="00966CEB">
        <w:t>,</w:t>
      </w:r>
      <w:r w:rsidR="0003237A">
        <w:t>715 checklists in 2010</w:t>
      </w:r>
      <w:r w:rsidR="00085CB0">
        <w:t xml:space="preserve"> across all grid cells</w:t>
      </w:r>
      <w:r w:rsidR="0003237A">
        <w:t xml:space="preserve">). We </w:t>
      </w:r>
      <w:r w:rsidR="00612557">
        <w:t>then</w:t>
      </w:r>
      <w:r w:rsidR="0003237A">
        <w:t xml:space="preserve"> removed all checklists within 10 km of the exterior edges of the four</w:t>
      </w:r>
      <w:r w:rsidR="00085CB0">
        <w:t xml:space="preserve"> focal</w:t>
      </w:r>
      <w:r w:rsidR="0003237A">
        <w:t xml:space="preserve"> states (Arizona, Colorado, New Mexico, and Utah) since we had masked some other covariate layers to these states and observations near edges may have misrepresented values for pinyon basal area and cone production</w:t>
      </w:r>
      <w:r>
        <w:t xml:space="preserve"> (see </w:t>
      </w:r>
      <w:r w:rsidR="00966CEB">
        <w:t>Sections 2.2.2 and</w:t>
      </w:r>
      <w:r>
        <w:t xml:space="preserve"> </w:t>
      </w:r>
      <w:r w:rsidR="008059C1">
        <w:t>2.2.3</w:t>
      </w:r>
      <w:r>
        <w:t>)</w:t>
      </w:r>
      <w:r w:rsidR="0003237A">
        <w:t xml:space="preserve">. Of </w:t>
      </w:r>
      <w:r w:rsidR="00085CB0">
        <w:t xml:space="preserve">the </w:t>
      </w:r>
      <w:r w:rsidR="0003237A">
        <w:t>833,834</w:t>
      </w:r>
      <w:r w:rsidR="00085CB0">
        <w:t xml:space="preserve"> original</w:t>
      </w:r>
      <w:r w:rsidR="0003237A">
        <w:t xml:space="preserve"> checklists</w:t>
      </w:r>
      <w:r w:rsidR="00085CB0">
        <w:t xml:space="preserve"> available </w:t>
      </w:r>
      <w:r w:rsidR="0003237A">
        <w:t xml:space="preserve">for the region in the nesting seasons between 2010-2022, we </w:t>
      </w:r>
      <w:r w:rsidR="00085CB0">
        <w:t xml:space="preserve">fit </w:t>
      </w:r>
      <w:r w:rsidR="0003237A">
        <w:t xml:space="preserve">our model </w:t>
      </w:r>
      <w:r w:rsidR="008F5C8E">
        <w:t xml:space="preserve">to </w:t>
      </w:r>
      <w:r w:rsidR="0003237A">
        <w:t xml:space="preserve">data </w:t>
      </w:r>
      <w:r w:rsidR="008F5C8E">
        <w:t xml:space="preserve">based on </w:t>
      </w:r>
      <w:r w:rsidR="00085CB0">
        <w:t xml:space="preserve">the final (filtered) </w:t>
      </w:r>
      <w:r w:rsidR="0003237A">
        <w:t xml:space="preserve">22,295 checklists (1.4 </w:t>
      </w:r>
      <w:r w:rsidR="0003237A">
        <w:sym w:font="Symbol" w:char="F0B1"/>
      </w:r>
      <w:r w:rsidR="0003237A">
        <w:t xml:space="preserve"> 0.01 </w:t>
      </w:r>
      <w:r w:rsidR="008F5C8E">
        <w:t xml:space="preserve">[mean </w:t>
      </w:r>
      <w:r w:rsidR="008F5C8E">
        <w:sym w:font="Symbol" w:char="F0B1"/>
      </w:r>
      <w:r w:rsidR="008F5C8E">
        <w:t xml:space="preserve"> </w:t>
      </w:r>
      <w:proofErr w:type="spellStart"/>
      <w:r w:rsidR="0003237A">
        <w:t>s.e.</w:t>
      </w:r>
      <w:proofErr w:type="spellEnd"/>
      <w:r w:rsidR="008F5C8E">
        <w:t>]</w:t>
      </w:r>
      <w:r w:rsidR="0003237A">
        <w:t xml:space="preserve"> checklists per grid cell in a specific year</w:t>
      </w:r>
      <w:r w:rsidR="00840051">
        <w:t>, Figure 1</w:t>
      </w:r>
      <w:r w:rsidR="0003237A">
        <w:t>). We downloaded eBird data in May</w:t>
      </w:r>
      <w:r w:rsidR="00085CB0">
        <w:t xml:space="preserve"> 2024</w:t>
      </w:r>
      <w:r w:rsidR="0003237A">
        <w:t xml:space="preserve"> </w:t>
      </w:r>
      <w:r w:rsidR="0003237A">
        <w:lastRenderedPageBreak/>
        <w:t xml:space="preserve">(Colorado and New Mexico) and June </w:t>
      </w:r>
      <w:r w:rsidR="00085CB0">
        <w:t xml:space="preserve">2024 </w:t>
      </w:r>
      <w:r w:rsidR="0003237A">
        <w:t xml:space="preserve">(Arizona and Utah) </w:t>
      </w:r>
      <w:r w:rsidR="0003237A">
        <w:fldChar w:fldCharType="begin"/>
      </w:r>
      <w:r w:rsidR="0003237A">
        <w:instrText xml:space="preserve"> ADDIN ZOTERO_ITEM CSL_CITATION {"citationID":"ELLIoTcz","properties":{"formattedCitation":"(Cornell Lab of Ornithology, 2024a, 2024b)","plainCitation":"(Cornell Lab of Ornithology, 2024a, 2024b)","noteIndex":0},"citationItems":[{"id":2836,"uris":["http://zotero.org/groups/5634119/items/UZJFU6TD"],"itemData":{"id":2836,"type":"dataset","event-place":"Ithaca, New York","publisher-place":"Ithaca, New York","title":"eBird Basic Dataset","version":"EBD_relJun-2024","author":[{"family":"Cornell Lab of Ornithology","given":""}],"issued":{"date-parts":[["2024",6]]}}},{"id":2835,"uris":["http://zotero.org/groups/5634119/items/HBL24FAA"],"itemData":{"id":2835,"type":"dataset","event-place":"Ithaca, New York","publisher-place":"Ithaca, New York","title":"eBird Basic Dataset","version":"EBD_relMay-2024","author":[{"family":"Cornell Lab of Ornithology","given":""}],"issued":{"date-parts":[["2024",5]]}}}],"schema":"https://github.com/citation-style-language/schema/raw/master/csl-citation.json"} </w:instrText>
      </w:r>
      <w:r w:rsidR="0003237A">
        <w:fldChar w:fldCharType="separate"/>
      </w:r>
      <w:r w:rsidR="0003237A">
        <w:rPr>
          <w:noProof/>
        </w:rPr>
        <w:t>(Cornell Lab of Ornithology, 2024a, 2024b)</w:t>
      </w:r>
      <w:r w:rsidR="0003237A">
        <w:fldChar w:fldCharType="end"/>
      </w:r>
      <w:r w:rsidR="0003237A">
        <w:t>. In our final dataset, pinyon jays were observed in 600</w:t>
      </w:r>
      <w:r>
        <w:t xml:space="preserve"> </w:t>
      </w:r>
      <w:r w:rsidR="00085CB0">
        <w:t xml:space="preserve">of the selected </w:t>
      </w:r>
      <w:r>
        <w:t>checklists</w:t>
      </w:r>
      <w:r w:rsidR="0003237A">
        <w:t xml:space="preserve"> (2.7%). The maximum number of </w:t>
      </w:r>
      <w:r w:rsidR="00085CB0">
        <w:t xml:space="preserve">pinyon jays </w:t>
      </w:r>
      <w:r w:rsidR="0003237A">
        <w:t xml:space="preserve">observed in one </w:t>
      </w:r>
      <w:r>
        <w:t>checklist</w:t>
      </w:r>
      <w:r w:rsidR="0003237A">
        <w:t xml:space="preserve"> was 350 (mean number of birds</w:t>
      </w:r>
      <w:r w:rsidR="00085CB0">
        <w:t>:</w:t>
      </w:r>
      <w:r w:rsidR="0003237A">
        <w:t xml:space="preserve"> 0.42 </w:t>
      </w:r>
      <w:r w:rsidR="0003237A">
        <w:sym w:font="Symbol" w:char="F0B1"/>
      </w:r>
      <w:r w:rsidR="0003237A">
        <w:t xml:space="preserve"> 0.04 </w:t>
      </w:r>
      <w:proofErr w:type="spellStart"/>
      <w:r w:rsidR="0003237A">
        <w:t>s.e.</w:t>
      </w:r>
      <w:proofErr w:type="spellEnd"/>
      <w:r w:rsidR="0003237A">
        <w:t>).</w:t>
      </w:r>
    </w:p>
    <w:bookmarkEnd w:id="21"/>
    <w:p w14:paraId="1252154F" w14:textId="2A68E41A" w:rsidR="0003237A" w:rsidRPr="0003237A" w:rsidRDefault="0003237A" w:rsidP="0003237A">
      <w:pPr>
        <w:pStyle w:val="BodyText"/>
        <w:rPr>
          <w:i/>
          <w:iCs/>
        </w:rPr>
      </w:pPr>
      <w:r>
        <w:rPr>
          <w:i/>
          <w:iCs/>
        </w:rPr>
        <w:t>2.2.2 Pinyon cone data</w:t>
      </w:r>
    </w:p>
    <w:p w14:paraId="330F7CCF" w14:textId="48F3C2B6" w:rsidR="008F6A89" w:rsidRDefault="00E05463" w:rsidP="000042D2">
      <w:pPr>
        <w:pStyle w:val="FirstParagraph"/>
        <w:ind w:firstLine="720"/>
      </w:pPr>
      <w:r>
        <w:t>For cone abundance data, w</w:t>
      </w:r>
      <w:r w:rsidR="00040BEC">
        <w:t xml:space="preserve">e used annual </w:t>
      </w:r>
      <w:r w:rsidR="55FF0A2E">
        <w:t>c</w:t>
      </w:r>
      <w:r w:rsidR="5ED0CAA8">
        <w:t xml:space="preserve">one production </w:t>
      </w:r>
      <w:r w:rsidR="00040BEC">
        <w:t xml:space="preserve">estimates </w:t>
      </w:r>
      <w:r w:rsidR="31072A96">
        <w:t>for two-needle pinyon</w:t>
      </w:r>
      <w:r w:rsidR="5ED0CAA8">
        <w:t xml:space="preserve"> </w:t>
      </w:r>
      <w:r w:rsidR="00040BEC">
        <w:t xml:space="preserve">produced </w:t>
      </w:r>
      <w:r w:rsidR="3F014CB4">
        <w:t>at a 4</w:t>
      </w:r>
      <w:r w:rsidR="009E74D5">
        <w:t xml:space="preserve"> </w:t>
      </w:r>
      <w:r w:rsidR="3F014CB4">
        <w:t>km</w:t>
      </w:r>
      <w:r w:rsidR="00966CEB">
        <w:t xml:space="preserve"> </w:t>
      </w:r>
      <w:r w:rsidR="009E74D5">
        <w:sym w:font="Symbol" w:char="F0B4"/>
      </w:r>
      <w:r w:rsidR="00966CEB">
        <w:t xml:space="preserve"> 4</w:t>
      </w:r>
      <w:r w:rsidR="009E74D5">
        <w:t xml:space="preserve"> </w:t>
      </w:r>
      <w:r w:rsidR="00966CEB">
        <w:t>km gridded</w:t>
      </w:r>
      <w:r w:rsidR="3F014CB4">
        <w:t xml:space="preserve"> resolution</w:t>
      </w:r>
      <w:r w:rsidR="5ED0CAA8">
        <w:t xml:space="preserve"> </w:t>
      </w:r>
      <w:r w:rsidR="38FBB8AA">
        <w:t xml:space="preserve">by </w:t>
      </w:r>
      <w:r w:rsidR="5ED0CAA8">
        <w:t>Wion et al</w:t>
      </w:r>
      <w:r w:rsidR="7C0F6815">
        <w:t xml:space="preserve"> (</w:t>
      </w:r>
      <w:r w:rsidR="5ED0CAA8">
        <w:t>202</w:t>
      </w:r>
      <w:r w:rsidR="3AFD18C3">
        <w:t>5)</w:t>
      </w:r>
      <w:r w:rsidR="5ED0CAA8">
        <w:t xml:space="preserve">. </w:t>
      </w:r>
      <w:r>
        <w:t>M</w:t>
      </w:r>
      <w:r w:rsidR="000042D2">
        <w:t>ore detailed methods on how cone availability was modeled</w:t>
      </w:r>
      <w:r>
        <w:t xml:space="preserve"> are </w:t>
      </w:r>
      <w:r w:rsidR="008F5C8E">
        <w:t xml:space="preserve">provided </w:t>
      </w:r>
      <w:r>
        <w:t>in the original publication</w:t>
      </w:r>
      <w:r w:rsidR="000042D2">
        <w:t xml:space="preserve">. </w:t>
      </w:r>
      <w:r w:rsidR="5ED0CAA8">
        <w:t xml:space="preserve">While this model predicts cone availability, not seeds, </w:t>
      </w:r>
      <w:r w:rsidR="009E74D5">
        <w:t>cone and seed abundances</w:t>
      </w:r>
      <w:r w:rsidR="5ED0CAA8">
        <w:t xml:space="preserve"> are highly correlated</w:t>
      </w:r>
      <w:r w:rsidR="00347BE8">
        <w:t xml:space="preserve"> in co-occurring pine species (e.g., </w:t>
      </w:r>
      <w:r w:rsidR="00347BE8">
        <w:rPr>
          <w:i/>
          <w:iCs/>
        </w:rPr>
        <w:t>P. ponderosa</w:t>
      </w:r>
      <w:r w:rsidR="00347BE8">
        <w:t xml:space="preserve"> </w:t>
      </w:r>
      <w:r w:rsidR="00347BE8">
        <w:fldChar w:fldCharType="begin"/>
      </w:r>
      <w:r w:rsidR="00347BE8">
        <w:instrText xml:space="preserve"> ADDIN ZOTERO_ITEM CSL_CITATION {"citationID":"KrAxn3l5","properties":{"formattedCitation":"(Shepperd et al., 2006)","plainCitation":"(Shepperd et al., 2006)","noteIndex":0},"citationItems":[{"id":2975,"uris":["http://zotero.org/groups/5634119/items/GSQBHDW9"],"itemData":{"id":2975,"type":"article-journal","abstract":"Abstract\n            Seedfall, natural regeneration establishment, and growth of planted seedlings was observed from 1981 to 2001 under shelterwood and seedtree overstories in a replicated study in ponderosa pine in the Manitou Experimental Forest in the Colorado Front Range. Good seed crops were produced only every 4 to 6 years, with almost no viable seed produced in intervening years. With seed predation, only 14% of total seedfall was available for germination. Shelterwood overstories containing between 6 and 14 m2 ha−1 stem basal area over scarified seedbeds provided optimal conditions for natural seedling establishment. Survival and growth of planted seedlings was much better than that of natural seedlings. However, poor survival and slow initial growth may require many years to establish a fully stocked forest of natural seedlings.","container-title":"Western Journal of Applied Forestry","DOI":"10.1093/wjaf/21.1.19","ISSN":"0885-6095, 1938-3770","issue":"1","language":"en","page":"19-26","source":"DOI.org (Crossref)","title":"Long-Term Seedfall, Establishment, Survival, and Growth of Natural and Planted Ponderosa Pine in the Colorado Front Range","volume":"21","author":[{"family":"Shepperd","given":"Wayne D."},{"family":"Edminster","given":"Carleton B."},{"family":"Mata","given":"Stephen A."}],"issued":{"date-parts":[["2006",1,1]]}}}],"schema":"https://github.com/citation-style-language/schema/raw/master/csl-citation.json"} </w:instrText>
      </w:r>
      <w:r w:rsidR="00347BE8">
        <w:fldChar w:fldCharType="separate"/>
      </w:r>
      <w:r w:rsidR="00347BE8">
        <w:rPr>
          <w:noProof/>
        </w:rPr>
        <w:t>(Shepperd et al., 2006)</w:t>
      </w:r>
      <w:r w:rsidR="00347BE8">
        <w:fldChar w:fldCharType="end"/>
      </w:r>
      <w:r w:rsidR="00040BEC">
        <w:t>)</w:t>
      </w:r>
      <w:r w:rsidR="00347BE8">
        <w:t xml:space="preserve">. </w:t>
      </w:r>
      <w:r w:rsidR="49B9E889">
        <w:t>We used the cone production dataset both as a direct measure of p</w:t>
      </w:r>
      <w:r w:rsidR="00347BE8">
        <w:t>iny</w:t>
      </w:r>
      <w:r w:rsidR="49B9E889">
        <w:t xml:space="preserve">on seed availability and </w:t>
      </w:r>
      <w:r w:rsidR="009E74D5">
        <w:t xml:space="preserve">as </w:t>
      </w:r>
      <w:r w:rsidR="49B9E889">
        <w:t>a proxy for the availability of other seeds eaten by pinyon jay (e.g., acorns, juniper berries) that respond to</w:t>
      </w:r>
      <w:r w:rsidR="00040BEC">
        <w:t xml:space="preserve"> similar</w:t>
      </w:r>
      <w:r w:rsidR="49B9E889">
        <w:t xml:space="preserve"> climate signals as pi</w:t>
      </w:r>
      <w:r w:rsidR="00347BE8">
        <w:t>ny</w:t>
      </w:r>
      <w:r w:rsidR="49B9E889">
        <w:t xml:space="preserve">on pine, but with different temporal </w:t>
      </w:r>
      <w:r w:rsidR="009E74D5">
        <w:t>speed</w:t>
      </w:r>
      <w:r w:rsidR="000042D2">
        <w:t>. Specifically, oaks and junipers produce seed</w:t>
      </w:r>
      <w:r w:rsidR="009E74D5">
        <w:t>s</w:t>
      </w:r>
      <w:r w:rsidR="000042D2">
        <w:t xml:space="preserve"> one year after </w:t>
      </w:r>
      <w:r w:rsidR="009E74D5">
        <w:t xml:space="preserve">favorable </w:t>
      </w:r>
      <w:r w:rsidR="000042D2">
        <w:t xml:space="preserve">climate </w:t>
      </w:r>
      <w:r w:rsidR="009E74D5">
        <w:t xml:space="preserve">conditions, whereas </w:t>
      </w:r>
      <w:r w:rsidR="000042D2">
        <w:t xml:space="preserve">pinyon pine </w:t>
      </w:r>
      <w:r w:rsidR="009E74D5">
        <w:t xml:space="preserve">seeds mature </w:t>
      </w:r>
      <w:r w:rsidR="000042D2">
        <w:t xml:space="preserve">two years after </w:t>
      </w:r>
      <w:r w:rsidR="55FF0A2E">
        <w:fldChar w:fldCharType="begin"/>
      </w:r>
      <w:r w:rsidR="55FF0A2E">
        <w:instrText xml:space="preserve"> ADDIN ZOTERO_ITEM CSL_CITATION {"citationID":"1Dj7dile","properties":{"formattedCitation":"(Parmenter et al., 2018)","plainCitation":"(Parmenter et al., 2018)","noteIndex":0},"citationItems":[{"id":2755,"uris":["http://zotero.org/groups/5634119/items/IJSSXJYX"],"itemData":{"id":2755,"type":"article-journal","abstract":"Abstract\n            \n              Tree masting (synchronous, episodic reproduction) is common worldwide and is hypothesized to be especially important in ecosystems with low species diversity and productivity as in semi‐arid woodlands of the American Southwest. We analyzed mast dynamics of three dominant tree species, one‐seed juniper (Cupressaceae:\n              Juniperus monosperma\n              ), two‐needle piñon pine (Pinaceae:\n              Pinus edulis\n              ), and Sonoran scrub oak (Fagaceae:\n              Quercus turbinella\n              ), on six sites during 1997–2016 within the Sevilleta National Wildlife Refuge, New Mexico. We tested multiple hypotheses regarding environmental and endogenous variables as controlling mechanisms, analyzing time‐series mast production data in relation to weather variables (precipitation, temperature, relative humidity, vapor pressure deficit, wind) over different time frames, and assessed evidence for weather tracking, resource switching, resource depletion, resource cycling, and pollen limitation. We found that (1) in univariate regression analyses, mast production in all three species was inversely related to lagged late‐summer/autumn temperatures during fruit primordia formation (1‐yr lag for juniper and oak, 2‐yr lag for piñon pine). Juniper mast production (\n              n\n               = 412 trees) was positively related to current‐year late‐winter (February–April) precipitation, combined with a negative relationship with current‐year summer temperatures. Piñon pine mast production (\n              n\n               = 210 trees) was positively related to 1‐yr lagged total annual precipitation and negatively associated with current‐year spring and summer temperatures. Oak mast production (\n              n\n               = 194 trees) also was positively related to current‐year late‐winter precipitation but was not affected by subsequent summer temperatures. (2) Multivariate environmental logistic regression models produced reasonable fits to observed field mast values. (3) High‐mast years in juniper and oak were characterized by greater proportions of trees producing mast and increased mast production per tree. (4) Juniper, oak, and piñon pine mast years were highly synchronized. (5) We found indirect support for resource depletion in all three species at some sites and indirect support for resource cycling in oak populations. (6) We observed only marginal indirect evidence for resource switching in piñon pine and oak. (7) Analyses of atmospheric pollen abundance relative to mast production produced no significant relationships. Predictive models of mast production have direct applications to regional silviculture, wildlife management, and ecosystem services in Southwestern woodlands.","container-title":"Ecosphere","DOI":"10.1002/ecs2.2360","ISSN":"2150-8925, 2150-8925","issue":"8","journalAbbreviation":"Ecosphere","language":"en","page":"e02360","source":"DOI.org (Crossref)","title":"Environmental and endogenous drivers of tree mast production and synchrony in piñon–juniper–oak woodlands of New Mexico","volume":"9","author":[{"family":"Parmenter","given":"Robert R."},{"family":"Zlotin","given":"Roman I."},{"family":"Moore","given":"Douglas I."},{"family":"Myers","given":"Orrin B."}],"issued":{"date-parts":[["2018",8]]}}}],"schema":"https://github.com/citation-style-language/schema/raw/master/csl-citation.json"} </w:instrText>
      </w:r>
      <w:r w:rsidR="55FF0A2E">
        <w:fldChar w:fldCharType="separate"/>
      </w:r>
      <w:r w:rsidR="661D6A8B" w:rsidRPr="5A83A434">
        <w:rPr>
          <w:noProof/>
        </w:rPr>
        <w:t>(Parmenter et al., 2018)</w:t>
      </w:r>
      <w:r w:rsidR="55FF0A2E">
        <w:fldChar w:fldCharType="end"/>
      </w:r>
      <w:r w:rsidR="009E74D5">
        <w:t xml:space="preserve"> (see Figure 2)</w:t>
      </w:r>
      <w:r w:rsidR="49B9E889">
        <w:t>.</w:t>
      </w:r>
    </w:p>
    <w:p w14:paraId="4CB18F05" w14:textId="56996490" w:rsidR="0003237A" w:rsidRPr="0003237A" w:rsidRDefault="0003237A" w:rsidP="0003237A">
      <w:pPr>
        <w:pStyle w:val="BodyText"/>
        <w:rPr>
          <w:i/>
          <w:iCs/>
        </w:rPr>
      </w:pPr>
      <w:r>
        <w:rPr>
          <w:i/>
          <w:iCs/>
        </w:rPr>
        <w:t xml:space="preserve">2.2.3 </w:t>
      </w:r>
      <w:r w:rsidR="000042D2">
        <w:rPr>
          <w:i/>
          <w:iCs/>
        </w:rPr>
        <w:t>Habitat and climate</w:t>
      </w:r>
      <w:r>
        <w:rPr>
          <w:i/>
          <w:iCs/>
        </w:rPr>
        <w:t xml:space="preserve"> covariates</w:t>
      </w:r>
    </w:p>
    <w:p w14:paraId="54EF9D9A" w14:textId="20ACB14E" w:rsidR="008F6A89" w:rsidRDefault="38317865">
      <w:pPr>
        <w:pStyle w:val="FirstParagraph"/>
        <w:spacing w:before="0" w:after="0"/>
        <w:ind w:firstLine="720"/>
        <w:pPrChange w:id="22" w:author="Kiona Ogle" w:date="2025-10-16T13:39:00Z" w16du:dateUtc="2025-10-16T20:39:00Z">
          <w:pPr>
            <w:pStyle w:val="FirstParagraph"/>
            <w:ind w:firstLine="720"/>
          </w:pPr>
        </w:pPrChange>
      </w:pPr>
      <w:commentRangeStart w:id="23"/>
      <w:commentRangeStart w:id="24"/>
      <w:r>
        <w:t>As an indicator of habitat structure,</w:t>
      </w:r>
      <w:r w:rsidR="000042D2">
        <w:t xml:space="preserve"> and to filter eBird observations to areas </w:t>
      </w:r>
      <w:del w:id="25" w:author="Kiona Ogle" w:date="2025-09-24T15:45:00Z" w16du:dateUtc="2025-09-24T22:45:00Z">
        <w:r w:rsidR="000042D2" w:rsidDel="00493A20">
          <w:delText xml:space="preserve">with </w:delText>
        </w:r>
      </w:del>
      <w:ins w:id="26" w:author="Kiona Ogle" w:date="2025-09-24T15:45:00Z" w16du:dateUtc="2025-09-24T22:45:00Z">
        <w:r w:rsidR="00493A20">
          <w:t xml:space="preserve">supporting </w:t>
        </w:r>
      </w:ins>
      <w:r w:rsidR="000042D2">
        <w:t xml:space="preserve">pinyon </w:t>
      </w:r>
      <w:del w:id="27" w:author="Kiona Ogle" w:date="2025-09-24T15:45:00Z" w16du:dateUtc="2025-09-24T22:45:00Z">
        <w:r w:rsidR="000042D2" w:rsidDel="00493A20">
          <w:delText>pine</w:delText>
        </w:r>
        <w:r w:rsidR="00840051" w:rsidDel="00493A20">
          <w:delText xml:space="preserve"> </w:delText>
        </w:r>
      </w:del>
      <w:r w:rsidR="00840051">
        <w:t>(Figure 1)</w:t>
      </w:r>
      <w:r w:rsidR="000042D2">
        <w:t>,</w:t>
      </w:r>
      <w:r>
        <w:t xml:space="preserve"> w</w:t>
      </w:r>
      <w:r w:rsidR="49B9E889">
        <w:t>e derived yearly basal area</w:t>
      </w:r>
      <w:commentRangeEnd w:id="23"/>
      <w:r>
        <w:rPr>
          <w:rStyle w:val="CommentReference"/>
        </w:rPr>
        <w:commentReference w:id="23"/>
      </w:r>
      <w:commentRangeEnd w:id="24"/>
      <w:r w:rsidR="00C7167B">
        <w:rPr>
          <w:rStyle w:val="CommentReference"/>
          <w:rFonts w:asciiTheme="minorHAnsi" w:hAnsiTheme="minorHAnsi"/>
        </w:rPr>
        <w:commentReference w:id="24"/>
      </w:r>
      <w:ins w:id="28" w:author="Kiona Ogle" w:date="2025-09-24T15:45:00Z" w16du:dateUtc="2025-09-24T22:45:00Z">
        <w:r w:rsidR="00493A20">
          <w:t xml:space="preserve"> (</w:t>
        </w:r>
        <w:commentRangeStart w:id="29"/>
        <w:r w:rsidR="00493A20">
          <w:t>BA</w:t>
        </w:r>
      </w:ins>
      <w:ins w:id="30" w:author="Kiona Ogle" w:date="2025-09-24T15:48:00Z" w16du:dateUtc="2025-09-24T22:48:00Z">
        <w:r w:rsidR="00493A20">
          <w:t xml:space="preserve">, </w:t>
        </w:r>
        <w:r w:rsidR="00493A20" w:rsidRPr="00493A20">
          <w:rPr>
            <w:highlight w:val="yellow"/>
            <w:rPrChange w:id="31" w:author="Kiona Ogle" w:date="2025-09-24T15:48:00Z" w16du:dateUtc="2025-09-24T22:48:00Z">
              <w:rPr/>
            </w:rPrChange>
          </w:rPr>
          <w:t>units</w:t>
        </w:r>
      </w:ins>
      <w:commentRangeEnd w:id="29"/>
      <w:r w:rsidR="002A02DF">
        <w:rPr>
          <w:rStyle w:val="CommentReference"/>
          <w:rFonts w:asciiTheme="minorHAnsi" w:hAnsiTheme="minorHAnsi"/>
        </w:rPr>
        <w:commentReference w:id="29"/>
      </w:r>
      <w:ins w:id="32" w:author="Kiona Ogle" w:date="2025-09-24T15:45:00Z" w16du:dateUtc="2025-09-24T22:45:00Z">
        <w:r w:rsidR="00493A20">
          <w:t>)</w:t>
        </w:r>
      </w:ins>
      <w:r w:rsidR="49B9E889">
        <w:t xml:space="preserve"> </w:t>
      </w:r>
      <w:ins w:id="33" w:author="Kiona Ogle" w:date="2025-09-24T15:45:00Z" w16du:dateUtc="2025-09-24T22:45:00Z">
        <w:r w:rsidR="00493A20">
          <w:t xml:space="preserve">estimates for </w:t>
        </w:r>
      </w:ins>
      <w:del w:id="34" w:author="Kiona Ogle" w:date="2025-09-24T15:45:00Z" w16du:dateUtc="2025-09-24T22:45:00Z">
        <w:r w:rsidR="6A24BE3F" w:rsidDel="00493A20">
          <w:delText xml:space="preserve">of two-needle </w:delText>
        </w:r>
      </w:del>
      <w:r w:rsidR="6A24BE3F">
        <w:t>pinyon</w:t>
      </w:r>
      <w:r w:rsidR="2999678E">
        <w:t xml:space="preserve"> from 2010 to </w:t>
      </w:r>
      <w:r w:rsidR="6E925A42">
        <w:t>2022</w:t>
      </w:r>
      <w:r w:rsidR="6A24BE3F">
        <w:t xml:space="preserve"> </w:t>
      </w:r>
      <w:r w:rsidR="49B9E889">
        <w:t xml:space="preserve">by </w:t>
      </w:r>
      <w:r w:rsidR="0EE6C68C">
        <w:t xml:space="preserve">combining </w:t>
      </w:r>
      <w:ins w:id="35" w:author="Kiona Ogle" w:date="2025-09-24T15:47:00Z" w16du:dateUtc="2025-09-24T22:47:00Z">
        <w:r w:rsidR="00493A20">
          <w:t xml:space="preserve">pinyon </w:t>
        </w:r>
      </w:ins>
      <w:del w:id="36" w:author="Kiona Ogle" w:date="2025-09-24T15:45:00Z" w16du:dateUtc="2025-09-24T22:45:00Z">
        <w:r w:rsidR="0EE6C68C" w:rsidDel="00493A20">
          <w:delText xml:space="preserve">basal </w:delText>
        </w:r>
        <w:r w:rsidR="0651C8FD" w:rsidDel="00493A20">
          <w:delText>area</w:delText>
        </w:r>
        <w:r w:rsidR="65E139C4" w:rsidDel="00493A20">
          <w:delText xml:space="preserve"> (</w:delText>
        </w:r>
      </w:del>
      <w:r w:rsidR="65E139C4">
        <w:t>BA</w:t>
      </w:r>
      <w:del w:id="37" w:author="Kiona Ogle" w:date="2025-09-24T15:45:00Z" w16du:dateUtc="2025-09-24T22:45:00Z">
        <w:r w:rsidR="65E139C4" w:rsidDel="00493A20">
          <w:delText>)</w:delText>
        </w:r>
      </w:del>
      <w:r w:rsidR="0651C8FD">
        <w:t xml:space="preserve"> maps </w:t>
      </w:r>
      <w:del w:id="38" w:author="Kiona Ogle" w:date="2025-09-24T15:47:00Z" w16du:dateUtc="2025-09-24T22:47:00Z">
        <w:r w:rsidR="0651C8FD" w:rsidDel="00493A20">
          <w:delText xml:space="preserve">for this species </w:delText>
        </w:r>
        <w:r w:rsidR="2C368314" w:rsidDel="00493A20">
          <w:delText>from</w:delText>
        </w:r>
        <w:r w:rsidR="0651C8FD" w:rsidDel="00493A20">
          <w:delText xml:space="preserve"> </w:delText>
        </w:r>
      </w:del>
      <w:r w:rsidR="0651C8FD">
        <w:t>2000</w:t>
      </w:r>
      <w:r w:rsidR="00966CEB">
        <w:t>-20</w:t>
      </w:r>
      <w:r w:rsidR="00BF2AC0">
        <w:t>09</w:t>
      </w:r>
      <w:r w:rsidR="005D7C8D">
        <w:t xml:space="preserve"> </w:t>
      </w:r>
      <w:r w:rsidR="005D7C8D">
        <w:fldChar w:fldCharType="begin"/>
      </w:r>
      <w:r w:rsidR="005D7C8D">
        <w:instrText xml:space="preserve"> ADDIN ZOTERO_ITEM CSL_CITATION {"citationID":"AmSs7PHB","properties":{"formattedCitation":"(Wilson et al., 2013)","plainCitation":"(Wilson et al., 2013)","noteIndex":0},"citationItems":[{"id":2974,"uris":["http://zotero.org/groups/5634119/items/C475LZBY"],"itemData":{"id":2974,"type":"dataset","DOI":"10.2737/RDS-2013-0013","language":"en","publisher":"Forest Service Research Data Archive","source":"DOI.org (Crossref)","title":"Live tree species basal area of the contiguous United States (2000-2009)","URL":"https://www.fs.usda.gov/rds/archive/Catalog/RDS-2013-0013","author":[{"family":"Wilson","given":"Barry T."},{"family":"Lister","given":"Andrew J."},{"family":"Riemann","given":"Rachel I."},{"family":"Griffith","given":"Douglas M."}],"accessed":{"date-parts":[["2025",8,18]]},"issued":{"date-parts":[["2013"]]}}}],"schema":"https://github.com/citation-style-language/schema/raw/master/csl-citation.json"} </w:instrText>
      </w:r>
      <w:r w:rsidR="005D7C8D">
        <w:fldChar w:fldCharType="separate"/>
      </w:r>
      <w:r w:rsidR="005D7C8D">
        <w:rPr>
          <w:noProof/>
        </w:rPr>
        <w:t>(Wilson et al., 2013)</w:t>
      </w:r>
      <w:r w:rsidR="005D7C8D">
        <w:fldChar w:fldCharType="end"/>
      </w:r>
      <w:r w:rsidR="00966CEB">
        <w:t xml:space="preserve"> </w:t>
      </w:r>
      <w:del w:id="39" w:author="Kiona Ogle" w:date="2025-09-24T15:47:00Z" w16du:dateUtc="2025-09-24T22:47:00Z">
        <w:r w:rsidR="7553A4FB" w:rsidDel="00493A20">
          <w:delText xml:space="preserve">and </w:delText>
        </w:r>
      </w:del>
      <w:ins w:id="40" w:author="Kiona Ogle" w:date="2025-09-24T15:47:00Z" w16du:dateUtc="2025-09-24T22:47:00Z">
        <w:r w:rsidR="00493A20">
          <w:t xml:space="preserve">with </w:t>
        </w:r>
      </w:ins>
      <w:r w:rsidR="41701838">
        <w:t xml:space="preserve">annual maps of </w:t>
      </w:r>
      <w:ins w:id="41" w:author="Kiona Ogle" w:date="2025-09-24T15:47:00Z" w16du:dateUtc="2025-09-24T22:47:00Z">
        <w:r w:rsidR="00493A20">
          <w:t xml:space="preserve">pinyon </w:t>
        </w:r>
      </w:ins>
      <w:del w:id="42" w:author="Kiona Ogle" w:date="2025-09-24T15:47:00Z" w16du:dateUtc="2025-09-24T22:47:00Z">
        <w:r w:rsidR="41701838" w:rsidDel="00493A20">
          <w:delText xml:space="preserve">tree </w:delText>
        </w:r>
      </w:del>
      <w:r w:rsidR="41701838">
        <w:t>cover from</w:t>
      </w:r>
      <w:r w:rsidR="24C191E6">
        <w:t xml:space="preserve"> </w:t>
      </w:r>
      <w:r w:rsidR="41701838">
        <w:t>the Rangelands Analysis Platform</w:t>
      </w:r>
      <w:r w:rsidR="69426112">
        <w:t xml:space="preserve"> (RAP</w:t>
      </w:r>
      <w:r w:rsidR="00C7167B">
        <w:t>, v.3.0)</w:t>
      </w:r>
      <w:r w:rsidR="00DF2B03">
        <w:t xml:space="preserve"> </w:t>
      </w:r>
      <w:r w:rsidR="00DF2B03">
        <w:fldChar w:fldCharType="begin"/>
      </w:r>
      <w:r w:rsidR="00DF2B03">
        <w:instrText xml:space="preserve"> ADDIN ZOTERO_ITEM CSL_CITATION {"citationID":"jfneReVW","properties":{"formattedCitation":"(Allred et al., 2021)","plainCitation":"(Allred et al., 2021)","noteIndex":0},"citationItems":[{"id":2977,"uris":["http://zotero.org/users/6391447/items/48C8US5Q"],"itemData":{"id":2977,"type":"article-journal","abstract":"Abstract\n            \n              \n                \n                  Operational satellite remote sensing products are transforming rangeland management and science. Advancements in computation, data storage and processing have removed barriers that previously blocked or hindered the development and use of remote sensing products. When combined with local data and knowledge, remote sensing products can inform decision‐making at multiple scales.\n                \n                \n                  We used temporal convolutional networks to produce a fractional cover product that spans western United States rangelands. We trained the model with 52,012 on‐the‐ground vegetation plots to simultaneously predict fractional cover for annual forbs and grasses, perennial forbs and grasses, shrubs, trees, litter and bare ground. To assist interpretation and to provide a measure of prediction confidence, we also produced spatiotemporal‐explicit, pixel‐level estimates of uncertainty. We evaluated the model with 5,780 on‐the‐ground vegetation plots removed from the training data.\n                \n                \n                  Model evaluation averaged 6.3% mean absolute error and 9.6% root mean squared error. Evaluation with additional datasets that were not part of the training dataset, and that varied in geographic range, method of collection, scope and size, revealed similar metrics. Model performance increased across all functional groups compared to the previously produced fractional product.\n                \n                \n                  \n                    The advancements achieved with the new rangeland fractional cover product expand the management toolbox with improved predictions of fractional cover and pixel‐level uncertainty. The new product is available on the Rangeland Analysis Platform (\n                    https://rangelands.app/\n                    ), an interactive web application that tracks rangeland vegetation through time. This product is intended to be used alongside local on‐the‐ground data, expert knowledge, land use history, scientific literature and other sources of information when making interpretations. When being used to inform decision‐making, remotely sensed products should be evaluated and utilized according to the context of the decision and not be used in isolation.","container-title":"Methods in Ecology and Evolution","DOI":"10.1111/2041-210X.13564","ISSN":"2041-210X, 2041-210X","issue":"5","journalAbbreviation":"Methods Ecol Evol","language":"en","page":"841-849","source":"DOI.org (Crossref)","title":"Improving Landsat predictions of rangeland fractional cover with multitask learning and uncertainty","volume":"12","author":[{"family":"Allred","given":"Brady W."},{"family":"Bestelmeyer","given":"Brandon T."},{"family":"Boyd","given":"Chad S."},{"family":"Brown","given":"Christopher"},{"family":"Davies","given":"Kirk W."},{"family":"Duniway","given":"Michael C."},{"family":"Ellsworth","given":"Lisa M."},{"family":"Erickson","given":"Tyler A."},{"family":"Fuhlendorf","given":"Samuel D."},{"family":"Griffiths","given":"Timothy V."},{"family":"Jansen","given":"Vincent"},{"family":"Jones","given":"Matthew O."},{"family":"Karl","given":"Jason"},{"family":"Knight","given":"Anna"},{"family":"Maestas","given":"Jeremy D."},{"family":"Maynard","given":"Jonathan J."},{"family":"McCord","given":"Sarah E."},{"family":"Naugle","given":"David E."},{"family":"Starns","given":"Heath D."},{"family":"Twidwell","given":"Dirac"},{"family":"Uden","given":"Daniel R."}],"editor":[{"family":"Freckleton","given":"Robert"}],"issued":{"date-parts":[["2021",5]]}}}],"schema":"https://github.com/citation-style-language/schema/raw/master/csl-citation.json"} </w:instrText>
      </w:r>
      <w:r w:rsidR="00DF2B03">
        <w:fldChar w:fldCharType="separate"/>
      </w:r>
      <w:r w:rsidR="00DF2B03">
        <w:rPr>
          <w:noProof/>
        </w:rPr>
        <w:t>(Allred et al., 2021)</w:t>
      </w:r>
      <w:r w:rsidR="00DF2B03">
        <w:fldChar w:fldCharType="end"/>
      </w:r>
      <w:r w:rsidR="00DF2B03">
        <w:t>.</w:t>
      </w:r>
      <w:r w:rsidR="49B9E889">
        <w:t xml:space="preserve"> </w:t>
      </w:r>
      <w:r w:rsidR="33376391">
        <w:t xml:space="preserve">We </w:t>
      </w:r>
      <w:r w:rsidR="220BA848">
        <w:t xml:space="preserve">used </w:t>
      </w:r>
      <w:r w:rsidR="263ED7DA">
        <w:t>the</w:t>
      </w:r>
      <w:r w:rsidR="00BF2AC0">
        <w:t xml:space="preserve"> RAP</w:t>
      </w:r>
      <w:r w:rsidR="263ED7DA">
        <w:t xml:space="preserve"> </w:t>
      </w:r>
      <w:r w:rsidR="220BA848">
        <w:t xml:space="preserve">canopy cover maps to annualize </w:t>
      </w:r>
      <w:ins w:id="43" w:author="Kiona Ogle" w:date="2025-09-24T15:47:00Z" w16du:dateUtc="2025-09-24T22:47:00Z">
        <w:r w:rsidR="00493A20">
          <w:t xml:space="preserve">spatially explicit </w:t>
        </w:r>
      </w:ins>
      <w:r w:rsidR="00BF2AC0">
        <w:t xml:space="preserve">pinyon </w:t>
      </w:r>
      <w:r w:rsidR="220BA848">
        <w:t xml:space="preserve">BA </w:t>
      </w:r>
      <w:del w:id="44" w:author="Kiona Ogle" w:date="2025-09-24T15:47:00Z" w16du:dateUtc="2025-09-24T22:47:00Z">
        <w:r w:rsidR="220BA848" w:rsidDel="00493A20">
          <w:delText>maps</w:delText>
        </w:r>
      </w:del>
      <w:ins w:id="45" w:author="Kiona Ogle" w:date="2025-09-24T15:47:00Z" w16du:dateUtc="2025-09-24T22:47:00Z">
        <w:r w:rsidR="00493A20">
          <w:t>estimates</w:t>
        </w:r>
      </w:ins>
      <w:r w:rsidR="220BA848">
        <w:t>, and to project them forward in time</w:t>
      </w:r>
      <w:del w:id="46" w:author="Kiona Ogle" w:date="2025-10-16T13:53:00Z" w16du:dateUtc="2025-10-16T20:53:00Z">
        <w:r w:rsidR="220BA848" w:rsidDel="00E50257">
          <w:delText xml:space="preserve"> using</w:delText>
        </w:r>
        <w:r w:rsidR="3A882BF3" w:rsidDel="00E50257">
          <w:delText xml:space="preserve"> several</w:delText>
        </w:r>
        <w:r w:rsidR="220BA848" w:rsidDel="00E50257">
          <w:delText xml:space="preserve"> steps</w:delText>
        </w:r>
      </w:del>
      <w:r w:rsidR="220BA848">
        <w:t xml:space="preserve">. First, we </w:t>
      </w:r>
      <w:r w:rsidR="0FABB77E">
        <w:t xml:space="preserve">aggregated RAP canopy cover </w:t>
      </w:r>
      <w:r w:rsidR="00C7167B">
        <w:t xml:space="preserve">for </w:t>
      </w:r>
      <w:r w:rsidR="0FABB77E">
        <w:t xml:space="preserve">each year </w:t>
      </w:r>
      <w:ins w:id="47" w:author="Kiona Ogle" w:date="2025-09-24T15:48:00Z" w16du:dateUtc="2025-09-24T22:48:00Z">
        <w:r w:rsidR="00493A20">
          <w:t xml:space="preserve">to scale up </w:t>
        </w:r>
      </w:ins>
      <w:r w:rsidR="0FABB77E">
        <w:t xml:space="preserve">from </w:t>
      </w:r>
      <w:del w:id="48" w:author="Kiona Ogle" w:date="2025-09-24T15:48:00Z" w16du:dateUtc="2025-09-24T22:48:00Z">
        <w:r w:rsidR="0FABB77E" w:rsidDel="00493A20">
          <w:delText xml:space="preserve">a </w:delText>
        </w:r>
      </w:del>
      <w:r w:rsidR="0FABB77E">
        <w:t>30</w:t>
      </w:r>
      <w:ins w:id="49" w:author="Kiona Ogle" w:date="2025-09-24T15:48:00Z" w16du:dateUtc="2025-09-24T22:48:00Z">
        <w:r w:rsidR="00493A20">
          <w:t xml:space="preserve"> </w:t>
        </w:r>
      </w:ins>
      <w:del w:id="50" w:author="Kiona Ogle" w:date="2025-09-24T15:48:00Z" w16du:dateUtc="2025-09-24T22:48:00Z">
        <w:r w:rsidR="0FABB77E" w:rsidDel="00493A20">
          <w:lastRenderedPageBreak/>
          <w:delText>-</w:delText>
        </w:r>
      </w:del>
      <w:r w:rsidR="0FABB77E">
        <w:t xml:space="preserve">m to </w:t>
      </w:r>
      <w:del w:id="51" w:author="Kiona Ogle" w:date="2025-09-24T15:48:00Z" w16du:dateUtc="2025-09-24T22:48:00Z">
        <w:r w:rsidR="0FABB77E" w:rsidDel="00493A20">
          <w:delText xml:space="preserve">a </w:delText>
        </w:r>
      </w:del>
      <w:r w:rsidR="0FABB77E">
        <w:t>250</w:t>
      </w:r>
      <w:del w:id="52" w:author="Kiona Ogle" w:date="2025-09-24T15:48:00Z" w16du:dateUtc="2025-09-24T22:48:00Z">
        <w:r w:rsidR="0FABB77E" w:rsidDel="00493A20">
          <w:delText>-</w:delText>
        </w:r>
      </w:del>
      <w:ins w:id="53" w:author="Kiona Ogle" w:date="2025-09-24T15:48:00Z" w16du:dateUtc="2025-09-24T22:48:00Z">
        <w:r w:rsidR="00493A20">
          <w:t xml:space="preserve"> </w:t>
        </w:r>
      </w:ins>
      <w:r w:rsidR="0FABB77E">
        <w:t>m resolution</w:t>
      </w:r>
      <w:r w:rsidR="2066B97E">
        <w:t xml:space="preserve"> (using the mean value)</w:t>
      </w:r>
      <w:r w:rsidR="0FABB77E">
        <w:t xml:space="preserve"> to align with</w:t>
      </w:r>
      <w:r w:rsidR="6451A163">
        <w:t xml:space="preserve"> </w:t>
      </w:r>
      <w:r w:rsidR="00C7167B">
        <w:t xml:space="preserve">the </w:t>
      </w:r>
      <w:r w:rsidR="6451A163">
        <w:t>BA maps.</w:t>
      </w:r>
      <w:r w:rsidR="0FABB77E">
        <w:t xml:space="preserve"> </w:t>
      </w:r>
      <w:r w:rsidR="74D65892">
        <w:t>Next, for each 250</w:t>
      </w:r>
      <w:ins w:id="54" w:author="Kiona Ogle" w:date="2025-09-24T15:48:00Z" w16du:dateUtc="2025-09-24T22:48:00Z">
        <w:r w:rsidR="00493A20">
          <w:t xml:space="preserve"> </w:t>
        </w:r>
      </w:ins>
      <w:del w:id="55" w:author="Kiona Ogle" w:date="2025-09-24T15:48:00Z" w16du:dateUtc="2025-09-24T22:48:00Z">
        <w:r w:rsidR="74D65892" w:rsidDel="00493A20">
          <w:delText>-</w:delText>
        </w:r>
      </w:del>
      <w:r w:rsidR="74D65892">
        <w:t>m</w:t>
      </w:r>
      <w:r w:rsidR="0FABB77E">
        <w:t xml:space="preserve"> </w:t>
      </w:r>
      <w:r w:rsidR="055E953A">
        <w:t>pixel, we divided</w:t>
      </w:r>
      <w:r w:rsidR="7FF6F3CE">
        <w:t xml:space="preserve"> pinyon</w:t>
      </w:r>
      <w:r w:rsidR="055E953A">
        <w:t xml:space="preserve"> </w:t>
      </w:r>
      <w:del w:id="56" w:author="Kiona Ogle" w:date="2025-09-24T15:48:00Z" w16du:dateUtc="2025-09-24T22:48:00Z">
        <w:r w:rsidR="055E953A" w:rsidDel="00493A20">
          <w:delText>basal area</w:delText>
        </w:r>
      </w:del>
      <w:ins w:id="57" w:author="Kiona Ogle" w:date="2025-09-24T15:48:00Z" w16du:dateUtc="2025-09-24T22:48:00Z">
        <w:r w:rsidR="00493A20">
          <w:t>BA</w:t>
        </w:r>
      </w:ins>
      <w:r w:rsidR="055E953A">
        <w:t xml:space="preserve"> by </w:t>
      </w:r>
      <w:r w:rsidR="78FF64AF">
        <w:t>per</w:t>
      </w:r>
      <w:r w:rsidR="033B1713">
        <w:t>cent</w:t>
      </w:r>
      <w:r w:rsidR="055E953A">
        <w:t xml:space="preserve"> canopy cover </w:t>
      </w:r>
      <w:r w:rsidR="72908C70">
        <w:t xml:space="preserve">in that </w:t>
      </w:r>
      <w:r w:rsidR="28394B37">
        <w:t>same location</w:t>
      </w:r>
      <w:r w:rsidR="72908C70">
        <w:t xml:space="preserve"> </w:t>
      </w:r>
      <w:r w:rsidR="414CD4EC">
        <w:t xml:space="preserve">(i.e., the mean canopy cover from </w:t>
      </w:r>
      <w:r w:rsidR="72908C70">
        <w:t>2000</w:t>
      </w:r>
      <w:r w:rsidR="659EA5E7">
        <w:t xml:space="preserve"> to </w:t>
      </w:r>
      <w:r w:rsidR="72908C70">
        <w:t>2009</w:t>
      </w:r>
      <w:r w:rsidR="31AD4171">
        <w:t>)</w:t>
      </w:r>
      <w:r w:rsidR="72908C70">
        <w:t xml:space="preserve"> to calculate the amount</w:t>
      </w:r>
      <w:r w:rsidR="5E85B51C">
        <w:t xml:space="preserve"> of pinyon</w:t>
      </w:r>
      <w:r w:rsidR="72908C70">
        <w:t xml:space="preserve"> BA represented by each unit of canopy cover</w:t>
      </w:r>
      <w:r w:rsidR="1A08E77C">
        <w:t xml:space="preserve"> (i.e., an expansion fac</w:t>
      </w:r>
      <w:r w:rsidR="1615C51E">
        <w:t>tor)</w:t>
      </w:r>
      <w:r w:rsidR="688A4D6A">
        <w:t xml:space="preserve">. </w:t>
      </w:r>
      <w:r w:rsidR="7B9DC150">
        <w:t>Finally, we used th</w:t>
      </w:r>
      <w:r w:rsidR="0E3F13CD">
        <w:t>e</w:t>
      </w:r>
      <w:r w:rsidR="7B9DC150">
        <w:t>s</w:t>
      </w:r>
      <w:r w:rsidR="0E3F13CD">
        <w:t>e</w:t>
      </w:r>
      <w:r w:rsidR="7B9DC150">
        <w:t xml:space="preserve"> pixel-specific expansion factor</w:t>
      </w:r>
      <w:r w:rsidR="3614FFDB">
        <w:t>s</w:t>
      </w:r>
      <w:del w:id="58" w:author="Kiona Ogle" w:date="2025-09-24T15:49:00Z" w16du:dateUtc="2025-09-24T22:49:00Z">
        <w:r w:rsidR="58024BE2" w:rsidDel="00493A20">
          <w:delText xml:space="preserve"> and</w:delText>
        </w:r>
      </w:del>
      <w:ins w:id="59" w:author="Kiona Ogle" w:date="2025-09-24T15:49:00Z" w16du:dateUtc="2025-09-24T22:49:00Z">
        <w:r w:rsidR="00493A20">
          <w:t>,</w:t>
        </w:r>
      </w:ins>
      <w:r w:rsidR="58024BE2">
        <w:t xml:space="preserve"> differences between 2000</w:t>
      </w:r>
      <w:ins w:id="60" w:author="Kiona Ogle" w:date="2025-09-24T15:49:00Z" w16du:dateUtc="2025-09-24T22:49:00Z">
        <w:r w:rsidR="00493A20">
          <w:t xml:space="preserve"> and </w:t>
        </w:r>
      </w:ins>
      <w:del w:id="61" w:author="Kiona Ogle" w:date="2025-09-24T15:49:00Z" w16du:dateUtc="2025-09-24T22:49:00Z">
        <w:r w:rsidR="58024BE2" w:rsidDel="00493A20">
          <w:delText>-</w:delText>
        </w:r>
      </w:del>
      <w:r w:rsidR="58024BE2">
        <w:t>2009 cover</w:t>
      </w:r>
      <w:ins w:id="62" w:author="Kiona Ogle" w:date="2025-09-24T15:49:00Z" w16du:dateUtc="2025-09-24T22:49:00Z">
        <w:r w:rsidR="00493A20">
          <w:t>,</w:t>
        </w:r>
      </w:ins>
      <w:r w:rsidR="58024BE2">
        <w:t xml:space="preserve"> and the cover of a focal year (e.g., 2010)</w:t>
      </w:r>
      <w:r w:rsidR="7B9DC150">
        <w:t xml:space="preserve"> to adjust pinyon BA up or down in each </w:t>
      </w:r>
      <w:r w:rsidR="14DAF68D">
        <w:t xml:space="preserve">pixel and </w:t>
      </w:r>
      <w:r w:rsidR="7B9DC150">
        <w:t>year</w:t>
      </w:r>
      <w:ins w:id="63" w:author="Kiona Ogle" w:date="2025-09-24T15:49:00Z" w16du:dateUtc="2025-09-24T22:49:00Z">
        <w:r w:rsidR="00493A20">
          <w:t xml:space="preserve">, giving </w:t>
        </w:r>
      </w:ins>
      <w:ins w:id="64" w:author="Kiona Ogle" w:date="2025-09-24T15:50:00Z" w16du:dateUtc="2025-09-24T22:50:00Z">
        <w:r w:rsidR="00493A20">
          <w:t xml:space="preserve">annual </w:t>
        </w:r>
      </w:ins>
      <w:ins w:id="65" w:author="Kiona Ogle" w:date="2025-09-24T15:49:00Z" w16du:dateUtc="2025-09-24T22:49:00Z">
        <w:r w:rsidR="00493A20">
          <w:t xml:space="preserve">BA estimated </w:t>
        </w:r>
      </w:ins>
      <w:ins w:id="66" w:author="Kiona Ogle" w:date="2025-09-24T15:50:00Z" w16du:dateUtc="2025-09-24T22:50:00Z">
        <w:r w:rsidR="00493A20">
          <w:t>from</w:t>
        </w:r>
      </w:ins>
      <w:del w:id="67" w:author="Kiona Ogle" w:date="2025-09-24T15:50:00Z" w16du:dateUtc="2025-09-24T22:50:00Z">
        <w:r w:rsidR="7B9DC150" w:rsidDel="00493A20">
          <w:delText xml:space="preserve"> from</w:delText>
        </w:r>
      </w:del>
      <w:r w:rsidR="7B9DC150">
        <w:t xml:space="preserve"> 2010 to 2022</w:t>
      </w:r>
      <w:ins w:id="68" w:author="Kiona Ogle" w:date="2025-09-24T15:50:00Z" w16du:dateUtc="2025-09-24T22:50:00Z">
        <w:r w:rsidR="00493A20">
          <w:t>.</w:t>
        </w:r>
      </w:ins>
      <w:commentRangeStart w:id="69"/>
      <w:r w:rsidR="7B9DC150" w:rsidRPr="00493A20">
        <w:rPr>
          <w:strike/>
          <w:rPrChange w:id="70" w:author="Kiona Ogle" w:date="2025-09-24T15:50:00Z" w16du:dateUtc="2025-09-24T22:50:00Z">
            <w:rPr/>
          </w:rPrChange>
        </w:rPr>
        <w:t xml:space="preserve"> based on </w:t>
      </w:r>
      <w:commentRangeStart w:id="71"/>
      <w:r w:rsidR="7B9DC150" w:rsidRPr="00493A20">
        <w:rPr>
          <w:strike/>
          <w:rPrChange w:id="72" w:author="Kiona Ogle" w:date="2025-09-24T15:50:00Z" w16du:dateUtc="2025-09-24T22:50:00Z">
            <w:rPr/>
          </w:rPrChange>
        </w:rPr>
        <w:t>remotely sensed estimates</w:t>
      </w:r>
      <w:commentRangeEnd w:id="71"/>
      <w:r w:rsidR="00C7167B" w:rsidRPr="00493A20">
        <w:rPr>
          <w:rStyle w:val="CommentReference"/>
          <w:rFonts w:asciiTheme="minorHAnsi" w:hAnsiTheme="minorHAnsi"/>
          <w:strike/>
          <w:rPrChange w:id="73" w:author="Kiona Ogle" w:date="2025-09-24T15:50:00Z" w16du:dateUtc="2025-09-24T22:50:00Z">
            <w:rPr>
              <w:rStyle w:val="CommentReference"/>
              <w:rFonts w:asciiTheme="minorHAnsi" w:hAnsiTheme="minorHAnsi"/>
            </w:rPr>
          </w:rPrChange>
        </w:rPr>
        <w:commentReference w:id="71"/>
      </w:r>
      <w:r w:rsidR="7B9DC150" w:rsidRPr="00493A20">
        <w:rPr>
          <w:strike/>
          <w:rPrChange w:id="74" w:author="Kiona Ogle" w:date="2025-09-24T15:50:00Z" w16du:dateUtc="2025-09-24T22:50:00Z">
            <w:rPr/>
          </w:rPrChange>
        </w:rPr>
        <w:t xml:space="preserve"> of canopy cover.</w:t>
      </w:r>
      <w:commentRangeEnd w:id="69"/>
      <w:r w:rsidR="00493A20">
        <w:rPr>
          <w:rStyle w:val="CommentReference"/>
          <w:rFonts w:asciiTheme="minorHAnsi" w:hAnsiTheme="minorHAnsi"/>
        </w:rPr>
        <w:commentReference w:id="69"/>
      </w:r>
      <w:r w:rsidR="736080A4">
        <w:t xml:space="preserve"> </w:t>
      </w:r>
      <w:commentRangeStart w:id="75"/>
      <w:r w:rsidR="7B9DC150">
        <w:t xml:space="preserve">This </w:t>
      </w:r>
      <w:r w:rsidR="3589F104">
        <w:t xml:space="preserve">approach </w:t>
      </w:r>
      <w:del w:id="76" w:author="Kiona Ogle" w:date="2025-09-24T15:51:00Z" w16du:dateUtc="2025-09-24T22:51:00Z">
        <w:r w:rsidR="7B9DC150" w:rsidDel="00493A20">
          <w:delText>allow</w:delText>
        </w:r>
        <w:r w:rsidR="6954B276" w:rsidDel="00493A20">
          <w:delText>ed</w:delText>
        </w:r>
        <w:r w:rsidR="7B9DC150" w:rsidDel="00493A20">
          <w:delText xml:space="preserve"> for both </w:delText>
        </w:r>
        <w:r w:rsidR="35B4A7BA" w:rsidDel="00493A20">
          <w:delText>increases or decreases in</w:delText>
        </w:r>
      </w:del>
      <w:ins w:id="77" w:author="Kiona Ogle" w:date="2025-09-24T15:51:00Z" w16du:dateUtc="2025-09-24T22:51:00Z">
        <w:r w:rsidR="00493A20">
          <w:t xml:space="preserve">accounted </w:t>
        </w:r>
      </w:ins>
      <w:ins w:id="78" w:author="Kiona Ogle" w:date="2025-09-24T15:52:00Z" w16du:dateUtc="2025-09-24T22:52:00Z">
        <w:r w:rsidR="00493A20">
          <w:t>for both increasing and decreasing trends in</w:t>
        </w:r>
      </w:ins>
      <w:r w:rsidR="35B4A7BA">
        <w:t xml:space="preserve"> pinyon BA</w:t>
      </w:r>
      <w:r w:rsidR="139E9E81">
        <w:t xml:space="preserve"> </w:t>
      </w:r>
      <w:r w:rsidR="00C7167B">
        <w:t xml:space="preserve">during </w:t>
      </w:r>
      <w:r w:rsidR="139E9E81">
        <w:t>our study period</w:t>
      </w:r>
      <w:ins w:id="79" w:author="Kiona Ogle" w:date="2025-09-24T15:52:00Z" w16du:dateUtc="2025-09-24T22:52:00Z">
        <w:r w:rsidR="00493A20">
          <w:t xml:space="preserve">, reflecting </w:t>
        </w:r>
      </w:ins>
      <w:del w:id="80" w:author="Kiona Ogle" w:date="2025-09-24T15:52:00Z" w16du:dateUtc="2025-09-24T22:52:00Z">
        <w:r w:rsidR="35B4A7BA" w:rsidDel="00493A20">
          <w:delText xml:space="preserve"> based on </w:delText>
        </w:r>
      </w:del>
      <w:r w:rsidR="35B4A7BA">
        <w:t>patterns of ingrowth or mortality, respectively</w:t>
      </w:r>
      <w:del w:id="81" w:author="Kiona Ogle" w:date="2025-09-24T15:52:00Z" w16du:dateUtc="2025-09-24T22:52:00Z">
        <w:r w:rsidR="0BA742EC" w:rsidDel="00493A20">
          <w:delText>, and</w:delText>
        </w:r>
      </w:del>
      <w:ins w:id="82" w:author="Kiona Ogle" w:date="2025-09-24T15:52:00Z" w16du:dateUtc="2025-09-24T22:52:00Z">
        <w:r w:rsidR="00493A20">
          <w:t>. The resulting BA estimates</w:t>
        </w:r>
      </w:ins>
      <w:r w:rsidR="0BA742EC">
        <w:t xml:space="preserve"> qualitatively align</w:t>
      </w:r>
      <w:r w:rsidR="7AB497B3">
        <w:t>ed</w:t>
      </w:r>
      <w:r w:rsidR="0BA742EC">
        <w:t xml:space="preserve"> with patterns of forest change in different locations throughout the </w:t>
      </w:r>
      <w:del w:id="83" w:author="Kiona Ogle" w:date="2025-10-16T13:54:00Z" w16du:dateUtc="2025-10-16T20:54:00Z">
        <w:r w:rsidR="0BA742EC" w:rsidDel="00E50257">
          <w:delText>Southwest</w:delText>
        </w:r>
      </w:del>
      <w:ins w:id="84" w:author="Kiona Ogle" w:date="2025-10-16T13:54:00Z" w16du:dateUtc="2025-10-16T20:54:00Z">
        <w:r w:rsidR="00E50257">
          <w:t>southwestern USA</w:t>
        </w:r>
      </w:ins>
      <w:r w:rsidR="35B4A7BA">
        <w:t>.</w:t>
      </w:r>
      <w:r w:rsidR="256174FF">
        <w:t xml:space="preserve"> For this study, we</w:t>
      </w:r>
      <w:commentRangeEnd w:id="75"/>
      <w:r>
        <w:rPr>
          <w:rStyle w:val="CommentReference"/>
        </w:rPr>
        <w:commentReference w:id="75"/>
      </w:r>
      <w:r w:rsidR="256174FF">
        <w:t xml:space="preserve"> aggregated </w:t>
      </w:r>
      <w:del w:id="85" w:author="Kiona Ogle" w:date="2025-09-24T15:53:00Z" w16du:dateUtc="2025-09-24T22:53:00Z">
        <w:r w:rsidR="256174FF" w:rsidDel="00493A20">
          <w:delText xml:space="preserve">these </w:delText>
        </w:r>
      </w:del>
      <w:ins w:id="86" w:author="Kiona Ogle" w:date="2025-09-24T15:53:00Z" w16du:dateUtc="2025-09-24T22:53:00Z">
        <w:r w:rsidR="00493A20">
          <w:t xml:space="preserve">the BA estimates for the </w:t>
        </w:r>
      </w:ins>
      <w:r w:rsidR="256174FF">
        <w:t>250</w:t>
      </w:r>
      <w:del w:id="87" w:author="Kiona Ogle" w:date="2025-09-24T15:52:00Z" w16du:dateUtc="2025-09-24T22:52:00Z">
        <w:r w:rsidR="256174FF" w:rsidDel="00493A20">
          <w:delText>-</w:delText>
        </w:r>
      </w:del>
      <w:ins w:id="88" w:author="Kiona Ogle" w:date="2025-09-24T15:52:00Z" w16du:dateUtc="2025-09-24T22:52:00Z">
        <w:r w:rsidR="00493A20">
          <w:t xml:space="preserve"> </w:t>
        </w:r>
      </w:ins>
      <w:r w:rsidR="256174FF">
        <w:t xml:space="preserve">m </w:t>
      </w:r>
      <w:del w:id="89" w:author="Kiona Ogle" w:date="2025-09-24T15:53:00Z" w16du:dateUtc="2025-09-24T22:53:00Z">
        <w:r w:rsidR="256174FF" w:rsidDel="00493A20">
          <w:delText xml:space="preserve">grids </w:delText>
        </w:r>
      </w:del>
      <w:ins w:id="90" w:author="Kiona Ogle" w:date="2025-09-24T15:53:00Z" w16du:dateUtc="2025-09-24T22:53:00Z">
        <w:r w:rsidR="00493A20">
          <w:t xml:space="preserve">pixels to produce estimates at a </w:t>
        </w:r>
      </w:ins>
      <w:del w:id="91" w:author="Kiona Ogle" w:date="2025-09-24T15:53:00Z" w16du:dateUtc="2025-09-24T22:53:00Z">
        <w:r w:rsidR="256174FF" w:rsidDel="00493A20">
          <w:delText xml:space="preserve">to a </w:delText>
        </w:r>
      </w:del>
      <w:r w:rsidR="256174FF">
        <w:t>4</w:t>
      </w:r>
      <w:del w:id="92" w:author="Kiona Ogle" w:date="2025-09-24T15:53:00Z" w16du:dateUtc="2025-09-24T22:53:00Z">
        <w:r w:rsidR="256174FF" w:rsidDel="00493A20">
          <w:delText>-</w:delText>
        </w:r>
      </w:del>
      <w:ins w:id="93" w:author="Kiona Ogle" w:date="2025-09-24T15:53:00Z" w16du:dateUtc="2025-09-24T22:53:00Z">
        <w:r w:rsidR="00493A20">
          <w:t xml:space="preserve"> </w:t>
        </w:r>
      </w:ins>
      <w:r w:rsidR="256174FF">
        <w:t xml:space="preserve">km </w:t>
      </w:r>
      <w:ins w:id="94" w:author="Kiona Ogle" w:date="2025-09-24T15:53:00Z" w16du:dateUtc="2025-09-24T22:53:00Z">
        <w:r w:rsidR="00493A20">
          <w:sym w:font="Symbol" w:char="F0B4"/>
        </w:r>
        <w:r w:rsidR="00493A20">
          <w:t xml:space="preserve"> 4 km </w:t>
        </w:r>
      </w:ins>
      <w:r w:rsidR="256174FF">
        <w:t>resolution to align with other covariates.</w:t>
      </w:r>
    </w:p>
    <w:p w14:paraId="0E3DBF57" w14:textId="15A49EAE" w:rsidR="000042D2" w:rsidRDefault="000042D2" w:rsidP="00315E09">
      <w:pPr>
        <w:pStyle w:val="FirstParagraph"/>
        <w:spacing w:before="0" w:after="0"/>
        <w:ind w:firstLine="720"/>
      </w:pPr>
      <w:r>
        <w:t xml:space="preserve">As another habitat covariate, we calculated the </w:t>
      </w:r>
      <w:r w:rsidR="008B24AA">
        <w:t xml:space="preserve">percentage </w:t>
      </w:r>
      <w:r>
        <w:t>contribution of the North American monsoon</w:t>
      </w:r>
      <w:r w:rsidR="00467B8C">
        <w:t xml:space="preserve"> (NAM)</w:t>
      </w:r>
      <w:r>
        <w:t xml:space="preserve"> </w:t>
      </w:r>
      <w:r w:rsidR="00E50257">
        <w:t xml:space="preserve">to </w:t>
      </w:r>
      <w:r w:rsidR="00493A20">
        <w:t>the annual precipitation budget in each grid cell</w:t>
      </w:r>
      <w:r>
        <w:t xml:space="preserve"> using 30-year</w:t>
      </w:r>
      <w:r w:rsidR="00E50257">
        <w:t>,</w:t>
      </w:r>
      <w:r>
        <w:t xml:space="preserve"> </w:t>
      </w:r>
      <w:r w:rsidR="00493A20">
        <w:t xml:space="preserve">4 km </w:t>
      </w:r>
      <w:r w:rsidR="00493A20">
        <w:sym w:font="Symbol" w:char="F0B4"/>
      </w:r>
      <w:r w:rsidR="00493A20">
        <w:t xml:space="preserve"> 4 km </w:t>
      </w:r>
      <w:r w:rsidR="00966CEB">
        <w:t xml:space="preserve">gridded </w:t>
      </w:r>
      <w:r>
        <w:t>monthly data</w:t>
      </w:r>
      <w:r w:rsidR="00493A20">
        <w:t xml:space="preserve"> obtained</w:t>
      </w:r>
      <w:r>
        <w:t xml:space="preserve"> from PRISM</w:t>
      </w:r>
      <w:r w:rsidR="005D7C8D">
        <w:t xml:space="preserve"> </w:t>
      </w:r>
      <w:r w:rsidR="005D7C8D">
        <w:fldChar w:fldCharType="begin"/>
      </w:r>
      <w:r w:rsidR="005D7C8D">
        <w:instrText xml:space="preserve"> ADDIN ZOTERO_ITEM CSL_CITATION {"citationID":"gbY4Lw9G","properties":{"formattedCitation":"(PRISM Climate Group, 2025)","plainCitation":"(PRISM Climate Group, 2025)","noteIndex":0},"citationItems":[{"id":2673,"uris":["http://zotero.org/users/6391447/items/F8ZSUK7Q"],"itemData":{"id":2673,"type":"software","event-place":"Oregon State University","publisher-place":"Oregon State University","title":"PRISM","URL":"https://prism.oregonstate.edu","author":[{"literal":"PRISM Climate Group"}],"accessed":{"date-parts":[["2023",1,1]]},"issued":{"date-parts":[["2025"]]}}}],"schema":"https://github.com/citation-style-language/schema/raw/master/csl-citation.json"} </w:instrText>
      </w:r>
      <w:r w:rsidR="005D7C8D">
        <w:fldChar w:fldCharType="separate"/>
      </w:r>
      <w:r w:rsidR="005D7C8D">
        <w:rPr>
          <w:noProof/>
        </w:rPr>
        <w:t>(PRISM Climate Group, 2025)</w:t>
      </w:r>
      <w:r w:rsidR="005D7C8D">
        <w:fldChar w:fldCharType="end"/>
      </w:r>
      <w:r>
        <w:t xml:space="preserve">. </w:t>
      </w:r>
      <w:r w:rsidR="008B24AA">
        <w:t>Monsoon moisture is critical to dryland ecosystem productivity</w:t>
      </w:r>
      <w:r w:rsidR="005D7C8D">
        <w:t xml:space="preserve"> </w:t>
      </w:r>
      <w:r w:rsidR="005D7C8D">
        <w:fldChar w:fldCharType="begin"/>
      </w:r>
      <w:r w:rsidR="005D7C8D">
        <w:instrText xml:space="preserve"> ADDIN ZOTERO_ITEM CSL_CITATION {"citationID":"b5o65znT","properties":{"formattedCitation":"(Maurer et al., 2020; Munson et al., 2022)","plainCitation":"(Maurer et al., 2020; Munson et al., 2022)","noteIndex":0},"citationItems":[{"id":3022,"uris":["http://zotero.org/groups/5634119/items/8223Q6ZZ"],"itemData":{"id":3022,"type":"article-journal","abstract":"Abstract\n            Primary production, a key regulator of the global carbon cycle, is highly responsive to variations in climate. Yet, a detailed, continental‐scale risk assessment of climate‐related impacts on primary production is lacking. We combined 16 years of MODIS NDVI data, a remotely sensed proxy for primary production, with observations from 1218 climate stations to derive values of ecosystem sensitivity to precipitation and aridity. For the first time, we produced an empirically‐derived map of ecosystem sensitivity to climate across the conterminous United States. Over this 16‐year period, annual primary production values were most sensitive to precipitation and aridity in dryland and grassland ecosystems. Century‐long trends measured at the climate stations showed intensifying aridity and climatic variability in many of these sensitive regions. Dryland ecosystems in the western US may be particularly vulnerable to reductions in primary production and consequent degradation of ecosystem services as climate change and variability increase in the future.","container-title":"Ecology Letters","DOI":"10.1111/ele.13455","ISSN":"1461-023X, 1461-0248","issue":"3","journalAbbreviation":"Ecology Letters","language":"en","page":"527-536","source":"DOI.org (Crossref)","title":"Sensitivity of primary production to precipitation across the United States","volume":"23","author":[{"family":"Maurer","given":"Gregory E."},{"family":"Hallmark","given":"Alesia J."},{"family":"Brown","given":"Renée F."},{"family":"Sala","given":"Osvaldo E."},{"family":"Collins","given":"Scott L."}],"editor":[{"family":"Coulson","given":"Tim"}],"issued":{"date-parts":[["2020",3]]}}},{"id":3023,"uris":["http://zotero.org/groups/5634119/items/RC6M7S4G"],"itemData":{"id":3023,"type":"article-journal","abstract":"Abstract\n            \n              \n                \n                  Primary production in dryland ecosystems is limited by water availability and projected to be strongly affected by future shifts in seasonal precipitation. Warm‐season precipitation derived from the North American Monsoon contributes 40% of annual precipitation to dryland ecosystems in the southwestern United States and is projected to become more variable. However, there is large uncertainty on whether this variability will be expressed as either extreme wet or dry years and how primary production of different plant functional types will respond across widespread elevation gradients in this region.\n                \n                \n                  We experimentally imposed extreme drought and water addition treatments from 2016 to 2020, during which ambient warm‐season precipitation declined to reach historic lows, to understand production sensitivity of dominant plant functional types along a 1000 m elevation gradient.\n                \n                \n                  \n                    We found that the production responses of plant functional types to monsoon precipitation extremes were dependent on the number of treatment years that occurred across sites along the elevation gradient. C\n                    4\n                    perennial grasses were most responsive to precipitation manipulation treatments, followed by C\n                    3\n                    perennial grasses and annuals, while perennial forbs and shrubs had weak or no responses. C\n                    4\n                    perennial grass reductions due to extreme drought were generally stronger or occurred earlier at low elevation sites, while multi‐year extreme drought extended negative effects to C\n                    3\n                    perennial grasses at high elevation, and all sites showed delayed responses to multi‐year water addition. We found that the sensitivity of C\n                    3\n                    perennial grass production differed for extreme drought and water addition compared to ambient precipitation at one site, but other sites and plant functional types had similar sensitivities to the different treatment types.\n                  \n                \n                \n                  \n                    Synthesis\n                    . The upward advance of primary production responsiveness from single‐ to multi‐year extreme changes in warm‐season precipitation suggests more immediate shifts in functional composition and carbon cycling at low elevation, while high elevation ecosystems may become less resistant as the effects of extreme precipitation compound through time.","container-title":"Journal of Ecology","DOI":"10.1111/1365-2745.13947","ISSN":"0022-0477, 1365-2745","issue":"9","journalAbbreviation":"Journal of Ecology","language":"en","page":"2232-2245","source":"DOI.org (Crossref)","title":"Primary production responses to extreme changes in North American Monsoon precipitation vary by elevation and plant functional composition through time","volume":"110","author":[{"family":"Munson","given":"Seth M."},{"family":"Bradford","given":"John B."},{"family":"Butterfield","given":"Bradley J."},{"family":"Gremer","given":"Jennifer R."}],"issued":{"date-parts":[["2022",9]]}}}],"schema":"https://github.com/citation-style-language/schema/raw/master/csl-citation.json"} </w:instrText>
      </w:r>
      <w:r w:rsidR="005D7C8D">
        <w:fldChar w:fldCharType="separate"/>
      </w:r>
      <w:r w:rsidR="005D7C8D">
        <w:rPr>
          <w:noProof/>
        </w:rPr>
        <w:t>(Maurer et al., 2020; Munson et al., 2022)</w:t>
      </w:r>
      <w:r w:rsidR="005D7C8D">
        <w:fldChar w:fldCharType="end"/>
      </w:r>
      <w:r w:rsidR="008B24AA">
        <w:t xml:space="preserve"> and can increase invertebrate abundance</w:t>
      </w:r>
      <w:r w:rsidR="00467B8C">
        <w:t xml:space="preserve">, which is relevant to </w:t>
      </w:r>
      <w:r w:rsidR="00966CEB">
        <w:t xml:space="preserve">pinyon jays </w:t>
      </w:r>
      <w:r w:rsidR="00467B8C">
        <w:t xml:space="preserve">as they </w:t>
      </w:r>
      <w:r w:rsidR="00966CEB">
        <w:t>rely on invertebrates during the nesting season</w:t>
      </w:r>
      <w:r w:rsidR="005D7C8D">
        <w:t xml:space="preserve"> </w:t>
      </w:r>
      <w:r w:rsidR="005D7C8D">
        <w:fldChar w:fldCharType="begin"/>
      </w:r>
      <w:r w:rsidR="005D7C8D">
        <w:instrText xml:space="preserve"> ADDIN ZOTERO_ITEM CSL_CITATION {"citationID":"PQv9v6Ja","properties":{"formattedCitation":"(Branson, 2008; Ligon, 1978)","plainCitation":"(Branson, 2008; Ligon, 1978)","noteIndex":0},"citationItems":[{"id":2498,"uris":["http://zotero.org/users/6391447/items/VVC4E3XE"],"itemData":{"id":2498,"type":"article-journal","container-title":"Environmental Entomology","DOI":"10.1603/0046-225X(2008)37[686:IOALLS]2.0.CO;2","ISSN":"0046225X, 0046225X","issue":"3","journalAbbreviation":"en","language":"en","page":"686-695","source":"DOI.org (Crossref)","title":"Influence of a Large Late Summer Precipitation Event on Food Limitation and Grasshopper Population Dynamics in a Northern Great Plains Grassland","volume":"37","author":[{"family":"Branson","given":"David H."}],"issued":{"date-parts":[["2008",6,1]]}}},{"id":2753,"uris":["http://zotero.org/groups/5634119/items/4RGGXF3K"],"itemData":{"id":2753,"type":"article-journal","abstract":"Pinon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David"}],"issued":{"date-parts":[["1978",3]]}}}],"schema":"https://github.com/citation-style-language/schema/raw/master/csl-citation.json"} </w:instrText>
      </w:r>
      <w:r w:rsidR="005D7C8D">
        <w:fldChar w:fldCharType="separate"/>
      </w:r>
      <w:r w:rsidR="005D7C8D">
        <w:rPr>
          <w:noProof/>
        </w:rPr>
        <w:t>(Branson, 2008; Ligon, 1978)</w:t>
      </w:r>
      <w:r w:rsidR="005D7C8D">
        <w:fldChar w:fldCharType="end"/>
      </w:r>
      <w:r w:rsidR="008B24AA">
        <w:t xml:space="preserve">. We calculated the percentage of the 30-year monthly normal precipitation in each </w:t>
      </w:r>
      <w:r w:rsidR="00467B8C">
        <w:t xml:space="preserve">4 km </w:t>
      </w:r>
      <w:r w:rsidR="00467B8C">
        <w:sym w:font="Symbol" w:char="F0B4"/>
      </w:r>
      <w:r w:rsidR="00467B8C">
        <w:t xml:space="preserve"> 4 km grid cell</w:t>
      </w:r>
      <w:r w:rsidR="008B24AA">
        <w:t xml:space="preserve"> falling in the months of July-September (i.e., the </w:t>
      </w:r>
      <w:r w:rsidR="00467B8C">
        <w:t>NAM period</w:t>
      </w:r>
      <w:r w:rsidR="00E50257">
        <w:t xml:space="preserve">), </w:t>
      </w:r>
      <w:r w:rsidR="008B24AA">
        <w:t>referred to as “</w:t>
      </w:r>
      <w:proofErr w:type="spellStart"/>
      <w:r w:rsidR="008B24AA">
        <w:t>monsoonality</w:t>
      </w:r>
      <w:proofErr w:type="spellEnd"/>
      <w:r w:rsidR="008B24AA">
        <w:t xml:space="preserve">” </w:t>
      </w:r>
      <w:r w:rsidR="008B24AA">
        <w:fldChar w:fldCharType="begin"/>
      </w:r>
      <w:r w:rsidR="008B24AA">
        <w:instrText xml:space="preserve"> ADDIN ZOTERO_ITEM CSL_CITATION {"citationID":"JmzjqNzJ","properties":{"formattedCitation":"(Adams &amp; Comrie, 1997)","plainCitation":"(Adams &amp; Comrie, 1997)","noteIndex":0},"citationItems":[{"id":2979,"uris":["http://zotero.org/users/6391447/items/MHR2P47Z"],"itemData":{"id":2979,"type":"article-journal","container-title":"Bulletin of the American Meteorological Society","DOI":"10.1175/1520-0477(1997)078&lt;2197:TNAM&gt;2.0.CO;2","ISSN":"0003-0007, 1520-0477","issue":"10","journalAbbreviation":"Bull. Amer. Meteor. Soc.","language":"en","page":"2197-2213","source":"DOI.org (Crossref)","title":"The North American Monsoon","volume":"78","author":[{"family":"Adams","given":"David K."},{"family":"Comrie","given":"Andrew C."}],"issued":{"date-parts":[["1997",10]]}}}],"schema":"https://github.com/citation-style-language/schema/raw/master/csl-citation.json"} </w:instrText>
      </w:r>
      <w:r w:rsidR="008B24AA">
        <w:fldChar w:fldCharType="separate"/>
      </w:r>
      <w:r w:rsidR="008B24AA">
        <w:rPr>
          <w:noProof/>
        </w:rPr>
        <w:t>(Adams &amp; Comrie, 1997)</w:t>
      </w:r>
      <w:r w:rsidR="008B24AA">
        <w:fldChar w:fldCharType="end"/>
      </w:r>
      <w:r w:rsidR="008B24AA">
        <w:t>.</w:t>
      </w:r>
      <w:r w:rsidR="00467B8C">
        <w:t xml:space="preserve"> </w:t>
      </w:r>
      <w:proofErr w:type="spellStart"/>
      <w:r w:rsidR="00E50257">
        <w:t>M</w:t>
      </w:r>
      <w:r w:rsidR="008B24AA">
        <w:t>onsoonality</w:t>
      </w:r>
      <w:proofErr w:type="spellEnd"/>
      <w:r w:rsidR="008B24AA">
        <w:t xml:space="preserve"> </w:t>
      </w:r>
      <w:r w:rsidR="00467B8C">
        <w:t>represent</w:t>
      </w:r>
      <w:r w:rsidR="00E50257">
        <w:t>s</w:t>
      </w:r>
      <w:r w:rsidR="00467B8C">
        <w:t xml:space="preserve"> a spatially explicit covariate that describe</w:t>
      </w:r>
      <w:r w:rsidR="00E50257">
        <w:t>s</w:t>
      </w:r>
      <w:r w:rsidR="00467B8C">
        <w:t xml:space="preserve"> the long-term NAM </w:t>
      </w:r>
      <w:r w:rsidR="00E50257">
        <w:t>patterns and</w:t>
      </w:r>
      <w:r w:rsidR="00467B8C">
        <w:t xml:space="preserve"> thus does not</w:t>
      </w:r>
      <w:r w:rsidR="008B24AA">
        <w:t xml:space="preserve"> change over time. </w:t>
      </w:r>
    </w:p>
    <w:p w14:paraId="69C09BD1" w14:textId="3EFF9F62" w:rsidR="008F6A89" w:rsidRDefault="00467B8C" w:rsidP="00315E09">
      <w:pPr>
        <w:pStyle w:val="FirstParagraph"/>
        <w:spacing w:before="0" w:after="0"/>
        <w:ind w:firstLine="720"/>
      </w:pPr>
      <w:r>
        <w:lastRenderedPageBreak/>
        <w:t>We also includ</w:t>
      </w:r>
      <w:r w:rsidR="002E059F">
        <w:t>ed</w:t>
      </w:r>
      <w:r>
        <w:t xml:space="preserve"> temporally varying </w:t>
      </w:r>
      <w:r w:rsidR="008B24AA">
        <w:t>climate covariates</w:t>
      </w:r>
      <w:r>
        <w:t xml:space="preserve">. In particular, we </w:t>
      </w:r>
      <w:r w:rsidR="00C7167B">
        <w:t xml:space="preserve">extracted </w:t>
      </w:r>
      <w:r w:rsidR="49B9E889">
        <w:t xml:space="preserve">gridded </w:t>
      </w:r>
      <w:r w:rsidR="002E059F">
        <w:t xml:space="preserve">(4 km </w:t>
      </w:r>
      <w:r w:rsidR="002E059F">
        <w:sym w:font="Symbol" w:char="F0B4"/>
      </w:r>
      <w:r w:rsidR="002E059F">
        <w:t xml:space="preserve"> 4 km) </w:t>
      </w:r>
      <w:r w:rsidR="008B24AA">
        <w:t xml:space="preserve">monthly </w:t>
      </w:r>
      <w:r w:rsidR="00C7167B">
        <w:t xml:space="preserve">PRISM </w:t>
      </w:r>
      <w:r w:rsidR="49B9E889">
        <w:t xml:space="preserve">climate data </w:t>
      </w:r>
      <w:r w:rsidR="008B24AA">
        <w:t xml:space="preserve">for maximum temperature and </w:t>
      </w:r>
      <w:r>
        <w:t xml:space="preserve">total </w:t>
      </w:r>
      <w:r w:rsidR="008B24AA">
        <w:t xml:space="preserve">precipitation, which are both </w:t>
      </w:r>
      <w:r w:rsidR="49B9E889">
        <w:t xml:space="preserve">relevant to </w:t>
      </w:r>
      <w:r>
        <w:t xml:space="preserve">pinyon </w:t>
      </w:r>
      <w:r w:rsidR="008B24AA">
        <w:t xml:space="preserve">jay </w:t>
      </w:r>
      <w:r w:rsidR="49B9E889">
        <w:t xml:space="preserve">biology </w:t>
      </w:r>
      <w:r>
        <w:t xml:space="preserve">as they impact bird </w:t>
      </w:r>
      <w:r w:rsidR="49B9E889">
        <w:t xml:space="preserve">physiology and relative food availability </w:t>
      </w:r>
      <w:r w:rsidR="49B9E889">
        <w:fldChar w:fldCharType="begin"/>
      </w:r>
      <w:r w:rsidR="008F1739">
        <w:instrText xml:space="preserve"> ADDIN ZOTERO_ITEM CSL_CITATION {"citationID":"YfSpSCT0","properties":{"formattedCitation":"(Ligon, 1978; McDermott &amp; DeGroote, 2016; Skagen &amp; Adams, 2012; Stotz &amp; Balda, 1995)","plainCitation":"(Ligon, 1978; McDermott &amp; DeGroote, 2016; Skagen &amp; Adams, 2012; Stotz &amp; Balda, 1995)","noteIndex":0},"citationItems":[{"id":2753,"uris":["http://zotero.org/groups/5634119/items/4RGGXF3K"],"itemData":{"id":2753,"type":"article-journal","abstract":"Pinon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David"}],"issued":{"date-parts":[["1978",3]]}}},{"id":2790,"uris":["http://zotero.org/groups/5634119/items/WUFX4TPL"],"itemData":{"id":2790,"type":"article-journal","abstract":"Abstract\n            Climate change is influencing bird phenology worldwide, but we still lack information on how many species are responding over long temporal periods. We assessed how climate affected passerine reproductive timing and productivity at a constant effort mist‐netting station in western Pennsylvania using a model comparison approach. Several lines of evidence point to the sensitivity of 21 breeding passerines to climate change over five decades. The trends for temperature and precipitation over 53 years were slightly positive due to intraseasonal variation, with the greatest temperature increases and precipitation declines in early spring. Regardless of broodedness, migration distance, or breeding season, 13 species hatched young earlier over time with most advancing &gt;3 days per decade. Warm springs were associated with earlier captures of juveniles for 14 species, ranging from 1‐ to 3‐day advancement for every 1 °C increase. This timing was less likely to be influenced by spring precipitation; nevertheless, higher rainfall was usually associated with later appearance of juveniles and breeding condition in females. Temperature and precipitation were positively related to productivity for seven and eleven species, respectively, with negative relations evident for six and eight species. We found that birds fledged young earlier with increasing spring temperatures, potentially benefiting some multibrooded species. Indeed, some extended the duration of breeding in these warm years. Yet, a few species fledged fewer juveniles in warmer and wetter seasons, indicating that expected future increases could be detrimental to locally breeding populations. Although there were no clear relationships between life history traits and breeding phenology, species‐specific responses to climate found in our study provide novel insights into phenological flexibility in songbirds. Our research underscores the value of long‐term monitoring studies and the importance of continuing constant effort sampling in the face of climate change.","container-title":"Global Change Biology","DOI":"10.1111/gcb.13363","ISSN":"1354-1013, 1365-2486","issue":"10","journalAbbreviation":"Global Change Biology","language":"en","license":"http://onlinelibrary.wiley.com/termsAndConditions#vor","page":"3304-3319","source":"DOI.org (Crossref)","title":"Long‐term climate impacts on breeding bird phenology in Pennsylvania, &lt;span style=\"font-variant:small-caps;\"&gt;USA&lt;/span&gt;","title-short":"Long‐term climate impacts on breeding bird phenology in Pennsylvania, &lt;span style=\"font-variant","volume":"22","author":[{"family":"McDermott","given":"Molly E."},{"family":"DeGroote","given":"Lucas W."}],"issued":{"date-parts":[["2016",10]]}}},{"id":2878,"uris":["http://zotero.org/groups/5634119/items/RZAB57RM"],"itemData":{"id":2878,"type":"article-journal","abstract":"The influence of recent climate change on the world's biota has manifested broadly, resulting in latitudinal range shifts, advancing dates of arrival of migrants and onset of breeding, and altered community relationships. Climate change elevates conservation concerns worldwide because it will likely exacerbate a broad range of identified threats to animal populations. In the past few decades, grassland birds have declined faster than other North American avifauna, largely due to habitat threats such as the intensification of agriculture. We examine the effects of local climatic variations on the breeding performance of a bird endemic to the shortgrass prairie, the Lark Bunting (Calamospiza melanocorys) and discuss the implications of our findings relative to future climate predictions. Clutch size, nest survival, and productivity all positively covaried with seasonal precipitation, yet relatively intense daily precipitation events temporarily depressed daily survival of nests. Nest survival was positively related to average temperatures during the breeding season. Declining summer precipitation may reduce the likelihood that Lark Buntings can maintain stable breeding populations in eastern Colorado although average temperature increases of up to 3°C (within the range of this study) may ameliorate declines in survival expected with drier conditions. Historic climate variability in the Great Plains selects for a degree of vagility and opportunism rather than strong site fidelity and specific adaptation to local environments. These traits may lead to northerly shifts in distribution if climatic and habitat conditions become less favorable in the drying southern regions of the Great Plains. Distributional shifts in Lark Buntings could be constrained by future changes in land use, agricultural practices, or vegetative communities that result in further loss of shortgrass prairie habitats.","container-title":"Ecological Applications","DOI":"10.1890/11-0291.1","ISSN":"1051-0761, 1939-5582","issue":"4","language":"en","license":"http://onlinelibrary.wiley.com/termsAndConditions#vor","note":"publisher: Wiley","page":"1131-1145","source":"Crossref","title":"Weather effects on avian breeding performance and implications of climate change","volume":"22","author":[{"family":"Skagen","given":"Susan K."},{"family":"Adams","given":"Amy A. Yackel"}],"issued":{"date-parts":[["2012",6]]}}},{"id":2860,"uris":["http://zotero.org/groups/5634119/items/MRSH59Y5"],"itemData":{"id":2860,"type":"article-journal","container-title":"The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49B9E889">
        <w:fldChar w:fldCharType="separate"/>
      </w:r>
      <w:r w:rsidR="410FCE3C" w:rsidRPr="10F02EB4">
        <w:rPr>
          <w:noProof/>
        </w:rPr>
        <w:t>(Ligon, 1978; McDermott &amp; DeGroote, 2016; Skagen &amp; Adams, 2012; Stotz &amp; Balda, 1995)</w:t>
      </w:r>
      <w:r w:rsidR="49B9E889">
        <w:fldChar w:fldCharType="end"/>
      </w:r>
      <w:r w:rsidR="35CBAC4D">
        <w:t xml:space="preserve">. </w:t>
      </w:r>
      <w:r w:rsidR="008B24AA">
        <w:t>Climate variables change through time for a given pixel and we combined monthly values into</w:t>
      </w:r>
      <w:r w:rsidR="002E059F">
        <w:t xml:space="preserve"> four</w:t>
      </w:r>
      <w:r w:rsidR="008B24AA">
        <w:t xml:space="preserve"> seasonal variables</w:t>
      </w:r>
      <w:r w:rsidR="00DF2B03">
        <w:t xml:space="preserve"> based on important periods in the </w:t>
      </w:r>
      <w:r w:rsidR="00C7167B">
        <w:t xml:space="preserve">pinyon </w:t>
      </w:r>
      <w:r w:rsidR="00DF2B03">
        <w:t xml:space="preserve">jay life cycle </w:t>
      </w:r>
      <w:r w:rsidR="00DF2B03">
        <w:fldChar w:fldCharType="begin"/>
      </w:r>
      <w:r w:rsidR="00DF2B03">
        <w:instrText xml:space="preserve"> ADDIN ZOTERO_ITEM CSL_CITATION {"citationID":"1cMIJv9N","properties":{"formattedCitation":"(Wiggins, 2005)","plainCitation":"(Wiggins, 2005)","noteIndex":0},"citationItems":[{"id":2357,"uris":["http://zotero.org/groups/5634119/items/HNHDJ28B"],"itemData":{"id":2357,"type":"report","publisher":"USDA Forest Service, Rocky Mountain Region","title":"Pinyon Jay (Gymnorhinus cyanocephalus): a technical conservation assessment.","URL":"http://www.fs.fed.us/r2/projects/scp/assessments/pinyonjay.pdf","author":[{"family":"Wiggins","given":"D. A."}],"issued":{"date-parts":[["2005"]]}}}],"schema":"https://github.com/citation-style-language/schema/raw/master/csl-citation.json"} </w:instrText>
      </w:r>
      <w:r w:rsidR="00DF2B03">
        <w:fldChar w:fldCharType="separate"/>
      </w:r>
      <w:r w:rsidR="00DF2B03">
        <w:rPr>
          <w:noProof/>
        </w:rPr>
        <w:t>(Wiggins, 2005)</w:t>
      </w:r>
      <w:r w:rsidR="00DF2B03">
        <w:fldChar w:fldCharType="end"/>
      </w:r>
      <w:r w:rsidR="30F0D39A">
        <w:t xml:space="preserve">. </w:t>
      </w:r>
      <w:r w:rsidR="008B24AA">
        <w:t>These included: 1) breeding season</w:t>
      </w:r>
      <w:r w:rsidR="002E059F">
        <w:t xml:space="preserve"> (</w:t>
      </w:r>
      <w:r w:rsidR="006103F0">
        <w:t>February-Apri</w:t>
      </w:r>
      <w:r w:rsidR="00E50257">
        <w:t>l; spring</w:t>
      </w:r>
      <w:r w:rsidR="002E059F">
        <w:t>)</w:t>
      </w:r>
      <w:r w:rsidR="008B24AA">
        <w:t>, 2) fledgling season</w:t>
      </w:r>
      <w:r w:rsidR="002E059F">
        <w:t xml:space="preserve"> (</w:t>
      </w:r>
      <w:r w:rsidR="006103F0">
        <w:t>May-June</w:t>
      </w:r>
      <w:r w:rsidR="00E50257">
        <w:t>; late spring/early summer</w:t>
      </w:r>
      <w:r w:rsidR="002E059F">
        <w:t xml:space="preserve">) when </w:t>
      </w:r>
      <w:r w:rsidR="008B24AA">
        <w:t>adults are caring for young, 3) early summer</w:t>
      </w:r>
      <w:r w:rsidR="00D426C8">
        <w:t xml:space="preserve"> (</w:t>
      </w:r>
      <w:r w:rsidR="006103F0">
        <w:t>July</w:t>
      </w:r>
      <w:r w:rsidR="002E059F">
        <w:t xml:space="preserve">), a period during which </w:t>
      </w:r>
      <w:r w:rsidR="00D426C8">
        <w:t>bird</w:t>
      </w:r>
      <w:r w:rsidR="002E059F">
        <w:t xml:space="preserve"> behavior is not well documented</w:t>
      </w:r>
      <w:r w:rsidR="008B24AA">
        <w:t>, and 4) late summer through winter</w:t>
      </w:r>
      <w:r w:rsidR="00D426C8">
        <w:t xml:space="preserve"> (</w:t>
      </w:r>
      <w:r w:rsidR="006103F0">
        <w:t>August-January</w:t>
      </w:r>
      <w:r w:rsidR="002E059F">
        <w:t xml:space="preserve">), a period during which birds are </w:t>
      </w:r>
      <w:r w:rsidR="00D426C8">
        <w:t xml:space="preserve">caching seeds, </w:t>
      </w:r>
      <w:r w:rsidR="002E059F">
        <w:t xml:space="preserve">and </w:t>
      </w:r>
      <w:r w:rsidR="00D426C8">
        <w:t>potentially</w:t>
      </w:r>
      <w:r w:rsidR="006103F0">
        <w:t xml:space="preserve"> dispersing broadly</w:t>
      </w:r>
      <w:r w:rsidR="00D426C8">
        <w:t xml:space="preserve"> </w:t>
      </w:r>
      <w:r w:rsidR="006103F0">
        <w:t>(</w:t>
      </w:r>
      <w:r w:rsidR="00D426C8">
        <w:t>irrupting</w:t>
      </w:r>
      <w:r w:rsidR="006103F0">
        <w:t>)</w:t>
      </w:r>
      <w:r w:rsidR="00D426C8">
        <w:t xml:space="preserve"> in search of seeds</w:t>
      </w:r>
      <w:r w:rsidR="00966CEB">
        <w:t xml:space="preserve"> (Wiggins 2005)</w:t>
      </w:r>
      <w:r w:rsidR="00E50257">
        <w:t>; pinyon seeds also mature during this period (fall).</w:t>
      </w:r>
      <w:r w:rsidR="002E059F">
        <w:t xml:space="preserve"> Seasonal climate values (mean</w:t>
      </w:r>
      <w:r w:rsidR="006103F0">
        <w:t xml:space="preserve"> of monthly values </w:t>
      </w:r>
      <w:r w:rsidR="002E059F">
        <w:t>for temperature, seasonal totals for precipitation) were produced for each year spanning the full study period.</w:t>
      </w:r>
      <w:r w:rsidR="008B24AA">
        <w:t xml:space="preserve"> </w:t>
      </w:r>
    </w:p>
    <w:p w14:paraId="466225B4" w14:textId="791EC407" w:rsidR="008F6A89" w:rsidRDefault="49B9E889" w:rsidP="0058745E">
      <w:pPr>
        <w:pStyle w:val="Heading3"/>
        <w:spacing w:before="180" w:after="180" w:line="480" w:lineRule="auto"/>
      </w:pPr>
      <w:bookmarkStart w:id="95" w:name="X9f51ec2d939dc3732bbaff33291cd7faf9c78c2"/>
      <w:bookmarkEnd w:id="20"/>
      <w:r w:rsidRPr="00E72E3D">
        <w:t>2.</w:t>
      </w:r>
      <w:r w:rsidR="007351E8">
        <w:t>3</w:t>
      </w:r>
      <w:r w:rsidRPr="00E72E3D">
        <w:t xml:space="preserve"> Modeling relationships between cones and birds </w:t>
      </w:r>
    </w:p>
    <w:p w14:paraId="3E4D4534" w14:textId="19946AE3" w:rsidR="008F6A89" w:rsidRDefault="49B9E889" w:rsidP="00315E09">
      <w:pPr>
        <w:pStyle w:val="FirstParagraph"/>
        <w:spacing w:before="0" w:after="0"/>
        <w:ind w:firstLine="720"/>
      </w:pPr>
      <w:r>
        <w:t>To explore relationships between pinyon jay abundance</w:t>
      </w:r>
      <w:r w:rsidR="00E72E3D">
        <w:t>, pinyon cone production,</w:t>
      </w:r>
      <w:r>
        <w:t xml:space="preserve"> and </w:t>
      </w:r>
      <w:r w:rsidR="00E72E3D">
        <w:t xml:space="preserve">other </w:t>
      </w:r>
      <w:r>
        <w:t>covariates</w:t>
      </w:r>
      <w:r w:rsidR="0F5C0030">
        <w:t xml:space="preserve"> related to seed availability, habitat, and climate</w:t>
      </w:r>
      <w:r>
        <w:t>, we used a</w:t>
      </w:r>
      <w:r w:rsidR="005D7B77">
        <w:t xml:space="preserve">n N-mixture </w:t>
      </w:r>
      <w:r>
        <w:t xml:space="preserve">model </w:t>
      </w:r>
      <w:r w:rsidR="00E72E3D">
        <w:t xml:space="preserve">that </w:t>
      </w:r>
      <w:r w:rsidR="61B58936">
        <w:t>included</w:t>
      </w:r>
      <w:r>
        <w:t xml:space="preserve"> an observation process </w:t>
      </w:r>
      <w:r w:rsidR="00E72E3D">
        <w:t xml:space="preserve">model </w:t>
      </w:r>
      <w:r>
        <w:t xml:space="preserve">for </w:t>
      </w:r>
      <w:r w:rsidR="00E72E3D">
        <w:t xml:space="preserve">the pinyon jay survey (eBird) </w:t>
      </w:r>
      <w:r w:rsidR="7F4F7747">
        <w:t xml:space="preserve">data </w:t>
      </w:r>
      <w:r>
        <w:t xml:space="preserve">and a biological process model that estimates latent </w:t>
      </w:r>
      <w:r w:rsidR="00E72E3D">
        <w:t xml:space="preserve">jay </w:t>
      </w:r>
      <w:r>
        <w:t>“abundance” values</w:t>
      </w:r>
      <w:r w:rsidR="419DCCCC">
        <w:t xml:space="preserve"> </w:t>
      </w:r>
      <w:r>
        <w:fldChar w:fldCharType="begin"/>
      </w:r>
      <w:r>
        <w:instrText xml:space="preserve"> ADDIN ZOTERO_ITEM CSL_CITATION {"citationID":"McOMtfiC","properties":{"formattedCitation":"(Royle, 2004)","plainCitation":"(Royle, 2004)","noteIndex":0},"citationItems":[{"id":2881,"uris":["http://zotero.org/groups/5634119/items/ESXTL444"],"itemData":{"id":2881,"type":"article-journal","abstract":"Summary.  Spatial replication is a common theme in count surveys of animals. Such surveys often generate sparse count data from which it is difficult to estimate population size while formally accounting for detection probability. In this article, I describe a class of models (N‐mixture models) which allow for estimation of population size from such data. The key idea is to view site‐specific population sizes, N, as independent random variables distributed according to some mixing distribution (e.g., Poisson). Prior parameters are estimated from the marginal likelihood of the data, having integrated over the prior distribution for N. Carroll and Lombard (1985, Journal of American Statistical Association80, 423–426) proposed a class of estimators based on mixing over a prior distribution for detection probability. Their estimator can be applied in limited settings, but is sensitive to prior parameter values that are fixed a priori. Spatial replication provides additional information regarding the parameters of the prior distribution on N that is exploited by the N‐mixture models and which leads to reasonable estimates of abundance from sparse data. A simulation study demonstrates superior operating characteristics (bias, confidence interval coverage) of the N‐mixture estimator compared to the Caroll and Lombard estimator. Both estimators are applied to point count data on six species of birds illustrating the sensitivity to choice of prior on p and substantially different estimates of abundance as a consequence.","container-title":"Biometrics","DOI":"10.1111/j.0006-341x.2004.00142.x","ISSN":"0006-341X, 1541-0420","issue":"1","language":"en","license":"http://onlinelibrary.wiley.com/termsAndConditions#vor","note":"publisher: Oxford University Press (OUP)","page":"108-115","source":"Crossref","title":"&lt;i&gt;N&lt;/i&gt;‐Mixture Models for Estimating Population Size from Spatially Replicated Counts","volume":"60","author":[{"family":"Royle","given":"J. Andrew"}],"issued":{"date-parts":[["2004",3]]}}}],"schema":"https://github.com/citation-style-language/schema/raw/master/csl-citation.json"} </w:instrText>
      </w:r>
      <w:r>
        <w:fldChar w:fldCharType="separate"/>
      </w:r>
      <w:r w:rsidR="419DCCCC" w:rsidRPr="5A83A434">
        <w:rPr>
          <w:noProof/>
        </w:rPr>
        <w:t>(Royle, 2004)</w:t>
      </w:r>
      <w:r>
        <w:fldChar w:fldCharType="end"/>
      </w:r>
      <w:r>
        <w:t>. The observation process model include</w:t>
      </w:r>
      <w:r w:rsidR="00E72E3D">
        <w:t>s</w:t>
      </w:r>
      <w:r>
        <w:t xml:space="preserve"> covariates that describe variation in detection probabilities (e.g., survey conditions). The biological process</w:t>
      </w:r>
      <w:r w:rsidR="00E72E3D">
        <w:t xml:space="preserve"> model</w:t>
      </w:r>
      <w:r>
        <w:t xml:space="preserve"> includes a likelihood that describes the biological drivers of latent </w:t>
      </w:r>
      <w:r w:rsidR="00E72E3D">
        <w:t xml:space="preserve">pinyon jay </w:t>
      </w:r>
      <w:r>
        <w:t>abundance</w:t>
      </w:r>
      <w:r w:rsidR="65423D22">
        <w:t xml:space="preserve"> and </w:t>
      </w:r>
      <w:r w:rsidR="00E72E3D">
        <w:t xml:space="preserve">includes </w:t>
      </w:r>
      <w:r w:rsidR="65423D22">
        <w:t xml:space="preserve">the primary </w:t>
      </w:r>
      <w:r w:rsidR="00E72E3D">
        <w:t xml:space="preserve">covariates </w:t>
      </w:r>
      <w:r w:rsidR="65423D22">
        <w:t>of intere</w:t>
      </w:r>
      <w:r w:rsidR="00966CEB">
        <w:t>st</w:t>
      </w:r>
      <w:r>
        <w:t>.</w:t>
      </w:r>
      <w:r w:rsidR="007351E8">
        <w:t xml:space="preserve"> Because </w:t>
      </w:r>
      <w:r w:rsidR="002E059F">
        <w:t xml:space="preserve">we </w:t>
      </w:r>
      <w:r w:rsidR="007351E8">
        <w:t>were interested in temporal relationships between jay abundance and important covariates (e.g., cones, climate), we incorporated a stochastic antecedent model structure in</w:t>
      </w:r>
      <w:r w:rsidR="00A418CE">
        <w:t>to</w:t>
      </w:r>
      <w:r w:rsidR="007351E8">
        <w:t xml:space="preserve"> the </w:t>
      </w:r>
      <w:r w:rsidR="007351E8">
        <w:lastRenderedPageBreak/>
        <w:t>biological process model</w:t>
      </w:r>
      <w:r w:rsidR="005D7C8D">
        <w:t xml:space="preserve"> </w:t>
      </w:r>
      <w:r w:rsidR="005D7C8D">
        <w:fldChar w:fldCharType="begin"/>
      </w:r>
      <w:r w:rsidR="005D7C8D">
        <w:instrText xml:space="preserve"> ADDIN ZOTERO_ITEM CSL_CITATION {"citationID":"qWGCO5Po","properties":{"formattedCitation":"(Ogle et al., 2015)","plainCitation":"(Ogle et al., 2015)","noteIndex":0},"citationItems":[{"id":67,"uris":["http://zotero.org/users/6391447/items/HCIC6RJW"],"itemData":{"id":67,"type":"article-journal","abstract":"The role of time in ecology has a long history of investigation, but ecologists have largely restricted their attention to the inﬂuence of concurrent abiotic conditions on rates and magnitudes of important ecological processes. Recently, however, ecologists have improved their understanding of ecological processes by explicitly considering the effects of antecedent conditions. To broadly help in studying the role of time, we evaluate the length, temporal pattern, and strength of memory with respect to the inﬂuence of antecedent conditions on current ecological dynamics. We developed the stochastic antecedent modelling (SAM) framework as a ﬂexible analytic approach for evaluating exogenous and endogenous process components of memory in a system of interest. We designed SAM to be useful in revealing novel insights promoting further study, illustrated in four examples with different degrees of complexity and varying time scales: stomatal conductance, soil respiration, ecosystem productivity, and tree growth. Models with antecedent effects explained an additional 18–28% of response variation compared to models without antecedent effects. Moreover, SAM also enabled identiﬁcation of potential mechanisms that underlie components of memory, thus revealing temporal properties that are not apparent from traditional treatments of ecological time-series data and facilitating new hypothesis generation and additional research.","container-title":"Ecology Letters","DOI":"10.1111/ele.12399","ISSN":"1461-023X, 1461-0248","issue":"3","journalAbbreviation":"Ecol Lett","language":"en","page":"221-235","source":"DOI.org (Crossref)","title":"Quantifying ecological memory in plant and ecosystem processes","volume":"18","author":[{"family":"Ogle","given":"Kiona"},{"family":"Barber","given":"Jarrett J."},{"family":"Barron‐Gafford","given":"Greg A."},{"family":"Bentley","given":"Lisa Patrick"},{"family":"Young","given":"Jessica M."},{"family":"Huxman","given":"Travis E."},{"family":"Loik","given":"Michael E."},{"family":"Tissue","given":"David T."}],"editor":[{"family":"Cleland","given":"Elsa"}],"issued":{"date-parts":[["2015",3]]}}}],"schema":"https://github.com/citation-style-language/schema/raw/master/csl-citation.json"} </w:instrText>
      </w:r>
      <w:r w:rsidR="005D7C8D">
        <w:fldChar w:fldCharType="separate"/>
      </w:r>
      <w:r w:rsidR="005D7C8D">
        <w:rPr>
          <w:noProof/>
        </w:rPr>
        <w:t>(Ogle et al., 2015)</w:t>
      </w:r>
      <w:r w:rsidR="005D7C8D">
        <w:fldChar w:fldCharType="end"/>
      </w:r>
      <w:r w:rsidR="007351E8">
        <w:t xml:space="preserve">. Specifically, </w:t>
      </w:r>
      <w:r w:rsidR="00A418CE">
        <w:t xml:space="preserve">the framework allowed for the estimation of predictive </w:t>
      </w:r>
      <w:r w:rsidR="007351E8">
        <w:t>(</w:t>
      </w:r>
      <w:r w:rsidR="00A418CE">
        <w:t>jays anticipated cone production in future years</w:t>
      </w:r>
      <w:r w:rsidR="007351E8">
        <w:t>)</w:t>
      </w:r>
      <w:r w:rsidR="00A418CE">
        <w:t xml:space="preserve">, </w:t>
      </w:r>
      <w:r w:rsidR="002E059F">
        <w:t>immediate</w:t>
      </w:r>
      <w:r w:rsidR="006103F0">
        <w:t xml:space="preserve"> </w:t>
      </w:r>
      <w:r w:rsidR="00A418CE">
        <w:t xml:space="preserve">(cones produced in the stimulate a jay response in the following </w:t>
      </w:r>
      <w:r w:rsidR="006103F0">
        <w:t>spring)</w:t>
      </w:r>
      <w:r w:rsidR="00A418CE">
        <w:t>,</w:t>
      </w:r>
      <w:r w:rsidR="002E059F">
        <w:t xml:space="preserve"> </w:t>
      </w:r>
      <w:r w:rsidR="007351E8">
        <w:t>and delayed</w:t>
      </w:r>
      <w:r w:rsidR="002E059F">
        <w:t xml:space="preserve"> </w:t>
      </w:r>
      <w:r w:rsidR="006103F0">
        <w:t>(</w:t>
      </w:r>
      <w:r w:rsidR="00A418CE">
        <w:t xml:space="preserve">jay abundance peaks in the spring </w:t>
      </w:r>
      <w:r w:rsidR="006103F0">
        <w:t>2 and 3 years after cone</w:t>
      </w:r>
      <w:r w:rsidR="00A418CE">
        <w:t>s are produced</w:t>
      </w:r>
      <w:r w:rsidR="006103F0">
        <w:t xml:space="preserve">) </w:t>
      </w:r>
      <w:r w:rsidR="002E059F">
        <w:t>responses</w:t>
      </w:r>
      <w:r w:rsidR="00A418CE">
        <w:t xml:space="preserve"> of jays</w:t>
      </w:r>
      <w:r w:rsidR="002E059F">
        <w:t xml:space="preserve"> linked to </w:t>
      </w:r>
      <w:r w:rsidR="00966CEB">
        <w:t xml:space="preserve">yearly </w:t>
      </w:r>
      <w:r w:rsidR="002E059F">
        <w:t>estimates of</w:t>
      </w:r>
      <w:r w:rsidR="007351E8">
        <w:t xml:space="preserve"> cone availability. We also included lagged seasonal climate effects</w:t>
      </w:r>
      <w:r w:rsidR="002E059F">
        <w:t xml:space="preserve"> to account for the potential influence of past climate on bird population dynamics that may be independent of pinyon cone production dynamics</w:t>
      </w:r>
      <w:r w:rsidR="007351E8">
        <w:t xml:space="preserve">. </w:t>
      </w:r>
    </w:p>
    <w:p w14:paraId="3564BB6D" w14:textId="7E769999" w:rsidR="008F6A89" w:rsidRDefault="002E059F" w:rsidP="00315E09">
      <w:pPr>
        <w:pStyle w:val="BodyText"/>
        <w:spacing w:before="0" w:after="0"/>
        <w:ind w:firstLine="720"/>
      </w:pPr>
      <w:r>
        <w:t xml:space="preserve">Accounting for detection error </w:t>
      </w:r>
      <w:r w:rsidR="00A418CE">
        <w:t>is</w:t>
      </w:r>
      <w:r>
        <w:t xml:space="preserve"> important for accurately estimating latent abundance</w:t>
      </w:r>
      <w:ins w:id="96" w:author="Kiona Ogle" w:date="2025-10-16T14:06:00Z" w16du:dateUtc="2025-10-16T21:06:00Z">
        <w:r w:rsidR="00A418CE">
          <w:t xml:space="preserve"> </w:t>
        </w:r>
      </w:ins>
      <w:r w:rsidR="003D1B61">
        <w:fldChar w:fldCharType="begin"/>
      </w:r>
      <w:r w:rsidR="003D1B61">
        <w:instrText xml:space="preserve"> ADDIN ZOTERO_ITEM CSL_CITATION {"citationID":"nmQtKzuI","properties":{"formattedCitation":"(K\\uc0\\u233{}ry &amp; Schmidt, 2008)","plainCitation":"(Kéry &amp; Schmidt, 2008)","noteIndex":0},"citationItems":[{"id":3036,"uris":["http://zotero.org/users/6391447/items/7TEDZ7MS"],"itemData":{"id":3036,"type":"article-journal","container-title":"Community Ecology","DOI":"10.1556/ComEc.9.2008.2.10","ISSN":"1585-8553, 1588-2756","issue":"2","journalAbbreviation":"Community Ecology","language":"en","page":"207-216","source":"DOI.org (Crossref)","title":"Imperfect detection and its consequences for monitoring for conservation","volume":"9","author":[{"family":"Kéry","given":"M."},{"family":"Schmidt","given":"B."}],"issued":{"date-parts":[["2008",12]]}}}],"schema":"https://github.com/citation-style-language/schema/raw/master/csl-citation.json"} </w:instrText>
      </w:r>
      <w:r w:rsidR="003D1B61">
        <w:fldChar w:fldCharType="separate"/>
      </w:r>
      <w:r w:rsidR="003D1B61" w:rsidRPr="003D1B61">
        <w:rPr>
          <w:rFonts w:cs="Times New Roman"/>
        </w:rPr>
        <w:t>(Kéry &amp; Schmidt, 2008)</w:t>
      </w:r>
      <w:r w:rsidR="003D1B61">
        <w:fldChar w:fldCharType="end"/>
      </w:r>
      <w:r w:rsidR="005D7C8D">
        <w:t xml:space="preserve">. </w:t>
      </w:r>
      <w:r>
        <w:t xml:space="preserve">Replicate </w:t>
      </w:r>
      <w:r w:rsidR="49B9E889">
        <w:t>surveys within a closed time and location are require</w:t>
      </w:r>
      <w:r w:rsidR="00E72E3D">
        <w:t xml:space="preserve">d for successfully implementing </w:t>
      </w:r>
      <w:r w:rsidR="00966CEB">
        <w:t xml:space="preserve">N-mixture models </w:t>
      </w:r>
      <w:r>
        <w:t xml:space="preserve">that </w:t>
      </w:r>
      <w:r w:rsidR="00E72E3D">
        <w:t>account for detection error</w:t>
      </w:r>
      <w:r w:rsidR="257881E1">
        <w:t xml:space="preserve"> </w:t>
      </w:r>
      <w:r w:rsidR="49B9E889">
        <w:fldChar w:fldCharType="begin"/>
      </w:r>
      <w:r w:rsidR="003D1B61">
        <w:instrText xml:space="preserve"> ADDIN ZOTERO_ITEM CSL_CITATION {"citationID":"BfqVeCcz","properties":{"formattedCitation":"(Royle et al., 2005)","plainCitation":"(Royle et al., 2005)","noteIndex":0},"citationItems":[{"id":2688,"uris":["http://zotero.org/users/6391447/items/V68MKT34"],"itemData":{"id":2688,"type":"article-journal","abstract":"Relationships between species abundance and occupancy are of considerable interest in metapopulation biology and in macroecology. Such relationships may be described concisely using probability models that characterize variation in abundance of a species. However, estimation of the parameters of these models in most ecological problems is impaired by imperfect detection. When organisms are detected imperfectly, observed counts are biased estimates of true abundance, and this induces bias in stated occupancy or occurrence probability. In this paper we consider a class of models that enable estimation of abundance/occupancy relationships from counts of organisms that result from surveys in which detection is imperfect. Under such models, parameter estimation and inference are based on conventional likelihood methods. We provide an application of these models to geographically extensive breeding bird survey data in which alternative models of abundance are considered that include factors that influence variation in abundance and detectability. Using these models, we produce estimates of abundance and occupancy maps that honor important sources of spatial variation in avian abundance and provide clearly interpretable characterizations of abundance and occupancy adjusted for imperfect detection.","container-title":"Oikos","DOI":"10.1111/j.0030-1299.2005.13534.x","ISSN":"0030-1299, 1600-0706","issue":"2","journalAbbreviation":"Oikos","language":"en","page":"353-359","source":"DOI.org (Crossref)","title":"Modelling occurrence and abundance of species when detection is imperfect","volume":"110","author":[{"family":"Royle","given":"J. Andrew"},{"family":"Nichols","given":"James D."},{"family":"Kéry","given":"Marc"}],"issued":{"date-parts":[["2005",8]]}}}],"schema":"https://github.com/citation-style-language/schema/raw/master/csl-citation.json"} </w:instrText>
      </w:r>
      <w:r w:rsidR="49B9E889">
        <w:fldChar w:fldCharType="separate"/>
      </w:r>
      <w:r w:rsidR="003D1B61">
        <w:rPr>
          <w:noProof/>
        </w:rPr>
        <w:t>(Royle et al., 2005)</w:t>
      </w:r>
      <w:r w:rsidR="49B9E889">
        <w:fldChar w:fldCharType="end"/>
      </w:r>
      <w:r w:rsidR="49B9E889">
        <w:t xml:space="preserve">. To use unstructured or semi-structured eBird data in this way (e.g., as a space-for-time substitution), checklists must </w:t>
      </w:r>
      <w:r w:rsidR="007351E8">
        <w:t>represent locations across</w:t>
      </w:r>
      <w:r w:rsidR="49B9E889">
        <w:t xml:space="preserve"> the range of potential covariate values (e.g., are not biased toward certain values of covariates of interest</w:t>
      </w:r>
      <w:r w:rsidR="257881E1">
        <w:t xml:space="preserve"> </w:t>
      </w:r>
      <w:r w:rsidR="49B9E889">
        <w:fldChar w:fldCharType="begin"/>
      </w:r>
      <w:r w:rsidR="49B9E889">
        <w:instrText xml:space="preserve"> ADDIN ZOTERO_ITEM CSL_CITATION {"citationID":"WtuBG0QJ","properties":{"formattedCitation":"(Hochachka et al., 2023)","plainCitation":"(Hochachka et al., 2023)","noteIndex":0},"citationItems":[{"id":2833,"uris":["http://zotero.org/groups/5634119/items/RHRHETY4"],"itemData":{"id":2833,"type":"article-journal","abstract":"Abstract               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2732-4613","issue":"4","language":"en","license":"https://academic.oup.com/pages/standard-publication-reuse-rights","note":"publisher: Oxford University Press (OUP)","source":"Crossref","title":"Considerations for fitting occupancy models to data from eBird and similar volunteer-collected data","URL":"https://academic.oup.com/auk/article/doi/10.1093/ornithology/ukad035/7229681","volume":"140","author":[{"family":"Hochachka","given":"Wesley M"},{"family":"Ruiz-Gutierrez","given":"Viviana"},{"family":"Johnston","given":"Alison"}],"accessed":{"date-parts":[["2025",7,14]]},"issued":{"date-parts":[["2023",9,27]]}}}],"schema":"https://github.com/citation-style-language/schema/raw/master/csl-citation.json"} </w:instrText>
      </w:r>
      <w:r w:rsidR="49B9E889">
        <w:fldChar w:fldCharType="separate"/>
      </w:r>
      <w:r w:rsidR="257881E1" w:rsidRPr="10F02EB4">
        <w:rPr>
          <w:noProof/>
        </w:rPr>
        <w:t>(Hochachka et al., 2023)</w:t>
      </w:r>
      <w:r w:rsidR="49B9E889">
        <w:fldChar w:fldCharType="end"/>
      </w:r>
      <w:r w:rsidR="00E72E3D">
        <w:t>)</w:t>
      </w:r>
      <w:r w:rsidR="49B9E889">
        <w:t>. We verified that checklists within our filtered dataset met this assumption by comparing values for all covariates at locations with checklists to all gridded data available for those covariates (</w:t>
      </w:r>
      <w:r w:rsidR="00B96D92" w:rsidRPr="005F7BD6">
        <w:rPr>
          <w:highlight w:val="yellow"/>
        </w:rPr>
        <w:t>SI Figure 1</w:t>
      </w:r>
      <w:r w:rsidR="49B9E889">
        <w:t xml:space="preserve">). </w:t>
      </w:r>
    </w:p>
    <w:p w14:paraId="74770EC6" w14:textId="67CB3CF4" w:rsidR="008F6A89" w:rsidRDefault="00332E9D" w:rsidP="0058745E">
      <w:pPr>
        <w:pStyle w:val="Heading3"/>
        <w:spacing w:before="180" w:after="180" w:line="480" w:lineRule="auto"/>
      </w:pPr>
      <w:bookmarkStart w:id="97" w:name="observation-process-for-ebird"/>
      <w:bookmarkEnd w:id="95"/>
      <w:r w:rsidRPr="000A3078">
        <w:t>2.</w:t>
      </w:r>
      <w:r w:rsidR="007351E8" w:rsidRPr="000A3078">
        <w:t>3</w:t>
      </w:r>
      <w:r w:rsidRPr="000A3078">
        <w:t xml:space="preserve">.1 Observation process </w:t>
      </w:r>
      <w:r w:rsidR="00575F07" w:rsidRPr="000A3078">
        <w:t>model for pinyon jay abundance</w:t>
      </w:r>
    </w:p>
    <w:p w14:paraId="16E7AFBE" w14:textId="7DC5BB81" w:rsidR="008F6A89" w:rsidRDefault="49B9E889" w:rsidP="00315E09">
      <w:pPr>
        <w:pStyle w:val="FirstParagraph"/>
        <w:spacing w:before="0" w:after="0"/>
        <w:ind w:firstLine="720"/>
      </w:pPr>
      <w:r>
        <w:t xml:space="preserve">In our model, count data </w:t>
      </w:r>
      <w:r w:rsidR="000A3078">
        <w:t xml:space="preserve">obtained </w:t>
      </w:r>
      <w:r>
        <w:t xml:space="preserve">from eBird checklists were used to estimate a “true” latent abundance, </w:t>
      </w:r>
      <m:oMath>
        <m:r>
          <w:rPr>
            <w:rFonts w:ascii="Cambria Math" w:hAnsi="Cambria Math"/>
          </w:rPr>
          <m:t>N</m:t>
        </m:r>
      </m:oMath>
      <w:r>
        <w:t>,</w:t>
      </w:r>
      <w:r w:rsidR="00CE2CA1">
        <w:t xml:space="preserve"> </w:t>
      </w:r>
      <w:r w:rsidR="00575F07">
        <w:t xml:space="preserve">that varies across </w:t>
      </w:r>
      <w:r>
        <w:t xml:space="preserve">space and time. eBird checklists are recorded with a geographical point location and often include </w:t>
      </w:r>
      <w:r w:rsidR="15E295D7">
        <w:t>information about travel</w:t>
      </w:r>
      <w:r>
        <w:t xml:space="preserve"> distance</w:t>
      </w:r>
      <w:r w:rsidR="5BDB13BA">
        <w:t xml:space="preserve"> of the observer</w:t>
      </w:r>
      <w:r>
        <w:t xml:space="preserve"> (&lt; 5km in our dataset after filtering). Thus, there is spatial uncertainty arising from two sources: 1) uncertainty in the location </w:t>
      </w:r>
      <w:r w:rsidR="002E6AEF">
        <w:t>that</w:t>
      </w:r>
      <w:r>
        <w:t xml:space="preserve"> the survey was conducted (e.g., </w:t>
      </w:r>
      <w:r w:rsidR="002E6AEF">
        <w:t>it is not known if the</w:t>
      </w:r>
      <w:r>
        <w:t xml:space="preserve"> location </w:t>
      </w:r>
      <w:r w:rsidR="002E6AEF">
        <w:t xml:space="preserve">was </w:t>
      </w:r>
      <w:r>
        <w:t xml:space="preserve">recorded at the beginning, middle, or end of a survey </w:t>
      </w:r>
      <w:r w:rsidR="002E6AEF">
        <w:t xml:space="preserve">or </w:t>
      </w:r>
      <w:r>
        <w:t xml:space="preserve">at what level of precision) and 2) </w:t>
      </w:r>
      <w:r>
        <w:lastRenderedPageBreak/>
        <w:t xml:space="preserve">uncertainty in the location along a survey at which pinyon jays were observed (e.g., </w:t>
      </w:r>
      <w:r w:rsidR="005F6A84">
        <w:t xml:space="preserve">it is unknown if </w:t>
      </w:r>
      <w:r>
        <w:t xml:space="preserve">birds </w:t>
      </w:r>
      <w:r w:rsidR="005F6A84">
        <w:t xml:space="preserve">were </w:t>
      </w:r>
      <w:r>
        <w:t xml:space="preserve">observed at the beginning, middle, or end of a walking survey). To account for this spatial uncertainty, we created </w:t>
      </w:r>
      <w:r w:rsidR="005F6A84">
        <w:t xml:space="preserve">circular </w:t>
      </w:r>
      <w:r>
        <w:t>buffers around each eBird checklist</w:t>
      </w:r>
      <w:r w:rsidR="4DB6BC9A">
        <w:t xml:space="preserve"> </w:t>
      </w:r>
      <w:r w:rsidR="000A3078">
        <w:t xml:space="preserve">point </w:t>
      </w:r>
      <w:r w:rsidR="4DB6BC9A">
        <w:t>location</w:t>
      </w:r>
      <w:r>
        <w:t xml:space="preserve"> based on the sampling distance for that checklist</w:t>
      </w:r>
      <w:r w:rsidR="005F6A84">
        <w:t xml:space="preserve">; </w:t>
      </w:r>
      <w:r w:rsidR="002E6AEF">
        <w:t xml:space="preserve">that </w:t>
      </w:r>
      <w:r w:rsidR="005F6A84">
        <w:t xml:space="preserve">is, we defined the radius of the buffer circle as </w:t>
      </w:r>
      <w:r>
        <w:t xml:space="preserve">1/2 of </w:t>
      </w:r>
      <w:r w:rsidR="002E6AEF">
        <w:t xml:space="preserve">the </w:t>
      </w:r>
      <w:r>
        <w:t>distance traveled for “traveling” checklists</w:t>
      </w:r>
      <w:r w:rsidR="005F6A84">
        <w:t xml:space="preserve">, or </w:t>
      </w:r>
      <w:r>
        <w:t>0.5 km for “stationary” checklists. Then, we created a merged polygon (“</w:t>
      </w:r>
      <w:r w:rsidR="007351E8">
        <w:t>sample polygon</w:t>
      </w:r>
      <w:r>
        <w:t>”) of all the checklists within a 4</w:t>
      </w:r>
      <w:r w:rsidR="005F6A84">
        <w:t xml:space="preserve"> km </w:t>
      </w:r>
      <w:r w:rsidR="005F6A84">
        <w:sym w:font="Symbol" w:char="F0B4"/>
      </w:r>
      <w:r>
        <w:t xml:space="preserve">4 </w:t>
      </w:r>
      <w:r w:rsidR="005F6A84">
        <w:t xml:space="preserve">km </w:t>
      </w:r>
      <w:r>
        <w:t xml:space="preserve">grid cell </w:t>
      </w:r>
      <w:r w:rsidR="005F6A84">
        <w:t xml:space="preserve">for each </w:t>
      </w:r>
      <w:r>
        <w:t xml:space="preserve">year by </w:t>
      </w:r>
      <w:r w:rsidR="000A3078">
        <w:t xml:space="preserve">delineating the perimeter of </w:t>
      </w:r>
      <w:r>
        <w:t xml:space="preserve">the </w:t>
      </w:r>
      <w:r w:rsidR="005F6A84">
        <w:t xml:space="preserve">overlapping </w:t>
      </w:r>
      <w:r>
        <w:t xml:space="preserve">buffers of all checklists within a grid cell. Thus, the </w:t>
      </w:r>
      <w:r w:rsidR="007351E8">
        <w:t>sample polygon</w:t>
      </w:r>
      <w:r>
        <w:t xml:space="preserve"> and not the underlying </w:t>
      </w:r>
      <w:r w:rsidR="005F6A84">
        <w:t xml:space="preserve">4 km </w:t>
      </w:r>
      <w:r w:rsidR="005F6A84">
        <w:sym w:font="Symbol" w:char="F0B4"/>
      </w:r>
      <w:r w:rsidR="005F6A84">
        <w:t xml:space="preserve">4 km </w:t>
      </w:r>
      <w:r>
        <w:t xml:space="preserve">grid cell, is the spatial unit at which we </w:t>
      </w:r>
      <w:r w:rsidR="000A3078">
        <w:t xml:space="preserve">incorporated </w:t>
      </w:r>
      <w:r w:rsidR="000A0DF7">
        <w:t xml:space="preserve">covariates </w:t>
      </w:r>
      <w:r w:rsidR="000A3078">
        <w:t xml:space="preserve">potentially </w:t>
      </w:r>
      <w:r w:rsidR="000A0DF7">
        <w:t xml:space="preserve">shaping checklist level </w:t>
      </w:r>
      <w:r w:rsidR="005F6A84">
        <w:t>laten</w:t>
      </w:r>
      <w:r w:rsidR="007351E8">
        <w:t>t</w:t>
      </w:r>
      <w:r w:rsidR="005F6A84">
        <w:t xml:space="preserve"> </w:t>
      </w:r>
      <w:r>
        <w:t xml:space="preserve">abundance, </w:t>
      </w:r>
      <w:r w:rsidRPr="10F02EB4">
        <w:rPr>
          <w:i/>
          <w:iCs/>
        </w:rPr>
        <w:t>N</w:t>
      </w:r>
      <w:r>
        <w:t>.</w:t>
      </w:r>
    </w:p>
    <w:p w14:paraId="514DB948" w14:textId="220FEBB4" w:rsidR="008F6A89" w:rsidRDefault="00767225" w:rsidP="00315E09">
      <w:pPr>
        <w:pStyle w:val="BodyText"/>
        <w:spacing w:before="0" w:after="0"/>
        <w:ind w:firstLine="720"/>
      </w:pPr>
      <w:r>
        <w:t>F</w:t>
      </w:r>
      <w:r w:rsidR="005F6A84">
        <w:t xml:space="preserve">or the observation process model, we define a likelihood for the observed </w:t>
      </w:r>
      <w:r w:rsidR="00332E9D">
        <w:t>eBird count data</w:t>
      </w:r>
      <w:r w:rsidR="005F6A84">
        <w:t xml:space="preserve">, </w:t>
      </w:r>
      <w:r w:rsidR="005F6A84" w:rsidRPr="0058745E">
        <w:rPr>
          <w:i/>
          <w:iCs/>
        </w:rPr>
        <w:t>Y</w:t>
      </w:r>
      <w:r w:rsidR="005F6A84">
        <w:t>,</w:t>
      </w:r>
      <w:r w:rsidR="00332E9D">
        <w:t xml:space="preserve"> for checklist, </w:t>
      </w:r>
      <m:oMath>
        <m:r>
          <w:rPr>
            <w:rFonts w:ascii="Cambria Math" w:hAnsi="Cambria Math"/>
          </w:rPr>
          <m:t>c</m:t>
        </m:r>
      </m:oMath>
      <w:r w:rsidR="00332E9D">
        <w:t xml:space="preserve">, in </w:t>
      </w:r>
      <w:r>
        <w:t>sample polygon</w:t>
      </w:r>
      <w:r w:rsidR="00332E9D">
        <w:t xml:space="preserve">, </w:t>
      </w:r>
      <m:oMath>
        <m:r>
          <w:rPr>
            <w:rFonts w:ascii="Cambria Math" w:hAnsi="Cambria Math"/>
          </w:rPr>
          <m:t>i</m:t>
        </m:r>
      </m:oMath>
      <w:r w:rsidR="00332E9D">
        <w:t xml:space="preserve">, and year, </w:t>
      </w:r>
      <m:oMath>
        <m:r>
          <w:rPr>
            <w:rFonts w:ascii="Cambria Math" w:hAnsi="Cambria Math"/>
          </w:rPr>
          <m:t>t</m:t>
        </m:r>
      </m:oMath>
      <w:r w:rsidR="00332E9D">
        <w:t xml:space="preserve">, </w:t>
      </w:r>
      <w:r w:rsidR="005F6A84">
        <w:t xml:space="preserve">based on a binomial </w:t>
      </w:r>
      <w:r w:rsidR="00332E9D">
        <w:t>distribut</w:t>
      </w:r>
      <w:r w:rsidR="005F6A84">
        <w:t xml:space="preserve">ion that accounts for the </w:t>
      </w:r>
      <w:r w:rsidR="00332E9D">
        <w:t xml:space="preserve">detection probability, </w:t>
      </w:r>
      <w:r w:rsidR="00332E9D">
        <w:rPr>
          <w:i/>
          <w:iCs/>
        </w:rPr>
        <w:t>p</w:t>
      </w:r>
      <w:r w:rsidR="00332E9D">
        <w:t xml:space="preserve">, and the latent true abundance of birds </w:t>
      </w:r>
      <w:r w:rsidR="005F6A84">
        <w:t>(“number of trials”)</w:t>
      </w:r>
      <w:r w:rsidR="002E6AEF">
        <w:t xml:space="preserve">, </w:t>
      </w:r>
      <w:r w:rsidR="002E6AEF" w:rsidRPr="00315E09">
        <w:rPr>
          <w:i/>
          <w:iCs/>
        </w:rPr>
        <w:t>N</w:t>
      </w:r>
      <w:r w:rsidR="002E6AEF">
        <w:t>,</w:t>
      </w:r>
      <w:r w:rsidR="005F6A84">
        <w:t xml:space="preserve"> </w:t>
      </w:r>
      <w:r w:rsidR="00332E9D">
        <w:t>in the checklist:</w:t>
      </w:r>
    </w:p>
    <w:tbl>
      <w:tblPr>
        <w:tblStyle w:val="Table"/>
        <w:tblW w:w="5000" w:type="pct"/>
        <w:tblLayout w:type="fixed"/>
        <w:tblLook w:val="0000" w:firstRow="0" w:lastRow="0" w:firstColumn="0" w:lastColumn="0" w:noHBand="0" w:noVBand="0"/>
      </w:tblPr>
      <w:tblGrid>
        <w:gridCol w:w="8124"/>
        <w:gridCol w:w="1236"/>
      </w:tblGrid>
      <w:tr w:rsidR="00D86531" w14:paraId="606550ED" w14:textId="77777777" w:rsidTr="00C170CA">
        <w:tc>
          <w:tcPr>
            <w:tcW w:w="6873" w:type="dxa"/>
          </w:tcPr>
          <w:p w14:paraId="20A39890"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oMath>
            </m:oMathPara>
          </w:p>
        </w:tc>
        <w:tc>
          <w:tcPr>
            <w:tcW w:w="1046" w:type="dxa"/>
          </w:tcPr>
          <w:p w14:paraId="3F20979E" w14:textId="77777777" w:rsidR="00D86531" w:rsidRDefault="00D86531" w:rsidP="00C170CA">
            <w:pPr>
              <w:pStyle w:val="Compact"/>
              <w:jc w:val="right"/>
            </w:pPr>
            <w:proofErr w:type="spellStart"/>
            <w:r>
              <w:t>Eqn</w:t>
            </w:r>
            <w:proofErr w:type="spellEnd"/>
            <w:r>
              <w:t xml:space="preserve"> 1</w:t>
            </w:r>
          </w:p>
        </w:tc>
      </w:tr>
    </w:tbl>
    <w:p w14:paraId="39E1A9B2" w14:textId="18602ABB" w:rsidR="00D86531" w:rsidRPr="00D86531" w:rsidRDefault="006872A2" w:rsidP="00315E09">
      <w:pPr>
        <w:pStyle w:val="FirstParagraph"/>
        <w:spacing w:before="0" w:after="0"/>
      </w:pPr>
      <w:r>
        <w:t xml:space="preserve">We modeled </w:t>
      </w:r>
      <w:r w:rsidRPr="0058745E">
        <w:rPr>
          <w:i/>
          <w:iCs/>
        </w:rPr>
        <w:t>p</w:t>
      </w:r>
      <w:r w:rsidR="00332E9D">
        <w:t xml:space="preserve"> </w:t>
      </w:r>
      <w:r>
        <w:t xml:space="preserve">as a function of covariates that likely impact detection accuracy, including </w:t>
      </w:r>
      <w:r w:rsidR="00332E9D">
        <w:t>start time</w:t>
      </w:r>
      <w:r>
        <w:t xml:space="preserve"> of the survey</w:t>
      </w:r>
      <w:r w:rsidR="00332E9D">
        <w:t xml:space="preserve">, duration of </w:t>
      </w:r>
      <w:r>
        <w:t xml:space="preserve">the </w:t>
      </w:r>
      <w:r w:rsidR="00332E9D">
        <w:t>survey, speed</w:t>
      </w:r>
      <w:r>
        <w:t xml:space="preserve"> of the survey</w:t>
      </w:r>
      <w:r w:rsidR="00332E9D">
        <w:t xml:space="preserve">, and the number of observers for each checklist. </w:t>
      </w:r>
      <w:r>
        <w:t>Again, we filtered the available eBird data (s</w:t>
      </w:r>
      <w:r w:rsidRPr="00DF16ED">
        <w:t xml:space="preserve">ee </w:t>
      </w:r>
      <w:r w:rsidR="00DF16ED" w:rsidRPr="00DF16ED">
        <w:t>Section 2.</w:t>
      </w:r>
      <w:r w:rsidR="007351E8">
        <w:t>2.1</w:t>
      </w:r>
      <w:r w:rsidR="00332E9D" w:rsidRPr="00DF16ED">
        <w:t>)</w:t>
      </w:r>
      <w:r w:rsidR="00332E9D">
        <w:t xml:space="preserve"> </w:t>
      </w:r>
      <w:r>
        <w:t xml:space="preserve">to select </w:t>
      </w:r>
      <w:r w:rsidR="00332E9D">
        <w:t xml:space="preserve">checklists </w:t>
      </w:r>
      <w:r>
        <w:t xml:space="preserve">that </w:t>
      </w:r>
      <w:r w:rsidR="00332E9D">
        <w:t xml:space="preserve">represented similar effort. </w:t>
      </w:r>
      <w:r>
        <w:t>We implemented the following model for the logit-scale detection probability:</w:t>
      </w:r>
    </w:p>
    <w:tbl>
      <w:tblPr>
        <w:tblStyle w:val="Table"/>
        <w:tblW w:w="5000" w:type="pct"/>
        <w:tblLayout w:type="fixed"/>
        <w:tblLook w:val="0000" w:firstRow="0" w:lastRow="0" w:firstColumn="0" w:lastColumn="0" w:noHBand="0" w:noVBand="0"/>
      </w:tblPr>
      <w:tblGrid>
        <w:gridCol w:w="8060"/>
        <w:gridCol w:w="1300"/>
      </w:tblGrid>
      <w:tr w:rsidR="00D86531" w14:paraId="0CDBEFB5" w14:textId="77777777" w:rsidTr="00C170CA">
        <w:tc>
          <w:tcPr>
            <w:tcW w:w="6820" w:type="dxa"/>
          </w:tcPr>
          <w:p w14:paraId="43036458" w14:textId="77777777" w:rsidR="00D86531" w:rsidRDefault="00D86531" w:rsidP="00C170CA">
            <w:pPr>
              <w:pStyle w:val="Compact"/>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γ</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j</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ub>
                </m:sSub>
              </m:oMath>
            </m:oMathPara>
          </w:p>
        </w:tc>
        <w:tc>
          <w:tcPr>
            <w:tcW w:w="1100" w:type="dxa"/>
          </w:tcPr>
          <w:p w14:paraId="742D672C" w14:textId="77777777" w:rsidR="00D86531" w:rsidRDefault="00D86531" w:rsidP="00C170CA">
            <w:pPr>
              <w:pStyle w:val="Compact"/>
              <w:jc w:val="right"/>
            </w:pPr>
            <w:proofErr w:type="spellStart"/>
            <w:r>
              <w:t>Eqn</w:t>
            </w:r>
            <w:proofErr w:type="spellEnd"/>
            <w:r>
              <w:t xml:space="preserve"> 2</w:t>
            </w:r>
          </w:p>
        </w:tc>
      </w:tr>
    </w:tbl>
    <w:p w14:paraId="52B45292" w14:textId="625F38AE" w:rsidR="008F6A89" w:rsidRDefault="00332E9D" w:rsidP="00315E09">
      <w:pPr>
        <w:pStyle w:val="FirstParagraph"/>
        <w:spacing w:before="0" w:after="0"/>
      </w:pPr>
      <w:r>
        <w:lastRenderedPageBreak/>
        <w:t xml:space="preserve">where </w:t>
      </w:r>
      <w:bookmarkStart w:id="98" w:name="_Hlk206770191"/>
      <m:oMath>
        <m:sSub>
          <m:sSubPr>
            <m:ctrlPr>
              <w:rPr>
                <w:rFonts w:ascii="Cambria Math" w:hAnsi="Cambria Math"/>
              </w:rPr>
            </m:ctrlPr>
          </m:sSubPr>
          <m:e>
            <m:r>
              <w:rPr>
                <w:rFonts w:ascii="Cambria Math" w:hAnsi="Cambria Math"/>
              </w:rPr>
              <m:t>γ</m:t>
            </m:r>
          </m:e>
          <m:sub>
            <m:r>
              <w:rPr>
                <w:rFonts w:ascii="Cambria Math" w:hAnsi="Cambria Math"/>
              </w:rPr>
              <m:t>0</m:t>
            </m:r>
          </m:sub>
        </m:sSub>
      </m:oMath>
      <w:r>
        <w:t xml:space="preserve"> i</w:t>
      </w:r>
      <w:bookmarkEnd w:id="98"/>
      <w:r>
        <w:t xml:space="preserve">s intercept and each </w:t>
      </w:r>
      <m:oMath>
        <m:sSub>
          <m:sSubPr>
            <m:ctrlPr>
              <w:rPr>
                <w:rFonts w:ascii="Cambria Math" w:hAnsi="Cambria Math"/>
              </w:rPr>
            </m:ctrlPr>
          </m:sSubPr>
          <m:e>
            <m:r>
              <w:rPr>
                <w:rFonts w:ascii="Cambria Math" w:hAnsi="Cambria Math"/>
              </w:rPr>
              <m:t>γ</m:t>
            </m:r>
          </m:e>
          <m:sub>
            <m:r>
              <w:rPr>
                <w:rFonts w:ascii="Cambria Math" w:hAnsi="Cambria Math"/>
              </w:rPr>
              <m:t>j</m:t>
            </m:r>
          </m:sub>
        </m:sSub>
      </m:oMath>
      <w:r>
        <w:t xml:space="preserve"> is the </w:t>
      </w:r>
      <w:r w:rsidR="006872A2">
        <w:t xml:space="preserve">coefficient (effect) associated with each covariate, </w:t>
      </w:r>
      <w:proofErr w:type="spellStart"/>
      <w:r w:rsidR="006872A2" w:rsidRPr="0058745E">
        <w:rPr>
          <w:i/>
          <w:iCs/>
        </w:rPr>
        <w:t>Xj</w:t>
      </w:r>
      <w:proofErr w:type="spellEnd"/>
      <w:r w:rsidR="006872A2">
        <w:t xml:space="preserve"> </w:t>
      </w:r>
      <w:r>
        <w:t>(</w:t>
      </w:r>
      <w:r w:rsidRPr="0058745E">
        <w:rPr>
          <w:i/>
          <w:iCs/>
        </w:rPr>
        <w:t>j</w:t>
      </w:r>
      <w:r>
        <w:t xml:space="preserve"> = 1, 2, … </w:t>
      </w:r>
      <w:r w:rsidR="007351E8">
        <w:t>4</w:t>
      </w:r>
      <w:r w:rsidR="006872A2">
        <w:t xml:space="preserve"> covariates</w:t>
      </w:r>
      <w:r>
        <w:t>)</w:t>
      </w:r>
      <w:r w:rsidR="006872A2">
        <w:t xml:space="preserve">, that varies by checklist </w:t>
      </w:r>
      <w:r w:rsidR="006872A2" w:rsidRPr="0058745E">
        <w:rPr>
          <w:i/>
          <w:iCs/>
        </w:rPr>
        <w:t>c</w:t>
      </w:r>
      <w:r w:rsidR="006872A2">
        <w:t xml:space="preserve">, </w:t>
      </w:r>
      <w:r w:rsidR="00767225">
        <w:t xml:space="preserve">sample polygon </w:t>
      </w:r>
      <w:proofErr w:type="spellStart"/>
      <w:r w:rsidR="006872A2" w:rsidRPr="0058745E">
        <w:rPr>
          <w:i/>
          <w:iCs/>
        </w:rPr>
        <w:t>i</w:t>
      </w:r>
      <w:proofErr w:type="spellEnd"/>
      <w:r w:rsidR="006872A2">
        <w:t xml:space="preserve">, and year </w:t>
      </w:r>
      <w:r w:rsidR="006872A2" w:rsidRPr="0058745E">
        <w:rPr>
          <w:i/>
          <w:iCs/>
        </w:rPr>
        <w:t>t</w:t>
      </w:r>
      <w:r>
        <w:t>.</w:t>
      </w:r>
      <w:r w:rsidR="006872A2">
        <w:t xml:space="preserve"> All covariates were standardized such that </w:t>
      </w:r>
      <m:oMath>
        <m:sSub>
          <m:sSubPr>
            <m:ctrlPr>
              <w:rPr>
                <w:rFonts w:ascii="Cambria Math" w:hAnsi="Cambria Math"/>
              </w:rPr>
            </m:ctrlPr>
          </m:sSubPr>
          <m:e>
            <m:r>
              <w:rPr>
                <w:rFonts w:ascii="Cambria Math" w:hAnsi="Cambria Math"/>
              </w:rPr>
              <m:t>γ</m:t>
            </m:r>
          </m:e>
          <m:sub>
            <m:r>
              <w:rPr>
                <w:rFonts w:ascii="Cambria Math" w:hAnsi="Cambria Math"/>
              </w:rPr>
              <m:t>0</m:t>
            </m:r>
          </m:sub>
        </m:sSub>
      </m:oMath>
      <w:r w:rsidR="006872A2">
        <w:t xml:space="preserve"> describes the </w:t>
      </w:r>
      <w:r w:rsidR="00767225">
        <w:t xml:space="preserve">logit-scale </w:t>
      </w:r>
      <w:r w:rsidR="006872A2">
        <w:t>baseline detection probability at average covariate values.</w:t>
      </w:r>
      <w:r w:rsidR="00B24923" w:rsidRPr="00B24923">
        <w:t xml:space="preserve"> </w:t>
      </w:r>
      <w:r w:rsidR="00B24923">
        <w:t xml:space="preserve">We </w:t>
      </w:r>
      <w:r w:rsidR="00767225">
        <w:t>assigned relatively non-informative, vague normal priors to all coefficients including the intercept</w:t>
      </w:r>
      <w:r w:rsidR="00B24923">
        <w:t xml:space="preserve">.  </w:t>
      </w:r>
    </w:p>
    <w:p w14:paraId="6AD08D45" w14:textId="5C7988C4" w:rsidR="008F6A89" w:rsidRDefault="00332E9D" w:rsidP="00126373">
      <w:pPr>
        <w:pStyle w:val="Heading3"/>
        <w:spacing w:before="180" w:after="180" w:line="480" w:lineRule="auto"/>
      </w:pPr>
      <w:bookmarkStart w:id="99" w:name="X9e09589101055a0b716ce1af6e945302d419ef3"/>
      <w:bookmarkEnd w:id="97"/>
      <w:r>
        <w:t xml:space="preserve">2.4.2 Biological process </w:t>
      </w:r>
      <w:r w:rsidR="006872A2">
        <w:t xml:space="preserve">model for </w:t>
      </w:r>
      <w:r>
        <w:t>pinyon jay abundance</w:t>
      </w:r>
    </w:p>
    <w:p w14:paraId="5DC86EED" w14:textId="288802D9" w:rsidR="008F6A89" w:rsidRDefault="000D576B" w:rsidP="00315E09">
      <w:pPr>
        <w:pStyle w:val="FirstParagraph"/>
        <w:spacing w:before="0" w:after="0"/>
        <w:ind w:firstLine="720"/>
      </w:pPr>
      <w:r>
        <w:t xml:space="preserve">Following standard assumptions for N-mixture models, we assumed that the latent </w:t>
      </w:r>
      <w:r w:rsidR="00332E9D">
        <w:t xml:space="preserve">abundance of jays,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oMath>
      <w:r>
        <w:t xml:space="preserve">, followed a </w:t>
      </w:r>
      <w:r w:rsidR="00332E9D">
        <w:t xml:space="preserve">Poisson </w:t>
      </w:r>
      <w:r>
        <w:t>distribution with the expected abundance given by the intensity</w:t>
      </w:r>
      <w:r w:rsidR="00332E9D">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(number of jays per area [km</w:t>
      </w:r>
      <w:r w:rsidRPr="00126373">
        <w:rPr>
          <w:vertAlign w:val="superscript"/>
        </w:rPr>
        <w:t>2</w:t>
      </w:r>
      <w:r>
        <w:t xml:space="preserve">]), multiplied by the </w:t>
      </w:r>
      <w:r w:rsidR="00A66A63">
        <w:t>sample polygon</w:t>
      </w:r>
      <w:r w:rsidR="00332E9D">
        <w:t xml:space="preserve"> </w:t>
      </w:r>
      <w:r>
        <w:t xml:space="preserve">area, </w:t>
      </w:r>
      <w:proofErr w:type="spellStart"/>
      <w:r w:rsidRPr="00126373">
        <w:rPr>
          <w:i/>
          <w:iCs/>
        </w:rPr>
        <w:t>A</w:t>
      </w:r>
      <w:r w:rsidRPr="00126373">
        <w:rPr>
          <w:i/>
          <w:iCs/>
          <w:vertAlign w:val="subscript"/>
        </w:rPr>
        <w:t>c</w:t>
      </w:r>
      <w:r w:rsidR="002E6AEF">
        <w:rPr>
          <w:i/>
          <w:iCs/>
          <w:vertAlign w:val="subscript"/>
        </w:rPr>
        <w:t>,i,t</w:t>
      </w:r>
      <w:proofErr w:type="spellEnd"/>
      <w:r>
        <w:t xml:space="preserve"> (km</w:t>
      </w:r>
      <w:r w:rsidRPr="00126373">
        <w:rPr>
          <w:vertAlign w:val="superscript"/>
        </w:rPr>
        <w:t>2</w:t>
      </w:r>
      <w:r>
        <w:t xml:space="preserve">), associated with observed </w:t>
      </w:r>
      <w:r w:rsidR="00332E9D">
        <w:t>checklist</w:t>
      </w:r>
      <w:r>
        <w:t xml:space="preserve"> </w:t>
      </w:r>
      <w:r w:rsidR="002E6AEF" w:rsidRPr="00126373">
        <w:rPr>
          <w:i/>
          <w:iCs/>
        </w:rPr>
        <w:t>c</w:t>
      </w:r>
      <w:r w:rsidR="002E6AEF">
        <w:t xml:space="preserve">, sample polygon </w:t>
      </w:r>
      <w:proofErr w:type="spellStart"/>
      <w:r w:rsidR="002E6AEF">
        <w:rPr>
          <w:i/>
          <w:iCs/>
        </w:rPr>
        <w:t>i</w:t>
      </w:r>
      <w:proofErr w:type="spellEnd"/>
      <w:r w:rsidR="002E6AEF">
        <w:t xml:space="preserve">, and year </w:t>
      </w:r>
      <w:proofErr w:type="spellStart"/>
      <w:r w:rsidR="002E6AEF" w:rsidRPr="00315E09">
        <w:rPr>
          <w:i/>
          <w:iCs/>
        </w:rPr>
        <w:t>t</w:t>
      </w:r>
      <w:proofErr w:type="spellEnd"/>
      <w:r w:rsidR="002E6AEF">
        <w:t xml:space="preserve"> </w:t>
      </w:r>
      <w:r>
        <w:t>such that</w:t>
      </w:r>
      <w:r w:rsidR="00332E9D">
        <w:t>:</w:t>
      </w:r>
    </w:p>
    <w:tbl>
      <w:tblPr>
        <w:tblStyle w:val="Table"/>
        <w:tblW w:w="5000" w:type="pct"/>
        <w:tblLayout w:type="fixed"/>
        <w:tblLook w:val="0000" w:firstRow="0" w:lastRow="0" w:firstColumn="0" w:lastColumn="0" w:noHBand="0" w:noVBand="0"/>
      </w:tblPr>
      <w:tblGrid>
        <w:gridCol w:w="8190"/>
        <w:gridCol w:w="1170"/>
      </w:tblGrid>
      <w:tr w:rsidR="00D86531" w14:paraId="62FF30C1" w14:textId="77777777" w:rsidTr="00C170CA">
        <w:tc>
          <w:tcPr>
            <w:tcW w:w="6930" w:type="dxa"/>
          </w:tcPr>
          <w:p w14:paraId="4D14140C" w14:textId="4C655646"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c,i,t</m:t>
                        </m:r>
                      </m:sub>
                    </m:sSub>
                  </m:e>
                </m:d>
              </m:oMath>
            </m:oMathPara>
          </w:p>
        </w:tc>
        <w:tc>
          <w:tcPr>
            <w:tcW w:w="990" w:type="dxa"/>
          </w:tcPr>
          <w:p w14:paraId="1652010E" w14:textId="77777777" w:rsidR="00D86531" w:rsidRDefault="00D86531" w:rsidP="00C170CA">
            <w:pPr>
              <w:pStyle w:val="Compact"/>
              <w:jc w:val="right"/>
            </w:pPr>
            <w:proofErr w:type="spellStart"/>
            <w:r>
              <w:t>Eqn</w:t>
            </w:r>
            <w:proofErr w:type="spellEnd"/>
            <w:r>
              <w:t xml:space="preserve"> 3</w:t>
            </w:r>
          </w:p>
        </w:tc>
      </w:tr>
    </w:tbl>
    <w:p w14:paraId="56E5B2B4" w14:textId="7FF2B5A4" w:rsidR="008F6A89" w:rsidRDefault="00332E9D" w:rsidP="00315E09">
      <w:pPr>
        <w:pStyle w:val="FirstParagraph"/>
        <w:spacing w:before="0" w:after="0"/>
      </w:pPr>
      <w:r>
        <w:t>Furthermore,</w:t>
      </w:r>
      <w:r w:rsidR="000D576B">
        <w:t xml:space="preserve"> we modeled the log-scale</w:t>
      </w:r>
      <w:r>
        <w:t xml:space="preserve"> </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sidR="000D576B">
        <w:t>as a function of</w:t>
      </w:r>
      <w:r>
        <w:t xml:space="preserve"> environmental covariates</w:t>
      </w:r>
      <w:r w:rsidR="000D576B">
        <w:t xml:space="preserve"> that likely impact the abundance of pinyon jays across space and time</w:t>
      </w:r>
      <w:r>
        <w:t>:</w:t>
      </w:r>
    </w:p>
    <w:tbl>
      <w:tblPr>
        <w:tblStyle w:val="Table"/>
        <w:tblW w:w="5000" w:type="pct"/>
        <w:tblLayout w:type="fixed"/>
        <w:tblLook w:val="0000" w:firstRow="0" w:lastRow="0" w:firstColumn="0" w:lastColumn="0" w:noHBand="0" w:noVBand="0"/>
      </w:tblPr>
      <w:tblGrid>
        <w:gridCol w:w="8190"/>
        <w:gridCol w:w="1170"/>
      </w:tblGrid>
      <w:tr w:rsidR="00D86531" w:rsidRPr="00315E09" w14:paraId="0946751B" w14:textId="77777777" w:rsidTr="00315E09">
        <w:tc>
          <w:tcPr>
            <w:tcW w:w="8190" w:type="dxa"/>
          </w:tcPr>
          <w:p w14:paraId="53978D15" w14:textId="7E69D335" w:rsidR="00D86531" w:rsidRPr="00315E09" w:rsidRDefault="00D86531" w:rsidP="00C170CA">
            <w:pPr>
              <w:pStyle w:val="Compact"/>
              <w:rPr>
                <w:sz w:val="20"/>
                <w:szCs w:val="20"/>
              </w:rPr>
            </w:pPr>
            <m:oMathPara>
              <m:oMathParaPr>
                <m:jc m:val="center"/>
              </m:oMathParaPr>
              <m:oMath>
                <m:r>
                  <w:rPr>
                    <w:rFonts w:ascii="Cambria Math" w:hAnsi="Cambria Math"/>
                    <w:sz w:val="20"/>
                    <w:szCs w:val="20"/>
                  </w:rPr>
                  <m:t>log</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0</m:t>
                    </m:r>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2+k</m:t>
                        </m:r>
                      </m:sub>
                    </m:sSub>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up>
                    <m:r>
                      <w:rPr>
                        <w:rFonts w:ascii="Cambria Math" w:hAnsi="Cambria Math"/>
                        <w:sz w:val="20"/>
                        <w:szCs w:val="20"/>
                      </w:rPr>
                      <m:t>2</m:t>
                    </m:r>
                  </m:sup>
                  <m:e>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5+k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i,t</m:t>
                            </m:r>
                          </m:sub>
                        </m:sSub>
                      </m:sub>
                    </m:sSub>
                    <m:nary>
                      <m:naryPr>
                        <m:chr m:val="∑"/>
                        <m:limLoc m:val="undOvr"/>
                        <m:ctrlPr>
                          <w:rPr>
                            <w:rFonts w:ascii="Cambria Math" w:hAnsi="Cambria Math"/>
                            <w:sz w:val="20"/>
                            <w:szCs w:val="20"/>
                          </w:rPr>
                        </m:ctrlPr>
                      </m:naryPr>
                      <m:sub>
                        <m:r>
                          <w:rPr>
                            <w:rFonts w:ascii="Cambria Math" w:hAnsi="Cambria Math"/>
                            <w:sz w:val="20"/>
                            <w:szCs w:val="20"/>
                          </w:rPr>
                          <m:t>k=2</m:t>
                        </m:r>
                      </m:sub>
                      <m:sup>
                        <m:r>
                          <w:rPr>
                            <w:rFonts w:ascii="Cambria Math" w:hAnsi="Cambria Math"/>
                            <w:sz w:val="20"/>
                            <w:szCs w:val="20"/>
                          </w:rPr>
                          <m:t>3</m:t>
                        </m:r>
                      </m:sup>
                      <m:e>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6+k</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Z</m:t>
                            </m:r>
                          </m:e>
                          <m:sub>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i,t</m:t>
                                </m:r>
                              </m:sub>
                            </m:sSub>
                          </m:sub>
                        </m:sSub>
                      </m:e>
                    </m:nary>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r>
                          <m:rPr>
                            <m:sty m:val="p"/>
                          </m:rPr>
                          <w:rPr>
                            <w:rFonts w:ascii="Cambria Math" w:hAnsi="Cambria Math"/>
                            <w:sz w:val="20"/>
                            <w:szCs w:val="20"/>
                          </w:rPr>
                          <m:t>,</m:t>
                        </m:r>
                        <m:r>
                          <w:rPr>
                            <w:rFonts w:ascii="Cambria Math" w:hAnsi="Cambria Math"/>
                            <w:sz w:val="20"/>
                            <w:szCs w:val="20"/>
                          </w:rPr>
                          <m:t>t</m:t>
                        </m:r>
                      </m:sub>
                    </m:sSub>
                  </m:sub>
                </m:sSub>
              </m:oMath>
            </m:oMathPara>
          </w:p>
        </w:tc>
        <w:tc>
          <w:tcPr>
            <w:tcW w:w="1170" w:type="dxa"/>
          </w:tcPr>
          <w:p w14:paraId="780C41D5" w14:textId="77777777" w:rsidR="00D86531" w:rsidRPr="00315E09" w:rsidRDefault="00D86531" w:rsidP="00C170CA">
            <w:pPr>
              <w:pStyle w:val="Compact"/>
              <w:jc w:val="right"/>
              <w:rPr>
                <w:sz w:val="20"/>
                <w:szCs w:val="20"/>
              </w:rPr>
            </w:pPr>
            <w:proofErr w:type="spellStart"/>
            <w:r w:rsidRPr="00315E09">
              <w:rPr>
                <w:sz w:val="20"/>
                <w:szCs w:val="20"/>
              </w:rPr>
              <w:t>Eqn</w:t>
            </w:r>
            <w:proofErr w:type="spellEnd"/>
            <w:r w:rsidRPr="00315E09">
              <w:rPr>
                <w:sz w:val="20"/>
                <w:szCs w:val="20"/>
              </w:rPr>
              <w:t xml:space="preserve"> 4</w:t>
            </w:r>
          </w:p>
        </w:tc>
      </w:tr>
    </w:tbl>
    <w:p w14:paraId="38E1A5F6" w14:textId="40EDD15E" w:rsidR="00767225" w:rsidRDefault="00332E9D" w:rsidP="00315E09">
      <w:pPr>
        <w:pStyle w:val="FirstParagraph"/>
        <w:spacing w:before="0" w:after="0"/>
      </w:pPr>
      <w:r>
        <w:t xml:space="preserve">In this formulation, </w:t>
      </w: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include</w:t>
      </w:r>
      <w:r w:rsidR="002E6AEF">
        <w:t>s</w:t>
      </w:r>
      <w:r w:rsidR="00A66A63">
        <w:t xml:space="preserve"> the static covariate of </w:t>
      </w:r>
      <w:proofErr w:type="spellStart"/>
      <w:r>
        <w:t>monsoonality</w:t>
      </w:r>
      <w:proofErr w:type="spellEnd"/>
      <w:r w:rsidR="00C01E47">
        <w:t xml:space="preserve"> (</w:t>
      </w:r>
      <w:r w:rsidR="00C01E47" w:rsidRPr="00315E09">
        <w:rPr>
          <w:i/>
          <w:iCs/>
        </w:rPr>
        <w:t>k</w:t>
      </w:r>
      <w:r w:rsidR="00C01E47">
        <w:t xml:space="preserve"> = 1)</w:t>
      </w:r>
      <w:r w:rsidR="00767225">
        <w:t>, which varies across space</w:t>
      </w:r>
      <w:r w:rsidR="002E6AEF">
        <w:t xml:space="preserve"> (by sample polygon</w:t>
      </w:r>
      <w:r w:rsidR="00767225">
        <w:t xml:space="preserve">, </w:t>
      </w:r>
      <w:proofErr w:type="spellStart"/>
      <w:r w:rsidR="00767225">
        <w:rPr>
          <w:i/>
          <w:iCs/>
        </w:rPr>
        <w:t>i</w:t>
      </w:r>
      <w:proofErr w:type="spellEnd"/>
      <w:r w:rsidR="002E6AEF">
        <w:t xml:space="preserve">) </w:t>
      </w:r>
      <w:r w:rsidR="00767225">
        <w:t xml:space="preserve">but not across time, </w:t>
      </w:r>
      <w:r w:rsidR="00767225" w:rsidRPr="006103F0">
        <w:rPr>
          <w:i/>
          <w:iCs/>
        </w:rPr>
        <w:t>t</w:t>
      </w:r>
      <w:r w:rsidR="00767225">
        <w:t xml:space="preserve">, </w:t>
      </w:r>
      <w:r>
        <w:t>and</w:t>
      </w:r>
      <w:r w:rsidR="00A66A63">
        <w:t xml:space="preserve"> concurrent</w:t>
      </w:r>
      <w:r>
        <w:t xml:space="preserve"> pinyon pine basal area</w:t>
      </w:r>
      <w:r w:rsidR="00C01E47">
        <w:t xml:space="preserve"> (BA, </w:t>
      </w:r>
      <w:r w:rsidR="00C01E47" w:rsidRPr="00315E09">
        <w:rPr>
          <w:i/>
          <w:iCs/>
        </w:rPr>
        <w:t>k</w:t>
      </w:r>
      <w:r w:rsidR="00C01E47">
        <w:t xml:space="preserve"> = 2)</w:t>
      </w:r>
      <w:r w:rsidR="00767225">
        <w:t>, which varies across space and time</w:t>
      </w:r>
      <w:r>
        <w:t xml:space="preserve">. </w:t>
      </w:r>
      <w:r w:rsidR="001C0B34">
        <w:t>Importantly</w:t>
      </w:r>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B079E1">
        <w:t>represents covariates that integrate over past and/or future time periods</w:t>
      </w:r>
      <w:r w:rsidR="001C0B34">
        <w:t xml:space="preserve"> (i.e., pinyon cones</w:t>
      </w:r>
      <w:r w:rsidR="00C01E47">
        <w:t xml:space="preserve"> [</w:t>
      </w:r>
      <w:r w:rsidR="00C01E47" w:rsidRPr="00315E09">
        <w:rPr>
          <w:i/>
          <w:iCs/>
        </w:rPr>
        <w:t>k</w:t>
      </w:r>
      <w:r w:rsidR="00C01E47">
        <w:t xml:space="preserve"> = 1]</w:t>
      </w:r>
      <w:r w:rsidR="001C0B34">
        <w:t>, maximum temperature</w:t>
      </w:r>
      <w:r w:rsidR="00C01E47">
        <w:t xml:space="preserve"> [</w:t>
      </w:r>
      <w:r w:rsidR="00C01E47" w:rsidRPr="00C348BE">
        <w:rPr>
          <w:i/>
          <w:iCs/>
        </w:rPr>
        <w:t>k</w:t>
      </w:r>
      <w:r w:rsidR="00C01E47">
        <w:t xml:space="preserve"> = 2]</w:t>
      </w:r>
      <w:r w:rsidR="001C0B34">
        <w:t>, and precipitation</w:t>
      </w:r>
      <w:r w:rsidR="00C01E47">
        <w:t xml:space="preserve"> [</w:t>
      </w:r>
      <w:r w:rsidR="00C01E47" w:rsidRPr="00C348BE">
        <w:rPr>
          <w:i/>
          <w:iCs/>
        </w:rPr>
        <w:t>k</w:t>
      </w:r>
      <w:r w:rsidR="00C01E47">
        <w:t xml:space="preserve"> = 3]</w:t>
      </w:r>
      <w:r w:rsidR="001C0B34">
        <w:t>)</w:t>
      </w:r>
      <w:r w:rsidR="00B079E1">
        <w:t xml:space="preserve"> and are defined using </w:t>
      </w:r>
      <w:r>
        <w:t>a stochastic antecedent structure (Ogle et al.</w:t>
      </w:r>
      <w:r w:rsidR="00CE5DE4">
        <w:t>,</w:t>
      </w:r>
      <w:r>
        <w:t> 2015)</w:t>
      </w:r>
      <w:r w:rsidR="00B079E1">
        <w:t xml:space="preserve">. </w:t>
      </w:r>
      <w:proofErr w:type="gramStart"/>
      <w:r w:rsidR="00B079E1">
        <w:t>In particular,</w:t>
      </w:r>
      <w:r>
        <w:t xml:space="preserve"> each</w:t>
      </w:r>
      <w:proofErr w:type="gramEnd"/>
      <w:r>
        <w:t xml:space="preserve">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oMath>
      <w:r>
        <w:t xml:space="preserve"> </w:t>
      </w:r>
      <w:r w:rsidR="0015719C">
        <w:t xml:space="preserve">is defined as </w:t>
      </w:r>
      <w:r>
        <w:t xml:space="preserve">the weighted average of </w:t>
      </w:r>
      <w:r w:rsidR="00C01E47">
        <w:t>concurrent or past</w:t>
      </w:r>
      <w:r>
        <w:t xml:space="preserve"> values for </w:t>
      </w:r>
      <w:r w:rsidR="00767225">
        <w:t xml:space="preserve">each focal </w:t>
      </w:r>
      <w:r>
        <w:t>covariate</w:t>
      </w:r>
      <w:r w:rsidR="00767225">
        <w:t>:</w:t>
      </w:r>
    </w:p>
    <w:tbl>
      <w:tblPr>
        <w:tblStyle w:val="Table"/>
        <w:tblW w:w="5000" w:type="pct"/>
        <w:tblLayout w:type="fixed"/>
        <w:tblLook w:val="0000" w:firstRow="0" w:lastRow="0" w:firstColumn="0" w:lastColumn="0" w:noHBand="0" w:noVBand="0"/>
      </w:tblPr>
      <w:tblGrid>
        <w:gridCol w:w="8424"/>
        <w:gridCol w:w="936"/>
      </w:tblGrid>
      <w:tr w:rsidR="00D86531" w14:paraId="575CAA9D" w14:textId="77777777" w:rsidTr="00C170CA">
        <w:tc>
          <w:tcPr>
            <w:tcW w:w="7128" w:type="dxa"/>
          </w:tcPr>
          <w:p w14:paraId="3A1BE0FD" w14:textId="77777777" w:rsidR="00D86531" w:rsidRDefault="00000000" w:rsidP="00C170CA">
            <w:pPr>
              <w:pStyle w:val="Compact"/>
            </w:pPr>
            <m:oMathPara>
              <m:oMathParaPr>
                <m:jc m:val="center"/>
              </m:oMathParaP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NLags</m:t>
                    </m:r>
                  </m:sup>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sub>
                        </m:sSub>
                      </m:sub>
                    </m:sSub>
                  </m:e>
                </m:nary>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m:oMathPara>
          </w:p>
        </w:tc>
        <w:tc>
          <w:tcPr>
            <w:tcW w:w="792" w:type="dxa"/>
          </w:tcPr>
          <w:p w14:paraId="5A93136A" w14:textId="77777777" w:rsidR="00D86531" w:rsidRDefault="00D86531" w:rsidP="00C170CA">
            <w:pPr>
              <w:pStyle w:val="Compact"/>
              <w:jc w:val="right"/>
            </w:pPr>
            <w:proofErr w:type="spellStart"/>
            <w:r>
              <w:t>Eqn</w:t>
            </w:r>
            <w:proofErr w:type="spellEnd"/>
            <w:r>
              <w:t xml:space="preserve"> 5</w:t>
            </w:r>
          </w:p>
        </w:tc>
      </w:tr>
    </w:tbl>
    <w:p w14:paraId="63AC5254" w14:textId="577E93DD" w:rsidR="00C21ACB" w:rsidRDefault="00332E9D" w:rsidP="00315E09">
      <w:pPr>
        <w:pStyle w:val="FirstParagraph"/>
        <w:spacing w:before="0" w:after="0"/>
      </w:pPr>
      <w:r>
        <w:t>The weights</w:t>
      </w:r>
      <w:r w:rsidR="001C0B34">
        <w:rPr>
          <w:rFonts w:eastAsiaTheme="minor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r>
              <m:rPr>
                <m:sty m:val="p"/>
              </m:rPr>
              <w:rPr>
                <w:rFonts w:ascii="Cambria Math" w:hAnsi="Cambria Math"/>
              </w:rPr>
              <m:t>,</m:t>
            </m:r>
            <m:r>
              <w:rPr>
                <w:rFonts w:ascii="Cambria Math" w:hAnsi="Cambria Math"/>
              </w:rPr>
              <m:t>l</m:t>
            </m:r>
          </m:sub>
        </m:sSub>
      </m:oMath>
      <w:r w:rsidR="001C0B34">
        <w:t xml:space="preserve">, </w:t>
      </w:r>
      <w:r>
        <w:t>for each covariate</w:t>
      </w:r>
      <w:r w:rsidR="00767225">
        <w:t xml:space="preserve">, </w:t>
      </w:r>
      <w:r w:rsidR="00767225" w:rsidRPr="006103F0">
        <w:rPr>
          <w:i/>
          <w:iCs/>
        </w:rPr>
        <w:t>k</w:t>
      </w:r>
      <w:r w:rsidR="00767225">
        <w:t>,</w:t>
      </w:r>
      <w:r>
        <w:t xml:space="preserve"> across all season</w:t>
      </w:r>
      <w:r w:rsidR="0015719C">
        <w:t>al</w:t>
      </w:r>
      <w:r>
        <w:t xml:space="preserve"> or </w:t>
      </w:r>
      <w:r w:rsidR="0015719C">
        <w:t>yearly periods</w:t>
      </w:r>
      <w:r>
        <w:t xml:space="preserve">, </w:t>
      </w:r>
      <w:r>
        <w:rPr>
          <w:i/>
          <w:iCs/>
        </w:rPr>
        <w:t>l</w:t>
      </w:r>
      <w:r>
        <w:t xml:space="preserve">, </w:t>
      </w:r>
      <w:r w:rsidR="0015719C">
        <w:t xml:space="preserve">were assigned a </w:t>
      </w:r>
      <w:r>
        <w:t>Dirichlet prior</w:t>
      </w:r>
      <w:r w:rsidR="0015719C">
        <w:t xml:space="preserve">, constraining the weights to </w:t>
      </w:r>
      <w:r>
        <w:t>sum to 1</w:t>
      </w:r>
      <w:r w:rsidR="0015719C">
        <w:t xml:space="preserve"> across all periods</w:t>
      </w:r>
      <w:r w:rsidR="001C0B34">
        <w:t xml:space="preserve">. </w:t>
      </w:r>
      <w:proofErr w:type="gramStart"/>
      <w:r w:rsidR="001C0B34">
        <w:t xml:space="preserve">In particular, </w:t>
      </w:r>
      <w:r w:rsidR="0015719C" w:rsidRPr="00126373">
        <w:rPr>
          <w:i/>
          <w:iCs/>
        </w:rPr>
        <w:t>l</w:t>
      </w:r>
      <w:proofErr w:type="gramEnd"/>
      <w:r w:rsidR="0015719C">
        <w:t xml:space="preserve"> = </w:t>
      </w:r>
      <w:r w:rsidR="001C0B34">
        <w:t xml:space="preserve">-3, -2, -1, +1, +2, representing 5 yearly periods </w:t>
      </w:r>
      <w:r w:rsidR="00126373">
        <w:t>for cones</w:t>
      </w:r>
      <w:r w:rsidR="00C01E47">
        <w:t xml:space="preserve"> (</w:t>
      </w:r>
      <w:r w:rsidR="00C01E47" w:rsidRPr="00315E09">
        <w:rPr>
          <w:i/>
          <w:iCs/>
        </w:rPr>
        <w:t>k</w:t>
      </w:r>
      <w:r w:rsidR="00C01E47">
        <w:t xml:space="preserve"> = 1)</w:t>
      </w:r>
      <w:r w:rsidR="001C0B34">
        <w:t xml:space="preserve">, and </w:t>
      </w:r>
      <w:r w:rsidR="00126373">
        <w:rPr>
          <w:i/>
          <w:iCs/>
        </w:rPr>
        <w:t xml:space="preserve">l </w:t>
      </w:r>
      <w:r w:rsidR="00126373">
        <w:t xml:space="preserve">= 1, 2, …, </w:t>
      </w:r>
      <w:r w:rsidR="001C0B34">
        <w:t xml:space="preserve">13, representing </w:t>
      </w:r>
      <w:r w:rsidR="00C01E47">
        <w:t xml:space="preserve">concurrent and </w:t>
      </w:r>
      <w:r w:rsidR="001C0B34">
        <w:t xml:space="preserve">past seasonal periods </w:t>
      </w:r>
      <w:r w:rsidR="00126373">
        <w:t xml:space="preserve">for </w:t>
      </w:r>
      <w:r w:rsidR="001C0B34">
        <w:t xml:space="preserve">the </w:t>
      </w:r>
      <w:r w:rsidR="00126373">
        <w:t>climate variables</w:t>
      </w:r>
      <w:r w:rsidR="00C01E47">
        <w:t xml:space="preserve"> (</w:t>
      </w:r>
      <w:r w:rsidR="00C01E47" w:rsidRPr="00315E09">
        <w:rPr>
          <w:i/>
          <w:iCs/>
        </w:rPr>
        <w:t>k</w:t>
      </w:r>
      <w:r w:rsidR="00C01E47">
        <w:t xml:space="preserve"> = 2 or 3)</w:t>
      </w:r>
      <w:r w:rsidR="001C0B34">
        <w:t xml:space="preserve"> (see Figure 2</w:t>
      </w:r>
      <w:r w:rsidR="0015719C">
        <w:t>)</w:t>
      </w:r>
      <w:r>
        <w:t>. The weight</w:t>
      </w:r>
      <w:r w:rsidR="00C01E47">
        <w:t>s</w:t>
      </w:r>
      <w:r w:rsidR="0015719C">
        <w:t xml:space="preserve"> </w:t>
      </w:r>
      <w:r>
        <w:t xml:space="preserve">indicate </w:t>
      </w:r>
      <w:r w:rsidR="00767225">
        <w:t xml:space="preserve">the relative importance of </w:t>
      </w:r>
      <w:r w:rsidR="00C01E47">
        <w:t xml:space="preserve">each </w:t>
      </w:r>
      <w:r w:rsidR="0015719C">
        <w:t>covariate</w:t>
      </w:r>
      <w:r w:rsidR="00C01E47">
        <w:t xml:space="preserve"> </w:t>
      </w:r>
      <w:r w:rsidR="00C01E47" w:rsidRPr="00315E09">
        <w:rPr>
          <w:i/>
          <w:iCs/>
        </w:rPr>
        <w:t>k</w:t>
      </w:r>
      <w:r w:rsidR="0015719C">
        <w:t xml:space="preserve"> at </w:t>
      </w:r>
      <w:proofErr w:type="gramStart"/>
      <w:r w:rsidR="0015719C">
        <w:t>time period</w:t>
      </w:r>
      <w:proofErr w:type="gramEnd"/>
      <w:r w:rsidR="0015719C">
        <w:t xml:space="preserve"> </w:t>
      </w:r>
      <w:r w:rsidR="0015719C" w:rsidRPr="00126373">
        <w:rPr>
          <w:i/>
          <w:iCs/>
        </w:rPr>
        <w:t>l</w:t>
      </w:r>
      <w:r w:rsidR="0015719C">
        <w:t xml:space="preserve"> </w:t>
      </w:r>
      <w:r>
        <w:t xml:space="preserve">to </w:t>
      </w:r>
      <w:r w:rsidR="00767225">
        <w:t xml:space="preserve">its </w:t>
      </w:r>
      <w:r>
        <w:t>overall effect</w:t>
      </w:r>
      <w:r w:rsidR="00767225">
        <w:t xml:space="preserve"> on pinyon jay abundance. L</w:t>
      </w:r>
      <w:r>
        <w:t xml:space="preserve">arger values of </w:t>
      </w:r>
      <w:r w:rsidR="00767225">
        <w:t xml:space="preserve">a particular </w:t>
      </w:r>
      <w:r>
        <w:t xml:space="preserve">weight </w:t>
      </w:r>
      <w:r w:rsidR="0015719C">
        <w:t>denote higher</w:t>
      </w:r>
      <w:r>
        <w:t xml:space="preserve"> importance of that season or year to that covariate effect. </w:t>
      </w:r>
      <w:r w:rsidR="001C0B34">
        <w:t xml:space="preserve">We are particularly interested in the temporal relationships between jay abundance and pinyon seed availability; </w:t>
      </w:r>
      <w:r w:rsidR="00C21ACB">
        <w:t>high</w:t>
      </w:r>
      <w:r w:rsidR="001C0B34">
        <w:t xml:space="preserve"> weights for </w:t>
      </w:r>
      <w:r w:rsidR="00C21ACB">
        <w:t xml:space="preserve">time periods denoted by </w:t>
      </w:r>
      <w:r w:rsidR="00C21ACB" w:rsidRPr="007C026E">
        <w:rPr>
          <w:i/>
          <w:iCs/>
        </w:rPr>
        <w:t>l</w:t>
      </w:r>
      <w:r w:rsidR="00C21ACB">
        <w:t xml:space="preserve"> = +1 or </w:t>
      </w:r>
      <w:r w:rsidR="00C21ACB" w:rsidRPr="007C026E">
        <w:rPr>
          <w:i/>
          <w:iCs/>
        </w:rPr>
        <w:t>l</w:t>
      </w:r>
      <w:r w:rsidR="00C21ACB">
        <w:t xml:space="preserve"> =  +2, </w:t>
      </w:r>
      <w:r w:rsidR="00C21ACB" w:rsidRPr="007C026E">
        <w:rPr>
          <w:i/>
          <w:iCs/>
        </w:rPr>
        <w:t>w</w:t>
      </w:r>
      <w:r w:rsidR="00C21ACB" w:rsidRPr="007C026E">
        <w:rPr>
          <w:i/>
          <w:iCs/>
          <w:vertAlign w:val="subscript"/>
        </w:rPr>
        <w:t>k</w:t>
      </w:r>
      <w:r w:rsidR="00C21ACB" w:rsidRPr="007C026E">
        <w:rPr>
          <w:vertAlign w:val="subscript"/>
        </w:rPr>
        <w:t>,+1</w:t>
      </w:r>
      <w:r w:rsidR="00C21ACB">
        <w:t xml:space="preserve"> and/or </w:t>
      </w:r>
      <w:r w:rsidR="00C21ACB" w:rsidRPr="007C026E">
        <w:rPr>
          <w:i/>
          <w:iCs/>
        </w:rPr>
        <w:t>w</w:t>
      </w:r>
      <w:r w:rsidR="00C21ACB" w:rsidRPr="007C026E">
        <w:rPr>
          <w:i/>
          <w:iCs/>
          <w:vertAlign w:val="subscript"/>
        </w:rPr>
        <w:t>k</w:t>
      </w:r>
      <w:r w:rsidR="00C21ACB" w:rsidRPr="007C026E">
        <w:rPr>
          <w:vertAlign w:val="subscript"/>
        </w:rPr>
        <w:t>+2</w:t>
      </w:r>
      <w:r w:rsidR="00C21ACB">
        <w:t xml:space="preserve">, would support a strong anticipatory response, a high weight for </w:t>
      </w:r>
      <w:r w:rsidR="00C21ACB" w:rsidRPr="007C026E">
        <w:rPr>
          <w:i/>
          <w:iCs/>
        </w:rPr>
        <w:t>w</w:t>
      </w:r>
      <w:r w:rsidR="00C21ACB" w:rsidRPr="007C026E">
        <w:rPr>
          <w:i/>
          <w:iCs/>
          <w:vertAlign w:val="subscript"/>
        </w:rPr>
        <w:t>k</w:t>
      </w:r>
      <w:r w:rsidR="00C21ACB" w:rsidRPr="007C026E">
        <w:rPr>
          <w:vertAlign w:val="subscript"/>
        </w:rPr>
        <w:t>,-1</w:t>
      </w:r>
      <w:r w:rsidR="00C21ACB">
        <w:t xml:space="preserve"> would support a strong immediate response, and high weights for </w:t>
      </w:r>
      <w:r w:rsidR="00C21ACB" w:rsidRPr="007C026E">
        <w:rPr>
          <w:i/>
          <w:iCs/>
        </w:rPr>
        <w:t>w</w:t>
      </w:r>
      <w:r w:rsidR="00C21ACB" w:rsidRPr="007C026E">
        <w:rPr>
          <w:i/>
          <w:iCs/>
          <w:vertAlign w:val="subscript"/>
        </w:rPr>
        <w:t>k</w:t>
      </w:r>
      <w:r w:rsidR="00C21ACB" w:rsidRPr="007C026E">
        <w:rPr>
          <w:vertAlign w:val="subscript"/>
        </w:rPr>
        <w:t>,-2</w:t>
      </w:r>
      <w:r w:rsidR="00C21ACB">
        <w:t xml:space="preserve"> and/or </w:t>
      </w:r>
      <w:r w:rsidR="00C21ACB" w:rsidRPr="007C026E">
        <w:rPr>
          <w:i/>
          <w:iCs/>
        </w:rPr>
        <w:t>w</w:t>
      </w:r>
      <w:r w:rsidR="00C21ACB" w:rsidRPr="007C026E">
        <w:rPr>
          <w:i/>
          <w:iCs/>
          <w:vertAlign w:val="subscript"/>
        </w:rPr>
        <w:t>k</w:t>
      </w:r>
      <w:r w:rsidR="00C21ACB" w:rsidRPr="007C026E">
        <w:rPr>
          <w:vertAlign w:val="subscript"/>
        </w:rPr>
        <w:t>,-3</w:t>
      </w:r>
      <w:r w:rsidR="00C21ACB">
        <w:t xml:space="preserve"> would be suggestive of a delay response to cones.</w:t>
      </w:r>
    </w:p>
    <w:p w14:paraId="3A8F25BD" w14:textId="75ABFDAC" w:rsidR="00B24923" w:rsidRPr="00B24923" w:rsidRDefault="00C21ACB" w:rsidP="007C026E">
      <w:pPr>
        <w:pStyle w:val="FirstParagraph"/>
        <w:spacing w:before="0" w:after="0"/>
        <w:ind w:firstLine="720"/>
      </w:pPr>
      <w:r>
        <w:t xml:space="preserve">As depicted in Equation (4), we </w:t>
      </w:r>
      <w:r w:rsidR="00332E9D">
        <w:t>also considered interactions between seed (cone) abundance</w:t>
      </w:r>
      <w:r w:rsidR="00C01E47">
        <w:t xml:space="preserve"> (</w:t>
      </w:r>
      <w:r w:rsidR="00C01E47" w:rsidRPr="007C026E">
        <w:rPr>
          <w:i/>
          <w:iCs/>
        </w:rPr>
        <w:t>Z</w:t>
      </w:r>
      <w:r w:rsidR="00C01E47" w:rsidRPr="007C026E">
        <w:rPr>
          <w:vertAlign w:val="subscript"/>
        </w:rPr>
        <w:t>1</w:t>
      </w:r>
      <w:r w:rsidR="00C01E47">
        <w:t>)</w:t>
      </w:r>
      <w:r w:rsidR="00332E9D">
        <w:t xml:space="preserve"> and all other covariates</w:t>
      </w:r>
      <w:r w:rsidR="00C01E47">
        <w:t xml:space="preserve">, </w:t>
      </w:r>
      <w:proofErr w:type="spellStart"/>
      <w:r w:rsidR="00332E9D">
        <w:t>monsoonality</w:t>
      </w:r>
      <w:proofErr w:type="spellEnd"/>
      <w:r w:rsidR="00C01E47">
        <w:t xml:space="preserve"> (</w:t>
      </w:r>
      <w:r w:rsidR="00C01E47" w:rsidRPr="007C026E">
        <w:rPr>
          <w:i/>
          <w:iCs/>
        </w:rPr>
        <w:t>X</w:t>
      </w:r>
      <w:r w:rsidR="00C01E47" w:rsidRPr="007C026E">
        <w:rPr>
          <w:vertAlign w:val="subscript"/>
        </w:rPr>
        <w:t>1</w:t>
      </w:r>
      <w:r w:rsidR="00C01E47">
        <w:t>)</w:t>
      </w:r>
      <w:r w:rsidR="00332E9D">
        <w:t xml:space="preserve">, </w:t>
      </w:r>
      <w:r w:rsidR="00C01E47">
        <w:t>pinyon BA (</w:t>
      </w:r>
      <w:r w:rsidR="00C01E47" w:rsidRPr="007C026E">
        <w:rPr>
          <w:i/>
          <w:iCs/>
        </w:rPr>
        <w:t>X</w:t>
      </w:r>
      <w:r w:rsidR="00C01E47" w:rsidRPr="007C026E">
        <w:rPr>
          <w:vertAlign w:val="subscript"/>
        </w:rPr>
        <w:t>2</w:t>
      </w:r>
      <w:r w:rsidR="00C01E47">
        <w:t xml:space="preserve">), </w:t>
      </w:r>
      <w:r w:rsidR="00332E9D">
        <w:t>maximum temperature</w:t>
      </w:r>
      <w:r w:rsidR="00C01E47">
        <w:t xml:space="preserve"> (</w:t>
      </w:r>
      <w:r w:rsidR="00C01E47" w:rsidRPr="007C026E">
        <w:rPr>
          <w:i/>
          <w:iCs/>
        </w:rPr>
        <w:t>Z</w:t>
      </w:r>
      <w:r w:rsidR="00C01E47" w:rsidRPr="007C026E">
        <w:rPr>
          <w:vertAlign w:val="subscript"/>
        </w:rPr>
        <w:t>2</w:t>
      </w:r>
      <w:r w:rsidR="00C01E47">
        <w:t>)</w:t>
      </w:r>
      <w:r w:rsidR="00332E9D">
        <w:t>, and precipitation</w:t>
      </w:r>
      <w:r w:rsidR="00C01E47">
        <w:t xml:space="preserve"> (</w:t>
      </w:r>
      <w:r w:rsidR="00C01E47" w:rsidRPr="007C026E">
        <w:rPr>
          <w:i/>
          <w:iCs/>
        </w:rPr>
        <w:t>Z</w:t>
      </w:r>
      <w:r w:rsidR="00C01E47" w:rsidRPr="007C026E">
        <w:rPr>
          <w:vertAlign w:val="subscript"/>
        </w:rPr>
        <w:t>3</w:t>
      </w:r>
      <w:r w:rsidR="00332E9D">
        <w:t>)</w:t>
      </w:r>
      <w:r>
        <w:t xml:space="preserve">. This allowed us to evaluate </w:t>
      </w:r>
      <w:r w:rsidR="00332E9D">
        <w:t xml:space="preserve">how the relationship </w:t>
      </w:r>
      <w:r>
        <w:t xml:space="preserve">between </w:t>
      </w:r>
      <w:r w:rsidR="007C330C">
        <w:t xml:space="preserve">pinyon jay abundance and </w:t>
      </w:r>
      <w:r>
        <w:t>pinyon seed production</w:t>
      </w:r>
      <w:r w:rsidR="00332E9D">
        <w:t xml:space="preserve"> is mediated by other </w:t>
      </w:r>
      <w:r w:rsidR="00F83FC2">
        <w:t xml:space="preserve">habitat and climate </w:t>
      </w:r>
      <w:r w:rsidR="007C330C">
        <w:t xml:space="preserve">factors </w:t>
      </w:r>
      <w:r w:rsidR="00332E9D">
        <w:t xml:space="preserve">related to </w:t>
      </w:r>
      <w:r w:rsidR="007C330C">
        <w:t xml:space="preserve">pinyon </w:t>
      </w:r>
      <w:r w:rsidR="00332E9D">
        <w:t>seed reliability and alternative food resources</w:t>
      </w:r>
      <w:r w:rsidR="00F83FC2">
        <w:t>.</w:t>
      </w:r>
      <w:r w:rsidR="00B24923">
        <w:t xml:space="preserve"> We </w:t>
      </w:r>
      <w:r>
        <w:t>assigned relativ</w:t>
      </w:r>
      <w:r w:rsidRPr="00C01E47">
        <w:t>ely vague normal priors to the intercept (</w:t>
      </w:r>
      <w:r w:rsidRPr="00C01E47">
        <w:sym w:font="Symbol" w:char="F061"/>
      </w:r>
      <w:r w:rsidRPr="007C026E">
        <w:rPr>
          <w:vertAlign w:val="subscript"/>
        </w:rPr>
        <w:t>0</w:t>
      </w:r>
      <w:r w:rsidRPr="00C01E47">
        <w:t xml:space="preserve">) and </w:t>
      </w:r>
      <w:r w:rsidR="00B24923" w:rsidRPr="00C01E47">
        <w:t>al</w:t>
      </w:r>
      <w:r w:rsidRPr="00C01E47">
        <w:t>l</w:t>
      </w:r>
      <w:r w:rsidR="00B24923" w:rsidRPr="00C01E47">
        <w:t xml:space="preserve"> coefficients </w:t>
      </w:r>
      <w:r w:rsidRPr="00C01E47">
        <w:t>(</w:t>
      </w:r>
      <w:r w:rsidR="00B24923" w:rsidRPr="00C01E47">
        <w:t>covariate effects</w:t>
      </w:r>
      <w:r w:rsidRPr="00C01E47">
        <w:t xml:space="preserve">; </w:t>
      </w:r>
      <w:r w:rsidRPr="00C01E47">
        <w:sym w:font="Symbol" w:char="F061"/>
      </w:r>
      <w:r w:rsidR="00C01E47" w:rsidRPr="00C01E47">
        <w:rPr>
          <w:vertAlign w:val="subscript"/>
        </w:rPr>
        <w:t xml:space="preserve">1, </w:t>
      </w:r>
      <w:r w:rsidR="00C01E47" w:rsidRPr="007C026E">
        <w:sym w:font="Symbol" w:char="F061"/>
      </w:r>
      <w:r w:rsidR="00C01E47" w:rsidRPr="00C01E47">
        <w:rPr>
          <w:vertAlign w:val="subscript"/>
        </w:rPr>
        <w:t xml:space="preserve">1, …, </w:t>
      </w:r>
      <w:r w:rsidR="00C01E47" w:rsidRPr="007C026E">
        <w:sym w:font="Symbol" w:char="F061"/>
      </w:r>
      <w:r w:rsidR="00C01E47">
        <w:rPr>
          <w:vertAlign w:val="subscript"/>
        </w:rPr>
        <w:t>9</w:t>
      </w:r>
      <w:r>
        <w:t>)</w:t>
      </w:r>
      <w:r w:rsidR="00B24923">
        <w:t xml:space="preserve"> and </w:t>
      </w:r>
      <w:r w:rsidR="00A065AD">
        <w:t xml:space="preserve">the </w:t>
      </w:r>
      <w:r w:rsidR="00B24923">
        <w:t xml:space="preserve">intercept vague normal priors.  </w:t>
      </w:r>
    </w:p>
    <w:p w14:paraId="2529C2CA" w14:textId="20976116" w:rsidR="008F6A89" w:rsidRDefault="00B24923" w:rsidP="007C026E">
      <w:pPr>
        <w:pStyle w:val="BodyText"/>
        <w:spacing w:before="0" w:after="0"/>
        <w:ind w:firstLine="720"/>
      </w:pPr>
      <w:r>
        <w:t>Finally, b</w:t>
      </w:r>
      <w:r w:rsidR="00332E9D">
        <w:t xml:space="preserve">ecause </w:t>
      </w:r>
      <w:r w:rsidR="00F83FC2">
        <w:t>sample polygons</w:t>
      </w:r>
      <w:r w:rsidR="00332E9D">
        <w:t xml:space="preserve"> sometimes covered more than one 4</w:t>
      </w:r>
      <w:r w:rsidR="007C330C">
        <w:t xml:space="preserve"> km </w:t>
      </w:r>
      <w:r w:rsidR="007C330C">
        <w:sym w:font="Symbol" w:char="F0B4"/>
      </w:r>
      <w:r w:rsidR="007C330C">
        <w:t xml:space="preserve"> </w:t>
      </w:r>
      <w:r w:rsidR="00332E9D">
        <w:t>4 km grid cell, we determined the percent of a</w:t>
      </w:r>
      <w:r w:rsidR="00A065AD">
        <w:t xml:space="preserve"> sample polygon</w:t>
      </w:r>
      <w:r w:rsidR="00332E9D">
        <w:t xml:space="preserve"> covering each grid cell and then calculated weighted average</w:t>
      </w:r>
      <w:r w:rsidR="00C01E47">
        <w:t>s of the</w:t>
      </w:r>
      <w:r w:rsidR="00332E9D">
        <w:t xml:space="preserve"> covariate values based on the covariate values of all </w:t>
      </w:r>
      <w:r w:rsidR="007C330C">
        <w:t xml:space="preserve">overlapping grid </w:t>
      </w:r>
      <w:r w:rsidR="00332E9D">
        <w:lastRenderedPageBreak/>
        <w:t xml:space="preserve">cells </w:t>
      </w:r>
      <w:r w:rsidR="007C330C">
        <w:t xml:space="preserve">multiplied by </w:t>
      </w:r>
      <w:r w:rsidR="00332E9D">
        <w:t xml:space="preserve">the percent of the </w:t>
      </w:r>
      <w:r w:rsidR="00F83FC2">
        <w:t>sample polygons</w:t>
      </w:r>
      <w:r w:rsidR="00332E9D">
        <w:t xml:space="preserve"> overlapping that cell. On average, </w:t>
      </w:r>
      <w:r w:rsidR="00F83FC2">
        <w:t>polygons</w:t>
      </w:r>
      <w:r w:rsidR="00332E9D">
        <w:t xml:space="preserve"> </w:t>
      </w:r>
      <w:r w:rsidR="007C330C">
        <w:t xml:space="preserve">overlapped approximately two (mean = </w:t>
      </w:r>
      <w:r w:rsidR="00332E9D">
        <w:t xml:space="preserve">2.13 </w:t>
      </w:r>
      <w:r w:rsidR="007C330C">
        <w:sym w:font="Symbol" w:char="F0B1"/>
      </w:r>
      <w:r w:rsidR="00332E9D">
        <w:t xml:space="preserve"> 0.01</w:t>
      </w:r>
      <w:r w:rsidR="007C330C">
        <w:t xml:space="preserve"> </w:t>
      </w:r>
      <w:proofErr w:type="spellStart"/>
      <w:r w:rsidR="007C330C">
        <w:t>s.e.</w:t>
      </w:r>
      <w:proofErr w:type="spellEnd"/>
      <w:r w:rsidR="007C330C">
        <w:t>)</w:t>
      </w:r>
      <w:r w:rsidR="00332E9D">
        <w:t xml:space="preserve"> grid cells, with a minimum of one grid </w:t>
      </w:r>
      <w:r w:rsidR="007C330C">
        <w:t xml:space="preserve">cell </w:t>
      </w:r>
      <w:r w:rsidR="00332E9D">
        <w:t xml:space="preserve">and a maximum of nine </w:t>
      </w:r>
      <w:r w:rsidR="007C330C">
        <w:t xml:space="preserve">cells </w:t>
      </w:r>
      <w:r w:rsidR="00332E9D">
        <w:t xml:space="preserve">for a single </w:t>
      </w:r>
      <w:r w:rsidR="00F83FC2">
        <w:t>polygon</w:t>
      </w:r>
      <w:r w:rsidR="00332E9D">
        <w:t>.</w:t>
      </w:r>
    </w:p>
    <w:p w14:paraId="4E227FF8" w14:textId="7044D824" w:rsidR="008F6A89" w:rsidRDefault="00332E9D" w:rsidP="0043636C">
      <w:pPr>
        <w:pStyle w:val="Heading3"/>
        <w:spacing w:before="180" w:after="180" w:line="480" w:lineRule="auto"/>
      </w:pPr>
      <w:bookmarkStart w:id="100" w:name="Xbdd7eae3a7324731b0bcf4a544447a868577823"/>
      <w:bookmarkEnd w:id="99"/>
      <w:r>
        <w:t>2</w:t>
      </w:r>
      <w:r w:rsidR="00B24923">
        <w:t>.4</w:t>
      </w:r>
      <w:r>
        <w:t xml:space="preserve"> Model implementation, convergence, and diagnostics</w:t>
      </w:r>
    </w:p>
    <w:p w14:paraId="7DF38A79" w14:textId="0B06685F" w:rsidR="008F6A89" w:rsidRDefault="00332E9D" w:rsidP="00D91440">
      <w:pPr>
        <w:pStyle w:val="FirstParagraph"/>
        <w:spacing w:before="0" w:after="0"/>
        <w:ind w:firstLine="720"/>
      </w:pPr>
      <w:r>
        <w:t xml:space="preserve">We implemented </w:t>
      </w:r>
      <w:r w:rsidR="007C330C">
        <w:t xml:space="preserve">the above </w:t>
      </w:r>
      <w:r>
        <w:t>model in the Bayesian software JAGS</w:t>
      </w:r>
      <w:r w:rsidR="00D52D77">
        <w:t xml:space="preserve"> </w:t>
      </w:r>
      <w:r w:rsidR="00D52D77">
        <w:fldChar w:fldCharType="begin"/>
      </w:r>
      <w:r w:rsidR="00925D18">
        <w:instrText xml:space="preserve"> ADDIN ZOTERO_ITEM CSL_CITATION {"citationID":"TZ9juuFg","properties":{"formattedCitation":"(Plummer, 2003)","plainCitation":"(Plummer, 2003)","dontUpdate":true,"noteIndex":0},"citationItems":[{"id":2379,"uris":["http://zotero.org/users/6391447/items/9RSFP5EG"],"itemData":{"id":2379,"type":"article-journal","container-title":"Proceedings of the 3rd international workshop on distributed statistical computing","issue":"125.10","title":"JAGS: A program for analysis of Bayesian graphical models using Gibbs sampling","volume":"124","author":[{"family":"Plummer","given":"Martyn"}],"issued":{"date-parts":[["2003"]]}}}],"schema":"https://github.com/citation-style-language/schema/raw/master/csl-citation.json"} </w:instrText>
      </w:r>
      <w:r w:rsidR="00D52D77">
        <w:fldChar w:fldCharType="separate"/>
      </w:r>
      <w:r w:rsidR="00D52D77">
        <w:rPr>
          <w:noProof/>
        </w:rPr>
        <w:t>(Plummer, 2003, version 4.3.0)</w:t>
      </w:r>
      <w:r w:rsidR="00D52D77">
        <w:fldChar w:fldCharType="end"/>
      </w:r>
      <w:r>
        <w:t xml:space="preserve"> using R</w:t>
      </w:r>
      <w:r w:rsidR="00D52D77">
        <w:t xml:space="preserve"> </w:t>
      </w:r>
      <w:r w:rsidR="00D52D77">
        <w:fldChar w:fldCharType="begin"/>
      </w:r>
      <w:r w:rsidR="00925D18">
        <w:instrText xml:space="preserve"> ADDIN ZOTERO_ITEM CSL_CITATION {"citationID":"U3P1MDVz","properties":{"formattedCitation":"(R Core Team, 2020)","plainCitation":"(R Core Team, 2020)","dontUpdate":true,"noteIndex":0},"citationItems":[{"id":104,"uris":["http://zotero.org/users/6391447/items/V7TK7J44"],"itemData":{"id":104,"type":"software","event-place":"Vienna, Austria","publisher":"R Foundation for Statistical Computing","publisher-place":"Vienna, Austria","title":"R: A language and environment for statistical computing","URL":"https://www.R-project.org/","author":[{"family":"R Core Team","given":""}],"issued":{"date-parts":[["2020"]]}}}],"schema":"https://github.com/citation-style-language/schema/raw/master/csl-citation.json"} </w:instrText>
      </w:r>
      <w:r w:rsidR="00D52D77">
        <w:fldChar w:fldCharType="separate"/>
      </w:r>
      <w:r w:rsidR="00D52D77">
        <w:rPr>
          <w:noProof/>
        </w:rPr>
        <w:t>(R Core Team, 2020, version 4.5.1)</w:t>
      </w:r>
      <w:r w:rsidR="00D52D77">
        <w:fldChar w:fldCharType="end"/>
      </w:r>
      <w:r>
        <w:t xml:space="preserve"> and the </w:t>
      </w:r>
      <w:proofErr w:type="spellStart"/>
      <w:r>
        <w:t>jagsUI</w:t>
      </w:r>
      <w:proofErr w:type="spellEnd"/>
      <w:r>
        <w:t xml:space="preserve"> wrapper package</w:t>
      </w:r>
      <w:r w:rsidR="00D52D77">
        <w:t xml:space="preserve"> </w:t>
      </w:r>
      <w:r w:rsidR="00D52D77">
        <w:fldChar w:fldCharType="begin"/>
      </w:r>
      <w:r w:rsidR="00925D18">
        <w:instrText xml:space="preserve"> ADDIN ZOTERO_ITEM CSL_CITATION {"citationID":"J4TKAO6M","properties":{"formattedCitation":"(Kellner, 2021)","plainCitation":"(Kellner, 2021)","dontUpdate":true,"noteIndex":0},"citationItems":[{"id":2380,"uris":["http://zotero.org/users/6391447/items/3FKABM4L"],"itemData":{"id":2380,"type":"software","genre":"R","title":"jagsUI: a wrapper around 'rjags' to streamline JAGS analyses","URL":"https://CRAN.R-project.org/package=jagsUI","version":"1.5.2","author":[{"family":"Kellner","given":"K"}],"issued":{"date-parts":[["2021"]]}}}],"schema":"https://github.com/citation-style-language/schema/raw/master/csl-citation.json"} </w:instrText>
      </w:r>
      <w:r w:rsidR="00D52D77">
        <w:fldChar w:fldCharType="separate"/>
      </w:r>
      <w:r w:rsidR="00D52D77">
        <w:rPr>
          <w:noProof/>
        </w:rPr>
        <w:t>(Kellner, 2021, version 1.6.2)</w:t>
      </w:r>
      <w:r w:rsidR="00D52D77">
        <w:fldChar w:fldCharType="end"/>
      </w:r>
      <w:r>
        <w:t xml:space="preserve">. </w:t>
      </w:r>
      <w:r w:rsidR="00E927E5">
        <w:t xml:space="preserve">JAGS uses Markov chain Monte Carlo (MCMC) methods to sample from the joint posterior distribution of the model parameters. </w:t>
      </w:r>
      <w:r w:rsidR="49B9E889">
        <w:t xml:space="preserve">We initially </w:t>
      </w:r>
      <w:r w:rsidR="007C330C">
        <w:t xml:space="preserve">simulated </w:t>
      </w:r>
      <w:r w:rsidR="49B9E889">
        <w:t>4000 samples</w:t>
      </w:r>
      <w:r w:rsidR="007C330C">
        <w:t xml:space="preserve"> </w:t>
      </w:r>
      <w:r w:rsidR="00E927E5">
        <w:t xml:space="preserve">for three parallel MCMC sequences </w:t>
      </w:r>
      <w:r w:rsidR="007C330C">
        <w:t xml:space="preserve">to </w:t>
      </w:r>
      <w:r w:rsidR="49B9E889">
        <w:t xml:space="preserve">determine </w:t>
      </w:r>
      <w:r w:rsidR="007C330C">
        <w:t xml:space="preserve">the number of </w:t>
      </w:r>
      <w:r w:rsidR="49B9E889">
        <w:t xml:space="preserve">iterations </w:t>
      </w:r>
      <w:r w:rsidR="007C330C">
        <w:t xml:space="preserve">(samples) </w:t>
      </w:r>
      <w:r w:rsidR="49B9E889">
        <w:t xml:space="preserve">needed to </w:t>
      </w:r>
      <w:r w:rsidR="007C330C">
        <w:t xml:space="preserve">sufficiently sample from the </w:t>
      </w:r>
      <w:r w:rsidR="7F77728F">
        <w:t>posterior</w:t>
      </w:r>
      <w:r w:rsidR="00E927E5">
        <w:t xml:space="preserve"> based on</w:t>
      </w:r>
      <w:r w:rsidR="7F77728F">
        <w:t xml:space="preserve"> the Raftery diagnostic </w:t>
      </w:r>
      <w:r w:rsidR="0084104D">
        <w:fldChar w:fldCharType="begin"/>
      </w:r>
      <w:r w:rsidR="0084104D">
        <w:instrText xml:space="preserve"> ADDIN ZOTERO_ITEM CSL_CITATION {"citationID":"plsHxVHs","properties":{"formattedCitation":"(Raftery &amp; Lewis, 1995)","plainCitation":"(Raftery &amp; Lewis, 1995)","noteIndex":0},"citationItems":[{"id":2378,"uris":["http://zotero.org/users/6391447/items/JLZKIT24"],"itemData":{"id":2378,"type":"chapter","container-title":"Practical Markov Chain Monte Carlo","event-place":"London, U.K.","publisher":"Chapman and Hall","publisher-place":"London, U.K.","title":"The number of iterations, convergence diagnostics and generic Netropolis algorithms","author":[{"family":"Raftery","given":"A.E."},{"family":"Lewis","given":"S.M."}],"issued":{"date-parts":[["1995"]]}}}],"schema":"https://github.com/citation-style-language/schema/raw/master/csl-citation.json"} </w:instrText>
      </w:r>
      <w:r w:rsidR="0084104D">
        <w:fldChar w:fldCharType="separate"/>
      </w:r>
      <w:r w:rsidR="7F77728F">
        <w:rPr>
          <w:noProof/>
        </w:rPr>
        <w:t>(Raftery &amp; Lewis, 1995)</w:t>
      </w:r>
      <w:r w:rsidR="0084104D">
        <w:fldChar w:fldCharType="end"/>
      </w:r>
      <w:r w:rsidR="00E927E5">
        <w:t>, and we</w:t>
      </w:r>
      <w:r w:rsidR="7F77728F">
        <w:t xml:space="preserve"> </w:t>
      </w:r>
      <w:r w:rsidR="49B9E889">
        <w:t xml:space="preserve">re-ran </w:t>
      </w:r>
      <w:r w:rsidR="007C330C">
        <w:t xml:space="preserve">the </w:t>
      </w:r>
      <w:r w:rsidR="49B9E889">
        <w:t xml:space="preserve">model </w:t>
      </w:r>
      <w:r w:rsidR="007C330C">
        <w:t>to obtain a sufficient number of</w:t>
      </w:r>
      <w:r w:rsidR="49B9E889">
        <w:t xml:space="preserve"> iterations</w:t>
      </w:r>
      <w:r w:rsidR="007C330C">
        <w:t xml:space="preserve">. We qualitatively assessed convergence of the MCMC sequences by inspecting history and autocorrelation plots generated with the </w:t>
      </w:r>
      <w:proofErr w:type="spellStart"/>
      <w:r w:rsidR="007C330C">
        <w:t>mcmcplots</w:t>
      </w:r>
      <w:proofErr w:type="spellEnd"/>
      <w:r w:rsidR="007C330C">
        <w:t xml:space="preserve"> package </w:t>
      </w:r>
      <w:r w:rsidR="007C330C">
        <w:fldChar w:fldCharType="begin"/>
      </w:r>
      <w:r w:rsidR="007C330C">
        <w:instrText xml:space="preserve"> ADDIN ZOTERO_ITEM CSL_CITATION {"citationID":"eoEaHWxj","properties":{"formattedCitation":"(Curtis, 2010)","plainCitation":"(Curtis, 2010)","dontUpdate":true,"noteIndex":0},"citationItems":[{"id":2742,"uris":["http://zotero.org/users/6391447/items/J9AIIYIQ"],"itemData":{"id":2742,"type":"dataset","abstract":"Functions for convenient plotting and viewing of MCMC output.","DOI":"10.32614/CRAN.package.mcmcplots","language":"en","note":"Institution: Comprehensive R Archive Network\npage: 0.4.3","source":"DOI.org (Crossref)","title":"mcmcplots: Create Plots from MCMC Output","title-short":"mcmcplots","URL":"https://CRAN.R-project.org/package=mcmcplots","author":[{"family":"Curtis","given":"S. McKay"}],"accessed":{"date-parts":[["2025",2,24]]},"issued":{"date-parts":[["2010",7,6]]}}}],"schema":"https://github.com/citation-style-language/schema/raw/master/csl-citation.json"} </w:instrText>
      </w:r>
      <w:r w:rsidR="007C330C">
        <w:fldChar w:fldCharType="separate"/>
      </w:r>
      <w:r w:rsidR="007C330C">
        <w:rPr>
          <w:noProof/>
        </w:rPr>
        <w:t>(Curtis, 2010, version 0.4.3)</w:t>
      </w:r>
      <w:r w:rsidR="007C330C">
        <w:fldChar w:fldCharType="end"/>
      </w:r>
      <w:r w:rsidR="007C330C">
        <w:t xml:space="preserve">. We quantitatively evaluated convergence using </w:t>
      </w:r>
      <w:r w:rsidR="49B9E889">
        <w:t xml:space="preserve">the </w:t>
      </w:r>
      <w:proofErr w:type="spellStart"/>
      <w:r w:rsidR="49B9E889">
        <w:t>raftery.diag</w:t>
      </w:r>
      <w:proofErr w:type="spellEnd"/>
      <w:r w:rsidR="49B9E889">
        <w:t xml:space="preserve"> function in the coda package</w:t>
      </w:r>
      <w:r w:rsidR="3ECA0B4A">
        <w:t xml:space="preserve"> </w:t>
      </w:r>
      <w:r w:rsidR="00D67E4C">
        <w:fldChar w:fldCharType="begin"/>
      </w:r>
      <w:r w:rsidR="004D1644">
        <w:instrText xml:space="preserve"> ADDIN ZOTERO_ITEM CSL_CITATION {"citationID":"BH742N9I","properties":{"formattedCitation":"(Plummer et al., 1999)","plainCitation":"(Plummer et al., 1999)","dontUpdate":true,"noteIndex":0},"citationItems":[{"id":2741,"uris":["http://zotero.org/users/6391447/items/G5FC7FXU"],"itemData":{"id":2741,"type":"dataset","abstract":"Provides functions for summarizing and plotting the output from Markov Chain Monte Carlo (MCMC) simulations, as well as diagnostic tests of convergence to the equilibrium distribution of the Markov chain.","DOI":"10.32614/CRAN.package.coda","language":"en","note":"Institution: Comprehensive R Archive Network\npage: 0.19-4.1","source":"DOI.org (Crossref)","title":"coda: Output Analysis and Diagnostics for MCMC","title-short":"coda","URL":"https://CRAN.R-project.org/package=coda","author":[{"family":"Plummer","given":"Martyn"},{"family":"Best","given":"Nicky"},{"family":"Cowles","given":"Kate"},{"family":"Vines","given":"Karen"},{"family":"Sarkar","given":"Deepayan"},{"family":"Bates","given":"Douglas"},{"family":"Almond","given":"Russell"},{"family":"Magnusson","given":"Arni"}],"accessed":{"date-parts":[["2025",2,24]]},"issued":{"date-parts":[["1999",6,4]]}}}],"schema":"https://github.com/citation-style-language/schema/raw/master/csl-citation.json"} </w:instrText>
      </w:r>
      <w:r w:rsidR="00D67E4C">
        <w:fldChar w:fldCharType="separate"/>
      </w:r>
      <w:r w:rsidR="3ECA0B4A">
        <w:rPr>
          <w:noProof/>
        </w:rPr>
        <w:t>(Plummer et al., 1999, version 0.19.4.1)</w:t>
      </w:r>
      <w:r w:rsidR="00D67E4C">
        <w:fldChar w:fldCharType="end"/>
      </w:r>
      <w:r w:rsidR="007C330C">
        <w:t xml:space="preserve">; the MCMC sequences were </w:t>
      </w:r>
      <w:r w:rsidR="00EA3AE6">
        <w:t xml:space="preserve">deemed to have converged if the </w:t>
      </w:r>
      <w:r w:rsidR="49B9E889">
        <w:t xml:space="preserve">Gelman-Ruman statistic, </w:t>
      </w:r>
      <m:oMath>
        <m:acc>
          <m:accPr>
            <m:ctrlPr>
              <w:rPr>
                <w:rFonts w:ascii="Cambria Math" w:hAnsi="Cambria Math"/>
              </w:rPr>
            </m:ctrlPr>
          </m:accPr>
          <m:e>
            <m:r>
              <w:rPr>
                <w:rFonts w:ascii="Cambria Math" w:hAnsi="Cambria Math"/>
              </w:rPr>
              <m:t>R</m:t>
            </m:r>
          </m:e>
        </m:acc>
      </m:oMath>
      <w:r w:rsidR="49B9E889">
        <w:t>, for all root nodes in the model</w:t>
      </w:r>
      <w:r w:rsidR="00EA3AE6">
        <w:t xml:space="preserve"> was less than</w:t>
      </w:r>
      <w:r w:rsidR="49B9E889">
        <w:t xml:space="preserve"> 1.1 </w:t>
      </w:r>
      <w:r w:rsidR="0084104D">
        <w:fldChar w:fldCharType="begin"/>
      </w:r>
      <w:r w:rsidR="0084104D">
        <w:instrText xml:space="preserve"> ADDIN ZOTERO_ITEM CSL_CITATION {"citationID":"heDqza6f","properties":{"formattedCitation":"(Gelman &amp; Rubin, 1992)","plainCitation":"(Gelman &amp; Rubin, 1992)","noteIndex":0},"citationItems":[{"id":2743,"uris":["http://zotero.org/users/6391447/items/EFEP3P3V"],"itemData":{"id":2743,"type":"article-journal","container-title":"Statistical Science","DOI":"10.1214/ss/1177011136","ISSN":"0883-4237","issue":"4","journalAbbreviation":"Statist. Sci.","source":"DOI.org (Crossref)","title":"Inference from Iterative Simulation Using Multiple Sequences","URL":"https://projecteuclid.org/journals/statistical-science/volume-7/issue-4/Inference-from-Iterative-Simulation-Using-Multiple-Sequences/10.1214/ss/1177011136.full","volume":"7","author":[{"family":"Gelman","given":"Andrew"},{"family":"Rubin","given":"Donald B."}],"accessed":{"date-parts":[["2025",2,24]]},"issued":{"date-parts":[["1992",11,1]]}}}],"schema":"https://github.com/citation-style-language/schema/raw/master/csl-citation.json"} </w:instrText>
      </w:r>
      <w:r w:rsidR="0084104D">
        <w:fldChar w:fldCharType="separate"/>
      </w:r>
      <w:r w:rsidR="7F77728F">
        <w:rPr>
          <w:noProof/>
        </w:rPr>
        <w:t>(Gelman &amp; Rubin, 1992)</w:t>
      </w:r>
      <w:r w:rsidR="0084104D">
        <w:fldChar w:fldCharType="end"/>
      </w:r>
      <w:r w:rsidR="49B9E889">
        <w:t>. We assessed model goodness-of-fit by comparing observed</w:t>
      </w:r>
      <w:r w:rsidR="00EA3AE6">
        <w:t xml:space="preserve"> eBird</w:t>
      </w:r>
      <w:r w:rsidR="49B9E889">
        <w:t xml:space="preserve"> count data to predicted count data based </w:t>
      </w:r>
      <w:r w:rsidR="00EA3AE6">
        <w:t xml:space="preserve">on simulating count data (“replicated data”) from the Binomial </w:t>
      </w:r>
      <w:r w:rsidR="00EA3AE6" w:rsidRPr="00201D20">
        <w:t xml:space="preserve">distribution in equation </w:t>
      </w:r>
      <w:r w:rsidR="00E927E5">
        <w:t>(</w:t>
      </w:r>
      <w:r w:rsidR="00201D20">
        <w:t>1</w:t>
      </w:r>
      <w:r w:rsidR="00E927E5">
        <w:t>)</w:t>
      </w:r>
      <w:r w:rsidR="49B9E889">
        <w:t xml:space="preserve">. We verified the lack of spatial autocorrelation in observed data by examining </w:t>
      </w:r>
      <w:r w:rsidR="00EA3AE6">
        <w:t xml:space="preserve">spatial patterns, or the lack thereof, in the </w:t>
      </w:r>
      <w:r w:rsidR="49B9E889">
        <w:t>residual</w:t>
      </w:r>
      <w:r w:rsidR="00EA3AE6">
        <w:t xml:space="preserve">s (observed – predicted counts) </w:t>
      </w:r>
      <w:r w:rsidR="04F57F86">
        <w:t xml:space="preserve">within </w:t>
      </w:r>
      <w:r w:rsidR="00EA3AE6">
        <w:t xml:space="preserve">each </w:t>
      </w:r>
      <w:r w:rsidR="04F57F86">
        <w:t xml:space="preserve">year </w:t>
      </w:r>
      <w:r w:rsidR="00EA3AE6">
        <w:t>via</w:t>
      </w:r>
      <w:r w:rsidR="04F57F86">
        <w:t xml:space="preserve"> spline </w:t>
      </w:r>
      <w:r w:rsidR="00CE2CA1">
        <w:t>correlogram</w:t>
      </w:r>
      <w:r w:rsidR="00EA3AE6">
        <w:t>s</w:t>
      </w:r>
      <w:r w:rsidR="04F57F86">
        <w:t xml:space="preserve"> </w:t>
      </w:r>
      <w:r w:rsidR="00EA3AE6">
        <w:t xml:space="preserve">produced by </w:t>
      </w:r>
      <w:r w:rsidR="04F57F86">
        <w:t xml:space="preserve">the R package </w:t>
      </w:r>
      <w:proofErr w:type="spellStart"/>
      <w:r w:rsidR="04F57F86">
        <w:t>ncf</w:t>
      </w:r>
      <w:proofErr w:type="spellEnd"/>
      <w:r w:rsidR="04F57F86">
        <w:t xml:space="preserve"> </w:t>
      </w:r>
      <w:r w:rsidR="00DF16ED">
        <w:fldChar w:fldCharType="begin"/>
      </w:r>
      <w:r w:rsidR="004D1644">
        <w:instrText xml:space="preserve"> ADDIN ZOTERO_ITEM CSL_CITATION {"citationID":"suDKjiax","properties":{"formattedCitation":"(Bjornstad, 2008)","plainCitation":"(Bjornstad, 2008)","dontUpdate":true,"noteIndex":0},"citationItems":[{"id":2901,"uris":["http://zotero.org/users/6391447/items/GJAI95VD"],"itemData":{"id":2901,"type":"dataset","DOI":"10.32614/cran.package.ncf","note":"collection-title: CRAN: Contributed Packages","publisher":"The R Foundation","source":"Crossref","title":"ncf: Spatial Covariance Functions","title-short":"ncf","URL":"https://CRAN.R-project.org/package=ncf","author":[{"family":"Bjornstad","given":"Ottar N."}],"accessed":{"date-parts":[["2025",7,16]]},"issued":{"date-parts":[["2008",4,14]]}}}],"schema":"https://github.com/citation-style-language/schema/raw/master/csl-citation.json"} </w:instrText>
      </w:r>
      <w:r w:rsidR="00DF16ED">
        <w:fldChar w:fldCharType="separate"/>
      </w:r>
      <w:r w:rsidR="04F57F86">
        <w:rPr>
          <w:noProof/>
        </w:rPr>
        <w:t>(Bjornstad, 2008, version 1.3-2)</w:t>
      </w:r>
      <w:r w:rsidR="00DF16ED">
        <w:fldChar w:fldCharType="end"/>
      </w:r>
      <w:r w:rsidR="04F57F86">
        <w:t>.</w:t>
      </w:r>
    </w:p>
    <w:p w14:paraId="03142D63" w14:textId="77777777" w:rsidR="008F6A89" w:rsidRDefault="00332E9D" w:rsidP="00B24923">
      <w:pPr>
        <w:pStyle w:val="Heading3"/>
        <w:spacing w:before="180" w:after="180" w:line="480" w:lineRule="auto"/>
      </w:pPr>
      <w:bookmarkStart w:id="101" w:name="out-of-sample-model-validation"/>
      <w:bookmarkEnd w:id="100"/>
      <w:r>
        <w:lastRenderedPageBreak/>
        <w:t>2.6 Out of sample model validation</w:t>
      </w:r>
    </w:p>
    <w:p w14:paraId="381DD1F5" w14:textId="5F1BCEAF" w:rsidR="008F6A89" w:rsidRDefault="49B9E889" w:rsidP="00D91440">
      <w:pPr>
        <w:pStyle w:val="FirstParagraph"/>
        <w:spacing w:before="0" w:after="0"/>
        <w:ind w:firstLine="720"/>
      </w:pPr>
      <w:r>
        <w:t xml:space="preserve">To evaluate </w:t>
      </w:r>
      <w:r w:rsidR="6357FDCA">
        <w:t>predictions</w:t>
      </w:r>
      <w:r w:rsidR="0CC47B1B">
        <w:t xml:space="preserve"> outside of</w:t>
      </w:r>
      <w:r w:rsidR="00EA3AE6">
        <w:t xml:space="preserve"> the</w:t>
      </w:r>
      <w:r w:rsidR="0CC47B1B">
        <w:t xml:space="preserve"> data used to </w:t>
      </w:r>
      <w:r w:rsidR="00EA3AE6">
        <w:t xml:space="preserve">fit </w:t>
      </w:r>
      <w:r w:rsidR="1487F245">
        <w:t>the model</w:t>
      </w:r>
      <w:r>
        <w:t>, we</w:t>
      </w:r>
      <w:r w:rsidR="00B24923">
        <w:t xml:space="preserve"> first removed the </w:t>
      </w:r>
      <w:r w:rsidR="00987616">
        <w:t>in-sample (“</w:t>
      </w:r>
      <w:r w:rsidR="00B24923">
        <w:t>test</w:t>
      </w:r>
      <w:r w:rsidR="00987616">
        <w:t>”)</w:t>
      </w:r>
      <w:r w:rsidR="00B24923">
        <w:t xml:space="preserve"> data </w:t>
      </w:r>
      <w:r w:rsidR="008338FA">
        <w:t xml:space="preserve">(22,295 checklists) </w:t>
      </w:r>
      <w:r w:rsidR="00B24923">
        <w:t xml:space="preserve">from the available eBird </w:t>
      </w:r>
      <w:r w:rsidR="008338FA">
        <w:t>checklist</w:t>
      </w:r>
      <w:r w:rsidR="00707916">
        <w:t xml:space="preserve"> </w:t>
      </w:r>
      <w:r w:rsidR="00B24923">
        <w:t>data (</w:t>
      </w:r>
      <w:r w:rsidR="008338FA">
        <w:t>833,834 checklists</w:t>
      </w:r>
      <w:r w:rsidR="00B24923">
        <w:t xml:space="preserve">). </w:t>
      </w:r>
      <w:r w:rsidR="00707916">
        <w:t xml:space="preserve">We </w:t>
      </w:r>
      <w:r>
        <w:t>performed the same set of steps for spatial and temporal</w:t>
      </w:r>
      <w:r w:rsidR="00B24923">
        <w:t xml:space="preserve"> </w:t>
      </w:r>
      <w:r>
        <w:t>stratif</w:t>
      </w:r>
      <w:r w:rsidR="00B24923">
        <w:t xml:space="preserve">ication </w:t>
      </w:r>
      <w:r>
        <w:t>(</w:t>
      </w:r>
      <w:r w:rsidR="00EA3AE6">
        <w:t xml:space="preserve">Section </w:t>
      </w:r>
      <w:r w:rsidR="04F57F86">
        <w:t>2.</w:t>
      </w:r>
      <w:r w:rsidR="00B24923">
        <w:t>2.1</w:t>
      </w:r>
      <w:r w:rsidR="04F57F86">
        <w:t xml:space="preserve"> </w:t>
      </w:r>
      <w:r>
        <w:t>above)</w:t>
      </w:r>
      <w:r w:rsidR="00707916">
        <w:t xml:space="preserve"> on the remaining checklists (811,539 checklists) for an additional </w:t>
      </w:r>
      <w:r>
        <w:t xml:space="preserve">20,380 checklists that represented “out of sample” data. We </w:t>
      </w:r>
      <w:r w:rsidR="00E927E5">
        <w:t xml:space="preserve">evaluated </w:t>
      </w:r>
      <w:r>
        <w:t>out of sample model fit using ~1000 posterior samples for covariate effects and intercepts from the</w:t>
      </w:r>
      <w:r w:rsidR="00987616">
        <w:t xml:space="preserve"> in-sample</w:t>
      </w:r>
      <w:r>
        <w:t xml:space="preserve"> </w:t>
      </w:r>
      <w:r w:rsidR="00987616">
        <w:t>(“</w:t>
      </w:r>
      <w:r>
        <w:t>test</w:t>
      </w:r>
      <w:r w:rsidR="00987616">
        <w:t>”)</w:t>
      </w:r>
      <w:r>
        <w:t xml:space="preserve"> dataset and model. We </w:t>
      </w:r>
      <w:r w:rsidR="000C6F45">
        <w:t xml:space="preserve">then </w:t>
      </w:r>
      <w:r w:rsidR="00B24923">
        <w:t>examined model replicative ability</w:t>
      </w:r>
      <w:r w:rsidR="00CE2CA1">
        <w:t xml:space="preserve"> </w:t>
      </w:r>
      <w:r w:rsidR="000C6F45">
        <w:t>(</w:t>
      </w:r>
      <w:r>
        <w:t>RMSE</w:t>
      </w:r>
      <w:r w:rsidR="000C6F45">
        <w:t>)</w:t>
      </w:r>
      <w:r>
        <w:t xml:space="preserve"> </w:t>
      </w:r>
      <w:r w:rsidR="00CE2CA1">
        <w:t>of the</w:t>
      </w:r>
      <w:r w:rsidR="00987616">
        <w:t xml:space="preserve"> in-sample</w:t>
      </w:r>
      <w:r w:rsidR="00CE2CA1">
        <w:t xml:space="preserve"> </w:t>
      </w:r>
      <w:r w:rsidR="00987616">
        <w:t>(“</w:t>
      </w:r>
      <w:r w:rsidR="00CE2CA1">
        <w:t>test</w:t>
      </w:r>
      <w:r w:rsidR="00987616">
        <w:t>”)</w:t>
      </w:r>
      <w:r w:rsidR="00CE2CA1">
        <w:t xml:space="preserve"> and out-of-sample datasets. </w:t>
      </w:r>
    </w:p>
    <w:p w14:paraId="6B0C772D" w14:textId="04CB984C" w:rsidR="008F6A89" w:rsidRDefault="000E6782" w:rsidP="0043636C">
      <w:pPr>
        <w:pStyle w:val="Heading1"/>
        <w:spacing w:before="180" w:after="180"/>
      </w:pPr>
      <w:bookmarkStart w:id="102" w:name="results"/>
      <w:bookmarkEnd w:id="0"/>
      <w:bookmarkEnd w:id="101"/>
      <w:r>
        <w:t xml:space="preserve">3 </w:t>
      </w:r>
      <w:r w:rsidR="49B9E889">
        <w:t>Results</w:t>
      </w:r>
    </w:p>
    <w:p w14:paraId="4E876331" w14:textId="16A5F99A" w:rsidR="00D91440" w:rsidRPr="0043636C" w:rsidRDefault="00D91440" w:rsidP="00D91440">
      <w:pPr>
        <w:pStyle w:val="BodyText"/>
        <w:rPr>
          <w:i/>
          <w:iCs/>
        </w:rPr>
      </w:pPr>
      <w:r w:rsidRPr="0043636C">
        <w:rPr>
          <w:i/>
          <w:iCs/>
        </w:rPr>
        <w:t>3.4 Model</w:t>
      </w:r>
      <w:r>
        <w:rPr>
          <w:i/>
          <w:iCs/>
        </w:rPr>
        <w:t xml:space="preserve"> performance and</w:t>
      </w:r>
      <w:r w:rsidRPr="0043636C">
        <w:rPr>
          <w:i/>
          <w:iCs/>
        </w:rPr>
        <w:t xml:space="preserve"> </w:t>
      </w:r>
      <w:r>
        <w:rPr>
          <w:i/>
          <w:iCs/>
        </w:rPr>
        <w:t>g</w:t>
      </w:r>
      <w:r w:rsidRPr="0043636C">
        <w:rPr>
          <w:i/>
          <w:iCs/>
        </w:rPr>
        <w:t>oodness-of-</w:t>
      </w:r>
      <w:r>
        <w:rPr>
          <w:i/>
          <w:iCs/>
        </w:rPr>
        <w:t>f</w:t>
      </w:r>
      <w:r w:rsidRPr="0043636C">
        <w:rPr>
          <w:i/>
          <w:iCs/>
        </w:rPr>
        <w:t>it</w:t>
      </w:r>
    </w:p>
    <w:p w14:paraId="3AF53DC5" w14:textId="7A69F268" w:rsidR="00D91440" w:rsidRDefault="00D91440" w:rsidP="00D91440">
      <w:pPr>
        <w:pStyle w:val="BodyText"/>
        <w:spacing w:before="0" w:after="0"/>
        <w:ind w:firstLine="720"/>
      </w:pPr>
      <w:r>
        <w:t xml:space="preserve">All stochastic model parameters converged with an </w:t>
      </w:r>
      <m:oMath>
        <m:acc>
          <m:accPr>
            <m:ctrlPr>
              <w:rPr>
                <w:rFonts w:ascii="Cambria Math" w:hAnsi="Cambria Math"/>
              </w:rPr>
            </m:ctrlPr>
          </m:accPr>
          <m:e>
            <m:r>
              <w:rPr>
                <w:rFonts w:ascii="Cambria Math" w:hAnsi="Cambria Math"/>
              </w:rPr>
              <m:t>R</m:t>
            </m:r>
          </m:e>
        </m:acc>
        <m:r>
          <m:rPr>
            <m:sty m:val="p"/>
          </m:rPr>
          <w:rPr>
            <w:rFonts w:ascii="Cambria Math" w:hAnsi="Cambria Math"/>
          </w:rPr>
          <m:t>≤</m:t>
        </m:r>
      </m:oMath>
      <w:r w:rsidRPr="00B96D92">
        <w:t xml:space="preserve"> 1.1 (</w:t>
      </w:r>
      <w:r w:rsidRPr="005F7BD6">
        <w:rPr>
          <w:highlight w:val="yellow"/>
        </w:rPr>
        <w:t>SI Figure 2</w:t>
      </w:r>
      <w:r w:rsidRPr="00B96D92">
        <w:t xml:space="preserve">). </w:t>
      </w:r>
      <w:r>
        <w:t xml:space="preserve">Regression of observed data versus </w:t>
      </w:r>
      <w:r w:rsidR="005F7BD6">
        <w:t xml:space="preserve">1000 samples of </w:t>
      </w:r>
      <w:r>
        <w:t xml:space="preserve">replicated data produced a mean </w:t>
      </w:r>
      <w:r w:rsidRPr="00D91440">
        <w:rPr>
          <w:i/>
          <w:iCs/>
        </w:rPr>
        <w:t>R</w:t>
      </w:r>
      <w:r w:rsidRPr="00D91440">
        <w:rPr>
          <w:vertAlign w:val="superscript"/>
        </w:rPr>
        <w:t>2</w:t>
      </w:r>
      <w:r>
        <w:t xml:space="preserve"> of 0.74 (</w:t>
      </w:r>
      <w:proofErr w:type="spellStart"/>
      <w:r w:rsidR="005F7BD6">
        <w:t>s.e.</w:t>
      </w:r>
      <w:proofErr w:type="spellEnd"/>
      <w:r>
        <w:t xml:space="preserve"> 0.0003). In general, the model under-estimated the highest counts but performed well for most other values (</w:t>
      </w:r>
      <w:r w:rsidRPr="005F7BD6">
        <w:rPr>
          <w:highlight w:val="yellow"/>
        </w:rPr>
        <w:t>SI Figure 4</w:t>
      </w:r>
      <w:r>
        <w:t>). The RMSE for our in-sample (“test”) dataset had an average value of 3.25 (</w:t>
      </w:r>
      <w:proofErr w:type="spellStart"/>
      <w:r w:rsidR="005F7BD6">
        <w:t>s.e.</w:t>
      </w:r>
      <w:proofErr w:type="spellEnd"/>
      <w:r>
        <w:t>: 0.001) and the out-of-sample dataset had a value of 5.10 (</w:t>
      </w:r>
      <w:proofErr w:type="spellStart"/>
      <w:r w:rsidR="005F7BD6">
        <w:t>s.e.</w:t>
      </w:r>
      <w:proofErr w:type="spellEnd"/>
      <w:r>
        <w:t xml:space="preserve">: 0.0002; </w:t>
      </w:r>
      <w:r w:rsidRPr="005F7BD6">
        <w:rPr>
          <w:highlight w:val="yellow"/>
        </w:rPr>
        <w:t>SI Figure 5</w:t>
      </w:r>
      <w:r>
        <w:t>). Thus, our model predicted our in-sample (“test”) data slightly better than the out-of-sample data, but neither RMSE values are large considering the scale of the count data (counts per checklist ranged from 0 to 350), suggesting good model fit and predictive capacity. We observed no strong spatial autocorrelation in the residuals (</w:t>
      </w:r>
      <w:r w:rsidRPr="00987616">
        <w:rPr>
          <w:highlight w:val="yellow"/>
        </w:rPr>
        <w:t>SI Figure 6</w:t>
      </w:r>
      <w:r>
        <w:t>).</w:t>
      </w:r>
    </w:p>
    <w:p w14:paraId="1000E05E" w14:textId="2604BB97" w:rsidR="0BF1CB5E" w:rsidRPr="0043636C" w:rsidRDefault="000E6782" w:rsidP="0043636C">
      <w:pPr>
        <w:pStyle w:val="BodyText"/>
        <w:keepNext/>
        <w:keepLines/>
        <w:outlineLvl w:val="2"/>
        <w:rPr>
          <w:i/>
          <w:iCs/>
        </w:rPr>
      </w:pPr>
      <w:r w:rsidRPr="0043636C">
        <w:rPr>
          <w:i/>
          <w:iCs/>
        </w:rPr>
        <w:lastRenderedPageBreak/>
        <w:t>3.</w:t>
      </w:r>
      <w:r w:rsidR="008C03F4">
        <w:rPr>
          <w:i/>
          <w:iCs/>
        </w:rPr>
        <w:t>2</w:t>
      </w:r>
      <w:r w:rsidR="008C03F4" w:rsidRPr="0043636C">
        <w:rPr>
          <w:i/>
          <w:iCs/>
        </w:rPr>
        <w:t xml:space="preserve"> </w:t>
      </w:r>
      <w:r w:rsidR="008C03F4">
        <w:rPr>
          <w:i/>
          <w:iCs/>
        </w:rPr>
        <w:t>Coupling of pinyon jay abundance and pinyon cone production</w:t>
      </w:r>
    </w:p>
    <w:p w14:paraId="19C24274" w14:textId="021CBF16" w:rsidR="008F6A89" w:rsidRDefault="008C03F4" w:rsidP="00EC422E">
      <w:pPr>
        <w:pStyle w:val="BodyText"/>
        <w:spacing w:before="0" w:after="0"/>
        <w:ind w:firstLine="720"/>
      </w:pPr>
      <w:r>
        <w:t>P</w:t>
      </w:r>
      <w:r w:rsidR="49B9E889">
        <w:t xml:space="preserve">inyon jay abundance was positively correlated with </w:t>
      </w:r>
      <w:r>
        <w:t xml:space="preserve">pinyon </w:t>
      </w:r>
      <w:r w:rsidR="49B9E889">
        <w:t>cone</w:t>
      </w:r>
      <w:r>
        <w:t xml:space="preserve"> (seed)</w:t>
      </w:r>
      <w:r w:rsidR="49B9E889">
        <w:t xml:space="preserve"> availability </w:t>
      </w:r>
      <w:r>
        <w:t xml:space="preserve">(posterior mean and 95% CI for </w:t>
      </w:r>
      <w:r>
        <w:sym w:font="Symbol" w:char="F061"/>
      </w:r>
      <w:r w:rsidRPr="00EC422E">
        <w:rPr>
          <w:vertAlign w:val="subscript"/>
        </w:rPr>
        <w:t>3</w:t>
      </w:r>
      <w:r>
        <w:t>:</w:t>
      </w:r>
      <w:r w:rsidR="49B9E889">
        <w:t xml:space="preserve"> 0.95 [0.92, 0.98]</w:t>
      </w:r>
      <w:r>
        <w:t>; Figure 3</w:t>
      </w:r>
      <w:r w:rsidR="49B9E889">
        <w:t xml:space="preserve">). </w:t>
      </w:r>
      <w:r w:rsidR="00DB248A">
        <w:t>Pinyon jays were estimated to show a strong immediate response to cone production as the</w:t>
      </w:r>
      <w:r w:rsidR="49B9E889">
        <w:t xml:space="preserve"> </w:t>
      </w:r>
      <w:r>
        <w:t xml:space="preserve">highest </w:t>
      </w:r>
      <w:r w:rsidR="00DB248A">
        <w:t xml:space="preserve">importance </w:t>
      </w:r>
      <w:r w:rsidR="49B9E889">
        <w:t xml:space="preserve">weight </w:t>
      </w:r>
      <w:r w:rsidR="00DB248A">
        <w:t xml:space="preserve">occurred </w:t>
      </w:r>
      <w:r>
        <w:t xml:space="preserve">for </w:t>
      </w:r>
      <w:r w:rsidR="49B9E889">
        <w:t xml:space="preserve">the year </w:t>
      </w:r>
      <w:r>
        <w:t xml:space="preserve">immediately </w:t>
      </w:r>
      <w:r w:rsidR="00247FB8">
        <w:t>before</w:t>
      </w:r>
      <w:r w:rsidR="49B9E889">
        <w:t xml:space="preserve"> </w:t>
      </w:r>
      <w:r w:rsidR="00247FB8">
        <w:t>bird abundance</w:t>
      </w:r>
      <w:r w:rsidR="49B9E889">
        <w:t xml:space="preserve"> </w:t>
      </w:r>
      <w:r>
        <w:t xml:space="preserve">was observed </w:t>
      </w:r>
      <w:r w:rsidR="49B9E889">
        <w:t>(</w:t>
      </w:r>
      <w:r w:rsidRPr="00EC422E">
        <w:rPr>
          <w:i/>
          <w:iCs/>
        </w:rPr>
        <w:t>l</w:t>
      </w:r>
      <w:r>
        <w:t xml:space="preserve"> = -1; </w:t>
      </w:r>
      <w:r w:rsidRPr="00EC422E">
        <w:rPr>
          <w:i/>
          <w:iCs/>
        </w:rPr>
        <w:t>w</w:t>
      </w:r>
      <w:proofErr w:type="gramStart"/>
      <w:r w:rsidRPr="00EC422E">
        <w:rPr>
          <w:vertAlign w:val="subscript"/>
        </w:rPr>
        <w:t>1,-</w:t>
      </w:r>
      <w:proofErr w:type="gramEnd"/>
      <w:r w:rsidRPr="00EC422E">
        <w:rPr>
          <w:vertAlign w:val="subscript"/>
        </w:rPr>
        <w:t>1</w:t>
      </w:r>
      <w:r>
        <w:t xml:space="preserve"> estimate: </w:t>
      </w:r>
      <w:r w:rsidR="49B9E889">
        <w:t>0.64 [0.60, 0.67])</w:t>
      </w:r>
      <w:r w:rsidR="00DB248A">
        <w:t>. Jays also showed a moderate delayed response as depicted by moderately sized</w:t>
      </w:r>
      <w:r>
        <w:t xml:space="preserve"> </w:t>
      </w:r>
      <w:r w:rsidR="49B9E889">
        <w:t>weight</w:t>
      </w:r>
      <w:r>
        <w:t>s</w:t>
      </w:r>
      <w:r w:rsidR="49B9E889">
        <w:t xml:space="preserve"> </w:t>
      </w:r>
      <w:r>
        <w:t xml:space="preserve">associated with cones produced </w:t>
      </w:r>
      <w:r w:rsidR="49B9E889">
        <w:t xml:space="preserve">two </w:t>
      </w:r>
      <w:r>
        <w:t>(</w:t>
      </w:r>
      <w:r w:rsidRPr="00EC422E">
        <w:rPr>
          <w:i/>
          <w:iCs/>
        </w:rPr>
        <w:t>l</w:t>
      </w:r>
      <w:r>
        <w:t xml:space="preserve"> = -2) </w:t>
      </w:r>
      <w:r w:rsidR="49B9E889">
        <w:t xml:space="preserve">and three </w:t>
      </w:r>
      <w:r>
        <w:t>(</w:t>
      </w:r>
      <w:r w:rsidRPr="00EC422E">
        <w:rPr>
          <w:i/>
          <w:iCs/>
        </w:rPr>
        <w:t>l</w:t>
      </w:r>
      <w:r>
        <w:t xml:space="preserve"> = -3) </w:t>
      </w:r>
      <w:r w:rsidR="49B9E889">
        <w:t>years</w:t>
      </w:r>
      <w:r w:rsidR="00247FB8">
        <w:t xml:space="preserve"> before </w:t>
      </w:r>
      <w:r w:rsidR="00DB248A">
        <w:t xml:space="preserve">jay </w:t>
      </w:r>
      <w:r w:rsidR="00247FB8">
        <w:t xml:space="preserve">abundance </w:t>
      </w:r>
      <w:r w:rsidR="00DB248A">
        <w:t>was observed (</w:t>
      </w:r>
      <w:r w:rsidR="00DB248A" w:rsidRPr="00C348BE">
        <w:rPr>
          <w:i/>
          <w:iCs/>
        </w:rPr>
        <w:t>w</w:t>
      </w:r>
      <w:proofErr w:type="gramStart"/>
      <w:r w:rsidR="00DB248A" w:rsidRPr="00C348BE">
        <w:rPr>
          <w:vertAlign w:val="subscript"/>
        </w:rPr>
        <w:t>1,-</w:t>
      </w:r>
      <w:proofErr w:type="gramEnd"/>
      <w:r w:rsidR="00DB248A">
        <w:rPr>
          <w:vertAlign w:val="subscript"/>
        </w:rPr>
        <w:t>2</w:t>
      </w:r>
      <w:r w:rsidR="49B9E889">
        <w:t xml:space="preserve">= 0.13 [0.07, 0.18] and </w:t>
      </w:r>
      <w:r w:rsidR="00DB248A" w:rsidRPr="00C348BE">
        <w:rPr>
          <w:i/>
          <w:iCs/>
        </w:rPr>
        <w:t>w</w:t>
      </w:r>
      <w:proofErr w:type="gramStart"/>
      <w:r w:rsidR="00DB248A" w:rsidRPr="00C348BE">
        <w:rPr>
          <w:vertAlign w:val="subscript"/>
        </w:rPr>
        <w:t>1,-</w:t>
      </w:r>
      <w:proofErr w:type="gramEnd"/>
      <w:r w:rsidR="00DB248A">
        <w:rPr>
          <w:vertAlign w:val="subscript"/>
        </w:rPr>
        <w:t>3</w:t>
      </w:r>
      <w:r w:rsidR="00DB248A">
        <w:t xml:space="preserve"> = 0</w:t>
      </w:r>
      <w:r w:rsidR="49B9E889">
        <w:t xml:space="preserve">.21 [0.17, 0.25], for two and three years </w:t>
      </w:r>
      <w:r w:rsidR="00DB248A">
        <w:t>prior</w:t>
      </w:r>
      <w:r w:rsidR="49B9E889">
        <w:t>, respectively)</w:t>
      </w:r>
      <w:r w:rsidR="00DB248A">
        <w:t>. Conversely, Jay’s demonstrated minimal anticipatory response as n</w:t>
      </w:r>
      <w:r w:rsidR="49B9E889">
        <w:t>egligible weight</w:t>
      </w:r>
      <w:r w:rsidR="00DB248A">
        <w:t>s</w:t>
      </w:r>
      <w:r w:rsidR="49B9E889">
        <w:t xml:space="preserve"> </w:t>
      </w:r>
      <w:r w:rsidR="00DB248A">
        <w:t xml:space="preserve">were estimated </w:t>
      </w:r>
      <w:r w:rsidR="49B9E889">
        <w:t xml:space="preserve">for </w:t>
      </w:r>
      <w:r w:rsidR="00DB248A">
        <w:t xml:space="preserve">cones (seeds) produced in </w:t>
      </w:r>
      <w:r w:rsidR="49B9E889">
        <w:t xml:space="preserve">years </w:t>
      </w:r>
      <w:r w:rsidR="00247FB8">
        <w:t xml:space="preserve">after </w:t>
      </w:r>
      <w:r w:rsidR="00DB248A">
        <w:t xml:space="preserve">jay </w:t>
      </w:r>
      <w:r w:rsidR="00247FB8">
        <w:t xml:space="preserve">abundance </w:t>
      </w:r>
      <w:r w:rsidR="00DB248A">
        <w:t xml:space="preserve">was observed </w:t>
      </w:r>
      <w:r w:rsidR="49B9E889">
        <w:t>(</w:t>
      </w:r>
      <w:r w:rsidR="00DB248A" w:rsidRPr="00C348BE">
        <w:rPr>
          <w:i/>
          <w:iCs/>
        </w:rPr>
        <w:t>w</w:t>
      </w:r>
      <w:proofErr w:type="gramStart"/>
      <w:r w:rsidR="00DB248A" w:rsidRPr="00C348BE">
        <w:rPr>
          <w:vertAlign w:val="subscript"/>
        </w:rPr>
        <w:t>1</w:t>
      </w:r>
      <w:r w:rsidR="00DB248A">
        <w:rPr>
          <w:vertAlign w:val="subscript"/>
        </w:rPr>
        <w:t>,+</w:t>
      </w:r>
      <w:proofErr w:type="gramEnd"/>
      <w:r w:rsidR="00DB248A">
        <w:rPr>
          <w:vertAlign w:val="subscript"/>
        </w:rPr>
        <w:t>1</w:t>
      </w:r>
      <w:r w:rsidR="00DB248A" w:rsidRPr="00EC422E">
        <w:t xml:space="preserve"> =</w:t>
      </w:r>
      <w:r w:rsidR="00DB248A">
        <w:t>0.01 [0, 0.06] and</w:t>
      </w:r>
      <w:r w:rsidR="49B9E889">
        <w:t xml:space="preserve"> </w:t>
      </w:r>
      <w:r w:rsidR="00DB248A" w:rsidRPr="00C348BE">
        <w:rPr>
          <w:i/>
          <w:iCs/>
        </w:rPr>
        <w:t>w</w:t>
      </w:r>
      <w:proofErr w:type="gramStart"/>
      <w:r w:rsidR="00DB248A" w:rsidRPr="00C348BE">
        <w:rPr>
          <w:vertAlign w:val="subscript"/>
        </w:rPr>
        <w:t>1,</w:t>
      </w:r>
      <w:r w:rsidR="00DB248A">
        <w:rPr>
          <w:vertAlign w:val="subscript"/>
        </w:rPr>
        <w:t>+</w:t>
      </w:r>
      <w:proofErr w:type="gramEnd"/>
      <w:r w:rsidR="00DB248A">
        <w:rPr>
          <w:vertAlign w:val="subscript"/>
        </w:rPr>
        <w:t>2</w:t>
      </w:r>
      <w:r w:rsidR="00DB248A">
        <w:t xml:space="preserve"> = 0.01 [0, 0.03] </w:t>
      </w:r>
      <w:r w:rsidR="49B9E889">
        <w:t xml:space="preserve">for </w:t>
      </w:r>
      <w:r w:rsidR="00DB248A">
        <w:t xml:space="preserve">one </w:t>
      </w:r>
      <w:r w:rsidR="49B9E889">
        <w:t xml:space="preserve">and </w:t>
      </w:r>
      <w:r w:rsidR="00DB248A">
        <w:t xml:space="preserve">two </w:t>
      </w:r>
      <w:r w:rsidR="49B9E889">
        <w:t xml:space="preserve">years </w:t>
      </w:r>
      <w:r w:rsidR="00247FB8">
        <w:t>after</w:t>
      </w:r>
      <w:r w:rsidR="49B9E889">
        <w:t>, respectively).</w:t>
      </w:r>
      <w:r w:rsidR="53511C8A">
        <w:t xml:space="preserve"> In </w:t>
      </w:r>
      <w:r w:rsidR="00DB248A">
        <w:t>summary</w:t>
      </w:r>
      <w:r w:rsidR="53511C8A">
        <w:t xml:space="preserve">, jay </w:t>
      </w:r>
      <w:r w:rsidR="4C1F8866">
        <w:t>abundance</w:t>
      </w:r>
      <w:r w:rsidR="53511C8A">
        <w:t xml:space="preserve"> in the spring breeding season </w:t>
      </w:r>
      <w:r w:rsidR="40346C63">
        <w:t>had a strong, positive relationship with</w:t>
      </w:r>
      <w:r w:rsidR="53511C8A">
        <w:t xml:space="preserve"> cone production in the p</w:t>
      </w:r>
      <w:r w:rsidR="299160E9">
        <w:t>rior</w:t>
      </w:r>
      <w:r w:rsidR="53511C8A">
        <w:t xml:space="preserve"> </w:t>
      </w:r>
      <w:r w:rsidR="14BCC7C4">
        <w:t>fall</w:t>
      </w:r>
      <w:r w:rsidR="00DB248A">
        <w:t>, and jay a</w:t>
      </w:r>
      <w:r w:rsidR="279A0052">
        <w:t xml:space="preserve">bundance </w:t>
      </w:r>
      <w:r w:rsidR="408FD636">
        <w:t xml:space="preserve">remained </w:t>
      </w:r>
      <w:r w:rsidR="00DB248A">
        <w:t xml:space="preserve">relatively </w:t>
      </w:r>
      <w:r w:rsidR="408FD636">
        <w:t>high in these same areas for up to three years after cone production.</w:t>
      </w:r>
    </w:p>
    <w:p w14:paraId="4EC61673" w14:textId="0646A72F" w:rsidR="008F6A89" w:rsidRPr="0043636C" w:rsidRDefault="000E6782" w:rsidP="0043636C">
      <w:pPr>
        <w:pStyle w:val="BodyText"/>
        <w:keepNext/>
        <w:keepLines/>
        <w:outlineLvl w:val="2"/>
        <w:rPr>
          <w:i/>
          <w:iCs/>
        </w:rPr>
      </w:pPr>
      <w:r w:rsidRPr="0043636C">
        <w:rPr>
          <w:i/>
          <w:iCs/>
        </w:rPr>
        <w:t xml:space="preserve">3.2 </w:t>
      </w:r>
      <w:r w:rsidR="32CAA183" w:rsidRPr="0043636C">
        <w:rPr>
          <w:i/>
          <w:iCs/>
        </w:rPr>
        <w:t xml:space="preserve">Mediating </w:t>
      </w:r>
      <w:r>
        <w:rPr>
          <w:i/>
          <w:iCs/>
        </w:rPr>
        <w:t>e</w:t>
      </w:r>
      <w:r w:rsidRPr="0043636C">
        <w:rPr>
          <w:i/>
          <w:iCs/>
        </w:rPr>
        <w:t xml:space="preserve">ffects </w:t>
      </w:r>
      <w:r w:rsidR="32CAA183" w:rsidRPr="0043636C">
        <w:rPr>
          <w:i/>
          <w:iCs/>
        </w:rPr>
        <w:t xml:space="preserve">of </w:t>
      </w:r>
      <w:r>
        <w:rPr>
          <w:i/>
          <w:iCs/>
        </w:rPr>
        <w:t>h</w:t>
      </w:r>
      <w:r w:rsidRPr="0043636C">
        <w:rPr>
          <w:i/>
          <w:iCs/>
        </w:rPr>
        <w:t xml:space="preserve">abitat </w:t>
      </w:r>
      <w:r w:rsidR="32CAA183" w:rsidRPr="0043636C">
        <w:rPr>
          <w:i/>
          <w:iCs/>
        </w:rPr>
        <w:t xml:space="preserve">and </w:t>
      </w:r>
      <w:r>
        <w:rPr>
          <w:i/>
          <w:iCs/>
        </w:rPr>
        <w:t>c</w:t>
      </w:r>
      <w:r w:rsidRPr="0043636C">
        <w:rPr>
          <w:i/>
          <w:iCs/>
        </w:rPr>
        <w:t>limate</w:t>
      </w:r>
    </w:p>
    <w:p w14:paraId="158EBCD3" w14:textId="28D726CC" w:rsidR="000C6F45" w:rsidRPr="0043636C" w:rsidRDefault="008C3953" w:rsidP="00EC422E">
      <w:pPr>
        <w:pStyle w:val="BodyText"/>
        <w:spacing w:before="0" w:after="0"/>
        <w:ind w:firstLine="720"/>
        <w:rPr>
          <w:i/>
          <w:iCs/>
        </w:rPr>
      </w:pPr>
      <w:r>
        <w:t>All c</w:t>
      </w:r>
      <w:r w:rsidR="00F21677">
        <w:t xml:space="preserve">limate and </w:t>
      </w:r>
      <w:r>
        <w:t>habit covariates affect</w:t>
      </w:r>
      <w:r w:rsidR="004A00EE">
        <w:t>ed</w:t>
      </w:r>
      <w:r>
        <w:t xml:space="preserve"> pinyon jay abundance either by modify</w:t>
      </w:r>
      <w:r w:rsidR="004A00EE">
        <w:t>ing</w:t>
      </w:r>
      <w:r>
        <w:t xml:space="preserve"> the relationship with pinyon seed availability (significant interaction effects) or by directly affecting jay abundance (main effects)</w:t>
      </w:r>
      <w:r w:rsidR="004A00EE">
        <w:t xml:space="preserve"> (Figure 3)</w:t>
      </w:r>
      <w:r>
        <w:t xml:space="preserve">. The interaction effects indicate that </w:t>
      </w:r>
      <w:r w:rsidR="000C6F45">
        <w:t xml:space="preserve">the relationship between pinyon jay abundance and cone availability was stronger </w:t>
      </w:r>
      <w:r>
        <w:t>(more positive) under wetter conditions (</w:t>
      </w:r>
      <w:r w:rsidR="000C6F45">
        <w:t>higher values of precipitation</w:t>
      </w:r>
      <w:r w:rsidRPr="004C5801">
        <w:t xml:space="preserve">; </w:t>
      </w:r>
      <w:r w:rsidRPr="004C5801">
        <w:sym w:font="Symbol" w:char="F061"/>
      </w:r>
      <w:r w:rsidR="004C5801" w:rsidRPr="004C5801">
        <w:rPr>
          <w:vertAlign w:val="subscript"/>
        </w:rPr>
        <w:t>8</w:t>
      </w:r>
      <w:r w:rsidRPr="004C5801">
        <w:t xml:space="preserve"> </w:t>
      </w:r>
      <w:r w:rsidR="000C6F45" w:rsidRPr="004C5801">
        <w:t>=</w:t>
      </w:r>
      <w:r w:rsidR="000C6F45">
        <w:t xml:space="preserve"> 0.60 [0.56, 0.66])</w:t>
      </w:r>
      <w:r>
        <w:t xml:space="preserve">, hotter conditions (higher </w:t>
      </w:r>
      <w:r w:rsidR="000C6F45">
        <w:t>maximum temperature</w:t>
      </w:r>
      <w:r w:rsidRPr="004C5801">
        <w:t xml:space="preserve">; </w:t>
      </w:r>
      <w:r w:rsidR="000C6F45" w:rsidRPr="004C5801">
        <w:t xml:space="preserve"> </w:t>
      </w:r>
      <w:r w:rsidRPr="004C5801">
        <w:sym w:font="Symbol" w:char="F061"/>
      </w:r>
      <w:r w:rsidR="004C5801" w:rsidRPr="004C5801">
        <w:rPr>
          <w:vertAlign w:val="subscript"/>
        </w:rPr>
        <w:t>9</w:t>
      </w:r>
      <w:r>
        <w:t xml:space="preserve"> = 0</w:t>
      </w:r>
      <w:r w:rsidR="000C6F45">
        <w:t>.37 [0.33, 0.40])</w:t>
      </w:r>
      <w:r>
        <w:t xml:space="preserve">, in sparser woodlands (lower pinyon basal area; </w:t>
      </w:r>
      <w:r w:rsidRPr="00C727CD">
        <w:lastRenderedPageBreak/>
        <w:sym w:font="Symbol" w:char="F061"/>
      </w:r>
      <w:r w:rsidR="00C727CD" w:rsidRPr="00C727CD">
        <w:rPr>
          <w:vertAlign w:val="subscript"/>
        </w:rPr>
        <w:t>7</w:t>
      </w:r>
      <w:r w:rsidR="000C6F45" w:rsidRPr="00C727CD">
        <w:t xml:space="preserve"> =</w:t>
      </w:r>
      <w:r w:rsidR="000C6F45">
        <w:t xml:space="preserve"> -0.12 [-0.14, -0.11])</w:t>
      </w:r>
      <w:r>
        <w:t xml:space="preserve">, and in sites defined by lower or weaker </w:t>
      </w:r>
      <w:proofErr w:type="spellStart"/>
      <w:r w:rsidR="000C6F45">
        <w:t>monsoonality</w:t>
      </w:r>
      <w:proofErr w:type="spellEnd"/>
      <w:r w:rsidR="000C6F45">
        <w:t xml:space="preserve"> </w:t>
      </w:r>
      <w:r w:rsidR="000C6F45" w:rsidRPr="00C727CD">
        <w:t>(</w:t>
      </w:r>
      <w:r w:rsidRPr="00C727CD">
        <w:t xml:space="preserve"> </w:t>
      </w:r>
      <w:r w:rsidRPr="00C727CD">
        <w:sym w:font="Symbol" w:char="F061"/>
      </w:r>
      <w:r w:rsidR="00C727CD" w:rsidRPr="00C727CD">
        <w:rPr>
          <w:vertAlign w:val="subscript"/>
        </w:rPr>
        <w:t>6</w:t>
      </w:r>
      <w:r>
        <w:t xml:space="preserve"> </w:t>
      </w:r>
      <w:r w:rsidR="000C6F45">
        <w:t>= -0.21 [-0.25, -0.19]).</w:t>
      </w:r>
    </w:p>
    <w:p w14:paraId="6AF13B84" w14:textId="57A853D7" w:rsidR="008F6A89" w:rsidRDefault="000C6F45" w:rsidP="00EC422E">
      <w:pPr>
        <w:pStyle w:val="BodyText"/>
        <w:spacing w:before="0" w:after="0"/>
        <w:ind w:firstLine="720"/>
      </w:pPr>
      <w:r>
        <w:t xml:space="preserve">All </w:t>
      </w:r>
      <w:r w:rsidR="008C3953">
        <w:t xml:space="preserve">four of these climate and habitat </w:t>
      </w:r>
      <w:r>
        <w:t xml:space="preserve">covariates </w:t>
      </w:r>
      <w:r w:rsidR="008C3953">
        <w:t>also supported</w:t>
      </w:r>
      <w:r>
        <w:t xml:space="preserve"> </w:t>
      </w:r>
      <w:r w:rsidR="00F11CEB">
        <w:t>statistically significant</w:t>
      </w:r>
      <w:r>
        <w:t xml:space="preserve"> </w:t>
      </w:r>
      <w:r w:rsidR="008C3953">
        <w:t xml:space="preserve">main </w:t>
      </w:r>
      <w:r>
        <w:t>effects</w:t>
      </w:r>
      <w:r w:rsidR="000473DE">
        <w:t xml:space="preserve"> (Figure 3)</w:t>
      </w:r>
      <w:r>
        <w:t>.</w:t>
      </w:r>
      <w:r w:rsidR="008C3953">
        <w:t xml:space="preserve"> </w:t>
      </w:r>
      <w:proofErr w:type="gramStart"/>
      <w:r w:rsidR="008C3953">
        <w:t>In particular, p</w:t>
      </w:r>
      <w:r>
        <w:t>inyon</w:t>
      </w:r>
      <w:proofErr w:type="gramEnd"/>
      <w:r>
        <w:t xml:space="preserve"> jay abundance was negatively related to </w:t>
      </w:r>
      <w:r w:rsidR="49B9E889" w:rsidRPr="00C727CD">
        <w:t xml:space="preserve">precipitation </w:t>
      </w:r>
      <w:r w:rsidR="008C3953" w:rsidRPr="00C727CD">
        <w:t>(</w:t>
      </w:r>
      <w:r w:rsidR="008C3953" w:rsidRPr="00C727CD">
        <w:sym w:font="Symbol" w:char="F061"/>
      </w:r>
      <w:r w:rsidR="00C727CD" w:rsidRPr="00C727CD">
        <w:rPr>
          <w:vertAlign w:val="subscript"/>
        </w:rPr>
        <w:t>4</w:t>
      </w:r>
      <w:r w:rsidR="008C3953">
        <w:t xml:space="preserve"> = </w:t>
      </w:r>
      <w:r w:rsidR="49B9E889">
        <w:t xml:space="preserve">-2.62 [-2.72, -2.53]) and maximum temperature </w:t>
      </w:r>
      <w:r w:rsidR="008C3953" w:rsidRPr="00C727CD">
        <w:t>(</w:t>
      </w:r>
      <w:r w:rsidR="008C3953" w:rsidRPr="00C727CD">
        <w:sym w:font="Symbol" w:char="F061"/>
      </w:r>
      <w:r w:rsidR="00C727CD">
        <w:rPr>
          <w:vertAlign w:val="subscript"/>
        </w:rPr>
        <w:t>5</w:t>
      </w:r>
      <w:r w:rsidR="49B9E889">
        <w:t xml:space="preserve"> </w:t>
      </w:r>
      <w:r w:rsidR="008C3953">
        <w:t xml:space="preserve">= </w:t>
      </w:r>
      <w:r w:rsidR="49B9E889">
        <w:t>-0.92 [-0.96, -0.88]</w:t>
      </w:r>
      <w:proofErr w:type="gramStart"/>
      <w:r w:rsidR="49B9E889">
        <w:t>)</w:t>
      </w:r>
      <w:r w:rsidR="00F11CEB">
        <w:t>, but</w:t>
      </w:r>
      <w:proofErr w:type="gramEnd"/>
      <w:r>
        <w:t xml:space="preserve"> was positively associated with </w:t>
      </w:r>
      <w:proofErr w:type="spellStart"/>
      <w:r>
        <w:t>monsoonality</w:t>
      </w:r>
      <w:proofErr w:type="spellEnd"/>
      <w:r w:rsidR="49B9E889">
        <w:t xml:space="preserve"> </w:t>
      </w:r>
      <w:r w:rsidR="008C3953" w:rsidRPr="00C727CD">
        <w:t>(</w:t>
      </w:r>
      <w:r w:rsidR="008C3953" w:rsidRPr="00C727CD">
        <w:sym w:font="Symbol" w:char="F061"/>
      </w:r>
      <w:r w:rsidR="00C727CD" w:rsidRPr="00C727CD">
        <w:rPr>
          <w:vertAlign w:val="subscript"/>
        </w:rPr>
        <w:t>1</w:t>
      </w:r>
      <w:r w:rsidR="008C3953" w:rsidRPr="00C727CD">
        <w:t xml:space="preserve"> =</w:t>
      </w:r>
      <w:r w:rsidR="008C3953">
        <w:t xml:space="preserve"> </w:t>
      </w:r>
      <w:r w:rsidR="49B9E889">
        <w:t xml:space="preserve">0.51 [0.46, 0.56]) and pinyon basal area </w:t>
      </w:r>
      <w:r w:rsidR="008C3953" w:rsidRPr="00C727CD">
        <w:t>(</w:t>
      </w:r>
      <w:r w:rsidR="008C3953" w:rsidRPr="00C727CD">
        <w:sym w:font="Symbol" w:char="F061"/>
      </w:r>
      <w:r w:rsidR="00C727CD" w:rsidRPr="00C727CD">
        <w:rPr>
          <w:vertAlign w:val="subscript"/>
        </w:rPr>
        <w:t>2</w:t>
      </w:r>
      <w:r w:rsidR="008C3953" w:rsidRPr="00C727CD">
        <w:t xml:space="preserve"> =</w:t>
      </w:r>
      <w:r w:rsidR="008C3953">
        <w:t xml:space="preserve"> </w:t>
      </w:r>
      <w:r w:rsidR="49B9E889">
        <w:t>0.27 [0.25, 0.29]).</w:t>
      </w:r>
      <w:r w:rsidR="008C3953">
        <w:t xml:space="preserve"> </w:t>
      </w:r>
      <w:r w:rsidR="004A00EE">
        <w:t xml:space="preserve">The dynamic climate variables (temperature and precipitation) </w:t>
      </w:r>
      <w:r w:rsidR="000473DE">
        <w:t xml:space="preserve">were most influential during certain periods, as indicated by their </w:t>
      </w:r>
      <w:r w:rsidR="00F11CEB">
        <w:t>importance</w:t>
      </w:r>
      <w:r w:rsidR="000473DE">
        <w:t xml:space="preserve"> weights</w:t>
      </w:r>
      <w:r w:rsidR="00F11CEB">
        <w:t xml:space="preserve"> (</w:t>
      </w:r>
      <w:r w:rsidR="00F11CEB" w:rsidRPr="005F7BD6">
        <w:rPr>
          <w:highlight w:val="yellow"/>
        </w:rPr>
        <w:t>SI Figure 3</w:t>
      </w:r>
      <w:r w:rsidR="00F11CEB">
        <w:t>)</w:t>
      </w:r>
      <w:r w:rsidR="000473DE">
        <w:t>. For example, i</w:t>
      </w:r>
      <w:r w:rsidR="49B9E889">
        <w:t xml:space="preserve">mportant seasons for precipitation included, in order of importance: two years ago during </w:t>
      </w:r>
      <w:r w:rsidR="000473DE">
        <w:t xml:space="preserve">the </w:t>
      </w:r>
      <w:r w:rsidR="00EC422E">
        <w:t xml:space="preserve">spring/summer </w:t>
      </w:r>
      <w:r w:rsidR="49B9E889">
        <w:t>fledging</w:t>
      </w:r>
      <w:r w:rsidR="000473DE">
        <w:t xml:space="preserve"> season</w:t>
      </w:r>
      <w:r w:rsidR="49B9E889">
        <w:t xml:space="preserve">, three years ago during </w:t>
      </w:r>
      <w:r w:rsidR="000473DE">
        <w:t>the</w:t>
      </w:r>
      <w:r w:rsidR="00EC422E">
        <w:t xml:space="preserve"> spring</w:t>
      </w:r>
      <w:r w:rsidR="000473DE">
        <w:t xml:space="preserve"> </w:t>
      </w:r>
      <w:r w:rsidR="49B9E889">
        <w:t>breeding</w:t>
      </w:r>
      <w:r w:rsidR="000473DE">
        <w:t xml:space="preserve"> season</w:t>
      </w:r>
      <w:r w:rsidR="49B9E889">
        <w:t xml:space="preserve">, two years ago during breeding, and one year ago during fledging </w:t>
      </w:r>
      <w:r w:rsidR="000473DE">
        <w:t>(</w:t>
      </w:r>
      <w:r w:rsidR="000473DE" w:rsidRPr="00EC422E">
        <w:rPr>
          <w:i/>
          <w:iCs/>
        </w:rPr>
        <w:t>w</w:t>
      </w:r>
      <w:r w:rsidR="00C727CD" w:rsidRPr="00C727CD">
        <w:rPr>
          <w:i/>
          <w:iCs/>
          <w:vertAlign w:val="subscript"/>
        </w:rPr>
        <w:t>2</w:t>
      </w:r>
      <w:r w:rsidR="000473DE">
        <w:t xml:space="preserve"> estimates </w:t>
      </w:r>
      <w:r w:rsidR="49B9E889">
        <w:t>= 0.37 [0.35, 0.39</w:t>
      </w:r>
      <w:r w:rsidR="00F11CEB">
        <w:t xml:space="preserve">], </w:t>
      </w:r>
      <w:r w:rsidR="49B9E889">
        <w:t>0.20 [0.18, 0.21</w:t>
      </w:r>
      <w:r w:rsidR="00F11CEB">
        <w:t xml:space="preserve">], </w:t>
      </w:r>
      <w:r w:rsidR="49B9E889">
        <w:t>0.16 [0.14, 0.18</w:t>
      </w:r>
      <w:r w:rsidR="00F11CEB">
        <w:t xml:space="preserve">], and </w:t>
      </w:r>
      <w:r w:rsidR="49B9E889">
        <w:t xml:space="preserve">0.12 [0.10, 0.14], respectively). All other </w:t>
      </w:r>
      <w:r w:rsidR="00F11CEB">
        <w:t xml:space="preserve">precipitation </w:t>
      </w:r>
      <w:r w:rsidR="49B9E889">
        <w:t xml:space="preserve">weights were </w:t>
      </w:r>
      <w:r w:rsidR="000473DE">
        <w:t>comparabl</w:t>
      </w:r>
      <w:r w:rsidR="00F11CEB">
        <w:t>y</w:t>
      </w:r>
      <w:r w:rsidR="000473DE">
        <w:t xml:space="preserve"> small, indicating lack of importance of climate during other seasonal periods</w:t>
      </w:r>
      <w:r w:rsidR="49B9E889">
        <w:t xml:space="preserve"> (</w:t>
      </w:r>
      <w:r w:rsidR="49B9E889" w:rsidRPr="005F7BD6">
        <w:rPr>
          <w:highlight w:val="yellow"/>
        </w:rPr>
        <w:t>SI Figure 2</w:t>
      </w:r>
      <w:r w:rsidR="49B9E889">
        <w:t xml:space="preserve">). </w:t>
      </w:r>
      <w:r>
        <w:t xml:space="preserve">In other words, </w:t>
      </w:r>
      <w:r w:rsidR="00F11CEB">
        <w:t>pinyon jay abundance was negatively influenced by</w:t>
      </w:r>
      <w:r>
        <w:t xml:space="preserve"> precipitation</w:t>
      </w:r>
      <w:r w:rsidR="00F11CEB">
        <w:t xml:space="preserve"> delivered</w:t>
      </w:r>
      <w:r>
        <w:t xml:space="preserve"> </w:t>
      </w:r>
      <w:r w:rsidR="00F11CEB">
        <w:t xml:space="preserve">during the </w:t>
      </w:r>
      <w:r>
        <w:t xml:space="preserve">breeding and fledging seasons </w:t>
      </w:r>
      <w:proofErr w:type="gramStart"/>
      <w:r w:rsidR="00F11CEB">
        <w:t>two year</w:t>
      </w:r>
      <w:proofErr w:type="gramEnd"/>
      <w:r w:rsidR="00F11CEB">
        <w:t xml:space="preserve"> prior</w:t>
      </w:r>
      <w:r>
        <w:t xml:space="preserve">, with some negative </w:t>
      </w:r>
      <w:r w:rsidR="00F11CEB">
        <w:t xml:space="preserve">influence </w:t>
      </w:r>
      <w:r>
        <w:t xml:space="preserve">from </w:t>
      </w:r>
      <w:r w:rsidR="00F11CEB">
        <w:t xml:space="preserve">precipitation during </w:t>
      </w:r>
      <w:r>
        <w:t>the</w:t>
      </w:r>
      <w:r w:rsidR="00F11CEB">
        <w:t xml:space="preserve"> prior</w:t>
      </w:r>
      <w:r>
        <w:t xml:space="preserve"> fledging season and </w:t>
      </w:r>
      <w:r w:rsidR="00F11CEB">
        <w:t xml:space="preserve">during </w:t>
      </w:r>
      <w:r>
        <w:t>the breeding season three years</w:t>
      </w:r>
      <w:r w:rsidR="00F11CEB">
        <w:t xml:space="preserve"> prior</w:t>
      </w:r>
      <w:r>
        <w:t xml:space="preserve">. </w:t>
      </w:r>
      <w:r w:rsidR="49B9E889">
        <w:t xml:space="preserve">Important seasons for maximum temperature included the </w:t>
      </w:r>
      <w:r w:rsidR="00EC422E">
        <w:t xml:space="preserve">spring </w:t>
      </w:r>
      <w:r w:rsidR="49B9E889">
        <w:t>breeding and</w:t>
      </w:r>
      <w:r w:rsidR="00EC422E">
        <w:t xml:space="preserve"> spring/summer</w:t>
      </w:r>
      <w:r w:rsidR="49B9E889">
        <w:t xml:space="preserve"> fledging seasons two years </w:t>
      </w:r>
      <w:r w:rsidR="00F11CEB">
        <w:t>prior (</w:t>
      </w:r>
      <w:r w:rsidR="00F11CEB" w:rsidRPr="00EC422E">
        <w:rPr>
          <w:i/>
          <w:iCs/>
        </w:rPr>
        <w:t>w</w:t>
      </w:r>
      <w:r w:rsidR="00C727CD" w:rsidRPr="00C727CD">
        <w:rPr>
          <w:i/>
          <w:iCs/>
          <w:vertAlign w:val="subscript"/>
        </w:rPr>
        <w:t>3</w:t>
      </w:r>
      <w:r w:rsidR="00F11CEB">
        <w:t xml:space="preserve"> estimates = </w:t>
      </w:r>
      <w:r w:rsidR="49B9E889">
        <w:t xml:space="preserve">0.60 [0.50, 0.69] and 0.34 [0.25, 0.44] for the breeding and fledging seasons, respectively). All other weights were </w:t>
      </w:r>
      <w:r w:rsidR="00F11CEB">
        <w:t>very small, indicating that temperature during other seasons and lag periods was unimportant for jay abundance</w:t>
      </w:r>
      <w:r w:rsidR="49B9E889">
        <w:t xml:space="preserve"> (</w:t>
      </w:r>
      <w:r w:rsidR="49B9E889" w:rsidRPr="005F7BD6">
        <w:rPr>
          <w:highlight w:val="yellow"/>
        </w:rPr>
        <w:t xml:space="preserve">SI Figure </w:t>
      </w:r>
      <w:r w:rsidR="00B96D92" w:rsidRPr="005F7BD6">
        <w:rPr>
          <w:highlight w:val="yellow"/>
        </w:rPr>
        <w:t>3</w:t>
      </w:r>
      <w:r w:rsidR="49B9E889">
        <w:t>).</w:t>
      </w:r>
      <w:r>
        <w:t xml:space="preserve"> In </w:t>
      </w:r>
      <w:r w:rsidR="00F11CEB">
        <w:t>summary</w:t>
      </w:r>
      <w:r>
        <w:t xml:space="preserve">, high temperatures during the breeding and fledging season two years ago had a negative effect on pinyon jay abundance. </w:t>
      </w:r>
    </w:p>
    <w:p w14:paraId="6B83AEBB" w14:textId="13B46871" w:rsidR="00A065AD" w:rsidRDefault="00A63129" w:rsidP="00D351AD">
      <w:pPr>
        <w:pStyle w:val="Heading1"/>
        <w:spacing w:before="180" w:after="180"/>
      </w:pPr>
      <w:r w:rsidRPr="00F83DDB">
        <w:lastRenderedPageBreak/>
        <w:t>4 Discussion</w:t>
      </w:r>
    </w:p>
    <w:p w14:paraId="748BFA3B" w14:textId="131981DF" w:rsidR="00240BE0" w:rsidRDefault="00662164" w:rsidP="007B38FC">
      <w:pPr>
        <w:pStyle w:val="BodyText"/>
        <w:spacing w:before="0" w:after="0"/>
        <w:ind w:firstLine="720"/>
      </w:pPr>
      <w:r>
        <w:t>In this study, we demonstrate that seed</w:t>
      </w:r>
      <w:r w:rsidR="00240BE0">
        <w:t xml:space="preserve"> dispersal interactions can have complex temporal </w:t>
      </w:r>
      <w:r w:rsidR="00DA6BA9">
        <w:t xml:space="preserve">relationships </w:t>
      </w:r>
      <w:r w:rsidR="00240BE0">
        <w:t xml:space="preserve">and are shaped by local habitat and climate context. In the pinyon jay mutualism with two-needle pinyon pine, birds exhibited responses to cone availability that support two mechanistic </w:t>
      </w:r>
      <w:r w:rsidR="00987616">
        <w:t xml:space="preserve">“response” </w:t>
      </w:r>
      <w:r w:rsidR="00240BE0">
        <w:t xml:space="preserve">hypotheses. Specifically, birds aggregate near </w:t>
      </w:r>
      <w:r w:rsidR="00DA6BA9">
        <w:t xml:space="preserve">sites where they cashed seeds produced during </w:t>
      </w:r>
      <w:r w:rsidR="00240BE0">
        <w:t xml:space="preserve">the previous fall </w:t>
      </w:r>
      <w:r w:rsidR="00987616">
        <w:t xml:space="preserve">(“immediate” response) </w:t>
      </w:r>
      <w:r w:rsidR="00240BE0">
        <w:t>and</w:t>
      </w:r>
      <w:r>
        <w:t xml:space="preserve"> the legacy of</w:t>
      </w:r>
      <w:r w:rsidR="00240BE0">
        <w:t xml:space="preserve"> </w:t>
      </w:r>
      <w:r w:rsidR="00D351AD">
        <w:t xml:space="preserve">population boons from </w:t>
      </w:r>
      <w:r w:rsidR="00DA6BA9">
        <w:t xml:space="preserve">masting </w:t>
      </w:r>
      <w:r w:rsidR="00D351AD">
        <w:t xml:space="preserve">years can be observed up to three years following </w:t>
      </w:r>
      <w:r w:rsidR="00DA6BA9">
        <w:t xml:space="preserve">high </w:t>
      </w:r>
      <w:r w:rsidR="00D351AD">
        <w:t>seed production</w:t>
      </w:r>
      <w:r w:rsidR="00987616">
        <w:t xml:space="preserve"> (“delayed” response</w:t>
      </w:r>
      <w:r w:rsidR="00987616" w:rsidRPr="00C727CD">
        <w:t xml:space="preserve">, Figure </w:t>
      </w:r>
      <w:r w:rsidR="00C727CD" w:rsidRPr="00C727CD">
        <w:t>2</w:t>
      </w:r>
      <w:r w:rsidR="00987616">
        <w:t>)</w:t>
      </w:r>
      <w:r w:rsidR="00D351AD">
        <w:t xml:space="preserve">. </w:t>
      </w:r>
      <w:r w:rsidR="00DA6BA9">
        <w:t>Importantly, the</w:t>
      </w:r>
      <w:r w:rsidR="00240BE0">
        <w:t xml:space="preserve"> relationship between pinyon jay abundance and seed availability is mediated by a suite of habitat and climate variables</w:t>
      </w:r>
      <w:r w:rsidR="00F4615A">
        <w:t xml:space="preserve">. </w:t>
      </w:r>
      <w:r w:rsidR="00240BE0">
        <w:t xml:space="preserve">These interactive relationships suggest a combination of ecological effects, including a stronger relationship with seed availability following “stressful” climatic conditions during the nesting season and a weaker relationship with seed availability in more “suitable” habitat. </w:t>
      </w:r>
      <w:r w:rsidR="00DA6BA9">
        <w:t>Understanding how the relationship between</w:t>
      </w:r>
      <w:r w:rsidR="00240BE0">
        <w:t xml:space="preserve"> pinyon jays and pinyon pine seed availability is shaped by climate and habitat context is an important step in </w:t>
      </w:r>
      <w:r w:rsidR="00DA6BA9">
        <w:t xml:space="preserve">identifying </w:t>
      </w:r>
      <w:r w:rsidR="00240BE0">
        <w:t xml:space="preserve">potential mechanisms </w:t>
      </w:r>
      <w:r w:rsidR="00DA6BA9">
        <w:t xml:space="preserve">underlying recent declines in </w:t>
      </w:r>
      <w:r w:rsidR="00240BE0">
        <w:t>pinyon jay population</w:t>
      </w:r>
      <w:r w:rsidR="00DA6BA9">
        <w:t>s</w:t>
      </w:r>
      <w:r w:rsidR="00240BE0">
        <w:t>.</w:t>
      </w:r>
      <w:r w:rsidR="00CC5652">
        <w:t xml:space="preserve"> </w:t>
      </w:r>
    </w:p>
    <w:p w14:paraId="147B4C30" w14:textId="4BDD151A" w:rsidR="00CC5652" w:rsidRPr="00E7666B" w:rsidRDefault="00CC5652" w:rsidP="00E7666B">
      <w:pPr>
        <w:pStyle w:val="BodyText"/>
        <w:rPr>
          <w:i/>
          <w:iCs/>
        </w:rPr>
      </w:pPr>
      <w:r w:rsidRPr="00E7666B">
        <w:rPr>
          <w:i/>
          <w:iCs/>
        </w:rPr>
        <w:t xml:space="preserve">4.1 Jays show immediate and </w:t>
      </w:r>
      <w:r w:rsidR="00A53FB8">
        <w:rPr>
          <w:i/>
          <w:iCs/>
        </w:rPr>
        <w:t>delayed</w:t>
      </w:r>
      <w:r w:rsidRPr="00E7666B">
        <w:rPr>
          <w:i/>
          <w:iCs/>
        </w:rPr>
        <w:t xml:space="preserve"> responses to seed availability</w:t>
      </w:r>
    </w:p>
    <w:p w14:paraId="74367882" w14:textId="0ED480CE" w:rsidR="00DC33CD" w:rsidRDefault="00E71E3F" w:rsidP="00DC33CD">
      <w:pPr>
        <w:pStyle w:val="BodyText"/>
        <w:spacing w:before="0" w:after="0"/>
        <w:ind w:firstLine="720"/>
      </w:pPr>
      <w:r>
        <w:t xml:space="preserve">In many systems with masting tree species, populations of seed predators </w:t>
      </w:r>
      <w:r w:rsidR="00AA3036">
        <w:t xml:space="preserve">have been observed to have various temporal responses to seed availability. In some systems, seed predators have been observed to have “anticipatory” or predictive responses in which their population reproduction increases before or in synchrony with the maturation of mast seeds </w:t>
      </w:r>
      <w:r w:rsidR="00AA3036">
        <w:fldChar w:fldCharType="begin"/>
      </w:r>
      <w:r w:rsidR="00AA3036">
        <w:instrText xml:space="preserve"> ADDIN ZOTERO_ITEM CSL_CITATION {"citationID":"6azbzg2h","properties":{"formattedCitation":"(Bergeron et al., 2011; Boutin et al., 2006; Fietz et al., 2009)","plainCitation":"(Bergeron et al., 2011; Boutin et al., 2006; Fietz et al., 2009)","noteIndex":0},"citationItems":[{"id":2983,"uris":["http://zotero.org/groups/5634119/items/JHIYW3CU"],"itemData":{"id":2983,"type":"article-journal","abstract":"Mast seeding, the intermittent, synchronous production of large seed crops by a population of plants, is a well-known example of resource pulses that create lagged responses in successive trophic levels of ecological communities. These lags arise because seed predators are thought capable of increasing reproduction and population size only after the resource pulse is available for consumption. The resulting satiation of predators is a widely cited explanation for the evolution of masting. Our study shows that both American and Eurasian tree squirrels anticipate resource pulses and increase reproductive output before a masting event, thereby increasing population size in synchrony with the resource pulse and eliminating the population lag thought to be universal in resource pulse systems.","container-title":"Science","DOI":"10.1126/science.1135520","ISSN":"0036-8075, 1095-9203","issue":"5807","journalAbbreviation":"Science","language":"en","page":"1928-1930","source":"DOI.org (Crossref)","title":"Anticipatory Reproduction and Population Growth in Seed Predators","volume":"314","author":[{"family":"Boutin","given":"Stan"},{"family":"Wauters","given":"Lucas A."},{"family":"McAdam","given":"Andrew G."},{"family":"Humphries","given":"Murray M."},{"family":"Tosi","given":"Guido"},{"family":"Dhondt","given":"André A."}],"issued":{"date-parts":[["2006",12,22]]}}},{"id":3037,"uris":["http://zotero.org/users/6391447/items/KIHP2V4T"],"itemData":{"id":3037,"type":"article-journal","container-title":"Ecology","DOI":"10.1890/11-0766.1","ISSN":"0012-9658","issue":"11","journalAbbreviation":"Ecology","language":"en","license":"http://doi.wiley.com/10.1002/tdm_license_1.1","page":"2027-2034","source":"DOI.org (Crossref)","title":"Anticipation and tracking of pulsed resources drive population dynamics in eastern chipmunks","volume":"92","author":[{"family":"Bergeron","given":"Patrick"},{"family":"Réale","given":"Denis"},{"family":"Humphries","given":"Murray M."},{"family":"Garant","given":"Dany"}],"issued":{"date-parts":[["2011",11]]}}},{"id":3039,"uris":["http://zotero.org/users/6391447/items/6BQYI7CS"],"itemData":{"id":3039,"type":"article-journal","container-title":"Journal of Comparative Physiology B","DOI":"10.1007/s00360-009-0364-2","ISSN":"0174-1578, 1432-136X","issue":"7","journalAbbreviation":"J Comp Physiol B","language":"en","license":"http://www.springer.com/tdm","page":"829-837","source":"DOI.org (Crossref)","title":"Is energy supply the trigger for reproductive activity in male edible dormice (Glis glis)?","volume":"179","author":[{"family":"Fietz","given":"Joanna"},{"family":"Kager","given":"Timo"},{"family":"Schauer","given":"Sebastian"}],"issued":{"date-parts":[["2009",10]]}}}],"schema":"https://github.com/citation-style-language/schema/raw/master/csl-citation.json"} </w:instrText>
      </w:r>
      <w:r w:rsidR="00AA3036">
        <w:fldChar w:fldCharType="separate"/>
      </w:r>
      <w:r w:rsidR="00AA3036">
        <w:rPr>
          <w:noProof/>
        </w:rPr>
        <w:t>(Bergeron et al., 2011; Boutin et al., 2006; Fietz et al., 2009)</w:t>
      </w:r>
      <w:r w:rsidR="00AA3036">
        <w:fldChar w:fldCharType="end"/>
      </w:r>
      <w:r w:rsidR="00AA3036">
        <w:t xml:space="preserve">. Conversely, many increase in population size following large masting events </w:t>
      </w:r>
      <w:r w:rsidR="00AA3036">
        <w:fldChar w:fldCharType="begin"/>
      </w:r>
      <w:r w:rsidR="00AA3036">
        <w:instrText xml:space="preserve"> ADDIN ZOTERO_ITEM CSL_CITATION {"citationID":"aSTgKVZX","properties":{"formattedCitation":"(Lind\\uc0\\u233{}n et al., 2011; Schnurr et al., 2002; Selonen et al., 2015)","plainCitation":"(Lindén et al., 2011; Schnurr et al., 2002; Selonen et al., 2015)","noteIndex":0},"citationItems":[{"id":2982,"uris":["http://zotero.org/groups/5634119/items/QD85BJ5Z"],"itemData":{"id":2982,"type":"article-journal","abstract":"Many plant species are thought to benefit from mast seeding as a result of increased seed survival through predator satiation. However, in communities with many different masting species, lack of synchrony in seed production among species may decrease seed survival by maintaining seed predator populations through the intermast cycle. Similarly, masting by different plant species may have different effects on the seed predator community. We conducted a three‐year study in a northeastern USA temperate deciduous forest to determine if production of large seed crops by several tree species was synchronous, and if they had similar effects on all small mammal species. We found that red oak mast crops resulted in increased densities of\n              Peromyscus leucopus\n              and\n              P. maniculatus\n              , but had no effect on\n              Clethrionomys gapperi\n              abundance. Conversely,\n              C. gapperi\n              populations, but not\n              Peromyscus\n              populations, appeared to increase in response to a large red maple seed crop. Differences in small mammal abundance resulted in changes in species‐specific seed survival: in the year of abundant\n              C. gapperi\n              , experimentally placed red oak acorns had significantly higher survival than in the year of high\n              Peromyscus\n              abundance. Red oak acorn removal was positively correlated with\n              Peromyscus\n              abundance, while red maple seed removal was significantly higher with increased\n              C. gapperi\n              abundance. Thus, species‐specific seed production had differential effects on subsequent small mammal abundance, which in turn affected seed survival. We suggest that at the level of the community, even short‐term lack of synchrony in production of large seed crops can cause variation in postdispersal seed survival, through differential effects on the community of small mammal seed predators.","container-title":"Oikos","DOI":"10.1034/j.1600-0706.2002.960302.x","ISSN":"0030-1299, 1600-0706","issue":"3","journalAbbreviation":"Oikos","language":"en","page":"402-410","source":"DOI.org (Crossref)","title":"Direct and indirect effects of masting on rodent populations and tree seed survival","volume":"96","author":[{"family":"Schnurr","given":"Jaclyn L."},{"family":"Ostfeld","given":"Richard S."},{"family":"Canham","given":"Charles D."}],"issued":{"date-parts":[["2002",3]]}}},{"id":3040,"uris":["http://zotero.org/users/6391447/items/59M8T9YE"],"itemData":{"id":3040,"type":"article-journal","container-title":"Oecologia","DOI":"10.1007/s00442-014-3148-7","ISSN":"0029-8549,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id":3041,"uris":["http://zotero.org/users/6391447/items/CFKW38LX"],"itemData":{"id":3041,"type":"article-journal","abstract":"Irruptive migrants are partially migrating species showing pronounced temporal variation in the number of migrants. Occasional irruptions are often explained by increased population density (per area) or lack of food. Similarly to population dynamics, these explanations are not mutually exclusive, but probably act in concert. Here we do a parallel analysis on the migration intensity and population dynamics of an irruptive migratory bird species, the great spotted woodpecker\n              Dendrocopos major\n              , in southern Finland. Both analyses include simultaneous effects of breeding density and cone crops of Scots pine\n              Pinus sylvestris\n              and Norway spruce\n              Picea abies\n              . A novel model for statistical analyses of irruptive migration intensity is developed. Population dynamics are investigated using log‐linear state‐space models. Woodpecker migration intensity is well explained by lack of spruce cones and increases proportionally to population density. Population dynamics is most successfully described with a density dependent model, where the natural logarithm of spruce cone availability previous autumn has a strong positive effect on population growth. This is likely to be due to lowered winter mortality and lowered emigration rates resulting from plentiful food availability. Although the species uses pine cones as a food resource in winter, the estimated impacts of pine cone crops on migration intensity and population dynamics are low, probably due to low annual variation in crop comparing to spruce cones. Large irruptions also tend to occur earlier in season, often before cones are a crucial food resource for the woodpeckers, suggesting that the woodpeckers use the amount of maturing cones as a cue for upcoming conditions. Our results show that the ecological role of different resources can differ considerably from the expected pattern based on the proportion of the resources in a species’ diet. Advantages of examining patterns of bird migration, population density and dynamics in unison are apparent.","container-title":"Oikos","DOI":"10.1111/j.1600-0706.2010.18970.x","ISSN":"0030-1299, 1600-0706","issue":"7","journalAbbreviation":"Oikos","language":"en","page":"1065-1075","source":"DOI.org (Crossref)","title":"Modelling irruptions and population dynamics of the great spotted woodpecker – joint effects of density and cone crops","volume":"120","author":[{"family":"Lindén","given":"Andreas"},{"family":"Lehikoinen","given":"Aleksi"},{"family":"Hokkanen","given":"Tatu"},{"family":"Väisänen","given":"Risto A."}],"issued":{"date-parts":[["2011",7]]}}}],"schema":"https://github.com/citation-style-language/schema/raw/master/csl-citation.json"} </w:instrText>
      </w:r>
      <w:r w:rsidR="00AA3036">
        <w:fldChar w:fldCharType="separate"/>
      </w:r>
      <w:r w:rsidR="00AA3036" w:rsidRPr="00AA3036">
        <w:rPr>
          <w:rFonts w:cs="Times New Roman"/>
        </w:rPr>
        <w:t xml:space="preserve">(Lindén et al., 2011; Schnurr et al., 2002; </w:t>
      </w:r>
      <w:proofErr w:type="spellStart"/>
      <w:r w:rsidR="00AA3036" w:rsidRPr="00AA3036">
        <w:rPr>
          <w:rFonts w:cs="Times New Roman"/>
        </w:rPr>
        <w:t>Selonen</w:t>
      </w:r>
      <w:proofErr w:type="spellEnd"/>
      <w:r w:rsidR="00AA3036" w:rsidRPr="00AA3036">
        <w:rPr>
          <w:rFonts w:cs="Times New Roman"/>
        </w:rPr>
        <w:t xml:space="preserve"> </w:t>
      </w:r>
      <w:r w:rsidR="00AA3036" w:rsidRPr="00AA3036">
        <w:rPr>
          <w:rFonts w:cs="Times New Roman"/>
        </w:rPr>
        <w:lastRenderedPageBreak/>
        <w:t>et al., 2015)</w:t>
      </w:r>
      <w:r w:rsidR="00AA3036">
        <w:fldChar w:fldCharType="end"/>
      </w:r>
      <w:r w:rsidR="00AA3036">
        <w:t xml:space="preserve"> and may even experience population declines following large mast years when food is no longer plentiful </w:t>
      </w:r>
      <w:r w:rsidR="00A53FB8">
        <w:fldChar w:fldCharType="begin"/>
      </w:r>
      <w:r w:rsidR="00A53FB8">
        <w:instrText xml:space="preserve"> ADDIN ZOTERO_ITEM CSL_CITATION {"citationID":"7ADleBzU","properties":{"formattedCitation":"(Selonen et al., 2015)","plainCitation":"(Selonen et al., 2015)","noteIndex":0},"citationItems":[{"id":3040,"uris":["http://zotero.org/users/6391447/items/59M8T9YE"],"itemData":{"id":3040,"type":"article-journal","container-title":"Oecologia","DOI":"10.1007/s00442-014-3148-7","ISSN":"0029-8549,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A53FB8">
        <w:fldChar w:fldCharType="separate"/>
      </w:r>
      <w:r w:rsidR="00A53FB8">
        <w:rPr>
          <w:noProof/>
        </w:rPr>
        <w:t>(Selonen et al., 2015)</w:t>
      </w:r>
      <w:r w:rsidR="00A53FB8">
        <w:fldChar w:fldCharType="end"/>
      </w:r>
      <w:r w:rsidR="00A53FB8">
        <w:t xml:space="preserve">. Which of these mechanisms are important for any population or species is important for understanding the consequences for ecosystem functions and services shaped by seed predation and dispersal (e.g., timing and strength of food web responses and disease dynamics </w:t>
      </w:r>
      <w:r w:rsidR="00A53FB8">
        <w:fldChar w:fldCharType="begin"/>
      </w:r>
      <w:r w:rsidR="00A53FB8">
        <w:instrText xml:space="preserve"> ADDIN ZOTERO_ITEM CSL_CITATION {"citationID":"SmgUSONs","properties":{"formattedCitation":"(Bogdziewicz et al., 2016; Bregnard et al., 2021; Ostfeld &amp; Keesing, 2000)","plainCitation":"(Bogdziewicz et al., 2016; Bregnard et al., 2021; Ostfeld &amp; Keesing, 2000)","noteIndex":0},"citationItems":[{"id":2991,"uris":["http://zotero.org/groups/5634119/items/8NUB2F2E"],"itemData":{"id":2991,"type":"article-journal","abstract":"Mast‐seeding is the synchronized and intermittent production of a large seed crop by a population of plants. The cascading effects of masting on wildlife have been well documented in granivorous rodents. Yet, the effects of mast‐seeding are potentially further reaching, since a number of generalist species can take advantage of mast years. We employed a full‐text search algorithm to identify all papers that discussed effects of mast‐seeding on wildlife, in addition to typical searches of titles and abstracts. We aimed to evaluate the breadth of wildlife species for which mast years are thought to be important drivers. In addition, we tested three hypotheses derived from past reviews: 1) species with lower reproductive potential (lower average litter size) are more likely to show aggregative responses to mast‐seeding, 2) species with lower body sizes (lower mobility) are more likely to show reproductive responses, and 3) indirect consumers of mast (predators) are more likely to show aggregative responses than direct consumers. We found 186 articles including reports of response of 122 species of vertebrates to mast‐seeding. Expectations were partly confirmed: relationships 1) and 2) held for mammals, but not for birds. However, 3) direct consumers were more likely than indirect consumers to show aggregative responses. Our tests of the first two hypotheses question the generality of past predictions for taxa other than mammals. Our test of the third hypothesis suggests that responses of direct and indirect consumers might depend on the type of resource pulse. Many of the examples in our analysis come from systems in which wildlife responses to mast have been less rigorously documented than the examples in past reviews. They suggest the range of wildlife responses to mast‐seeding are more taxonomically and ecologically diverse than past reviews have widely recognized and point to directions for future research.\n            \n              \n                \n                  Synthesis\n                \n                Mast seeding is a pulsed resource with numerous cascading effects on wildlife. Yet, because masting is largely unpredictable, it is inherently difficult to study. We developed a full‐text search algorithm to identify incidental reports as well as deliberate studies of vertebrate reactions to masting. We found that the type of response to mast seeding (reproductive or through immigration) varies predictably as a function of life history traits (litter size and body mass) in mammals, but not in birds.  Our literature search also shows that responses to mast‐seeding are more taxonomically and ecologically diverse than past reviews have recognized.","container-title":"Oikos","DOI":"10.1111/oik.03012","ISSN":"0030-1299, 1600-0706","issue":"3","journalAbbreviation":"Oikos","language":"en","page":"300-307","source":"DOI.org (Crossref)","title":"How do vertebrates respond to mast seeding?","volume":"125","author":[{"family":"Bogdziewicz","given":"Michał"},{"family":"Zwolak","given":"Rafał"},{"family":"Crone","given":"Elizabeth E."}],"issued":{"date-parts":[["2016",3]]}}},{"id":2988,"uris":["http://zotero.org/groups/5634119/items/VDENFAUA"],"itemData":{"id":2988,"type":"article-journal","abstract":"Abstract\n            \n              Background\n              \n                The incidence of Lyme borreliosis and other tick-borne diseases is increasing in Europe and North America. There is currently much interest in identifying the ecological factors that determine the density of infected ticks as this variable determines the risk of Lyme borreliosis to vertebrate hosts, including humans. Lyme borreliosis is caused by the bacterium\n                Borrelia burgdorferi\n                sensu lato (s.l.) and in western Europe, the hard tick\n                Ixodes ricinus\n                is the most important vector.\n              \n            \n            \n              Methods\n              \n                Over a 15-year period (2004–2018), we monitored the monthly abundance of\n                I. ricinus\n                ticks (nymphs and adults) and their\n                B. burgdorferi\n                s.l. infection status at four different elevations on a mountain in western Switzerland. We collected climate variables in the field and from nearby weather stations. We obtained data on beech tree seed production (masting) from the literature, as the abundance of\n                Ixodes\n                nymphs can increase dramatically 2 years after a masting event. We used generalized linear mixed effects models and AIC-based model selection to identify the ecological factors that influence inter-annual variation in the nymphal infection prevalence (NIP) and the density of infected nymphs (DIN).\n              \n            \n            \n              Results\n              \n                We found that the NIP decreased by 78% over the study period. Inter-annual variation in the NIP was explained by the mean precipitation in the present year, and the duration that the DNA extraction was stored in the freezer prior to pathogen detection. The DIN decreased over the study period at all four elevation sites, and the decrease was significant at the top elevation. Inter-annual variation in the DIN was best explained by elevation site, year, beech tree masting index 2 years prior and the mean relative humidity in the present year. This is the first study in Europe to demonstrate that seed production by deciduous trees influences the density of nymphs infected with\n                B. burgdorferi\n                s.l. and hence the risk of Lyme borreliosis.\n              \n            \n            \n              Conclusions\n              Public health officials in Europe should be aware that masting by deciduous trees is an important predictor of the risk of Lyme borreliosis.\n            \n            \n              Graphical Abstract","container-title":"Parasites &amp; Vectors","DOI":"10.1186/s13071-021-04646-0","ISSN":"1756-3305","issue":"1","journalAbbreviation":"Parasites Vectors","language":"en","page":"168","source":"DOI.org (Crossref)","title":"Masting by beech trees predicts the risk of Lyme disease","volume":"14","author":[{"family":"Bregnard","given":"Cindy"},{"family":"Rais","given":"Olivier"},{"family":"Voordouw","given":"Maarten Jeroen"}],"issued":{"date-parts":[["2021",3,20]]}}},{"id":2990,"uris":["http://zotero.org/groups/5634119/items/EW2YI756"],"itemData":{"id":2990,"type":"article-journal","container-title":"Trends in Ecology &amp; Evolution","DOI":"10.1016/S0169-5347(00)01862-0","ISSN":"01695347","issue":"6","journalAbbreviation":"Trends in Ecology &amp; Evolution","language":"en","license":"https://www.elsevier.com/tdm/userlicense/1.0/","page":"232-237","source":"DOI.org (Crossref)","title":"Pulsed resources and community dynamics of consumers in terrestrial ecosystems","volume":"15","author":[{"family":"Ostfeld","given":"Richard S."},{"family":"Keesing","given":"Felicia"}],"issued":{"date-parts":[["2000",6]]}}}],"schema":"https://github.com/citation-style-language/schema/raw/master/csl-citation.json"} </w:instrText>
      </w:r>
      <w:r w:rsidR="00A53FB8">
        <w:fldChar w:fldCharType="separate"/>
      </w:r>
      <w:r w:rsidR="00A53FB8">
        <w:rPr>
          <w:noProof/>
        </w:rPr>
        <w:t>(Bogdziewicz et al., 2016; Bregnard et al., 2021; Ostfeld &amp; Keesing, 2000)</w:t>
      </w:r>
      <w:r w:rsidR="00A53FB8">
        <w:fldChar w:fldCharType="end"/>
      </w:r>
      <w:r w:rsidR="00A53FB8">
        <w:t xml:space="preserve">) and for being able to predict the interaction strength and direction of seed dispersal interactions. </w:t>
      </w:r>
      <w:r w:rsidR="0003459F">
        <w:t xml:space="preserve">For pinyon jays, understanding the temporal signal of their relationship with pinyon cones is an important conservation priority. While we did not observe a predictive or anticipatory response (H1, Figure 2) of pinyon jay to pinyon seed production (postulated in Ligon, 1978), we did find that masting years in pinyon pine continue to influence jay population dynamics for at least three years (Figure 3). We expect that these lagged responses are due to multiple mechanisms. The dominant mechanism aligns with the expectation that </w:t>
      </w:r>
      <w:proofErr w:type="spellStart"/>
      <w:r w:rsidR="0003459F">
        <w:t>birds</w:t>
      </w:r>
      <w:proofErr w:type="spellEnd"/>
      <w:r w:rsidR="0003459F">
        <w:t xml:space="preserve"> nest in the spring near cache sites from the previous fall </w:t>
      </w:r>
      <w:r w:rsidR="0003459F">
        <w:fldChar w:fldCharType="begin"/>
      </w:r>
      <w:r w:rsidR="0003459F">
        <w:instrText xml:space="preserve"> ADDIN ZOTERO_ITEM CSL_CITATION {"citationID":"qX3Ix4dt","properties":{"formattedCitation":"(Stotz &amp; Balda, 1995)","plainCitation":"(Stotz &amp; Balda, 1995)","noteIndex":0},"citationItems":[{"id":2860,"uris":["http://zotero.org/groups/5634119/items/MRSH59Y5"],"itemData":{"id":2860,"type":"article-journal","container-title":"The Southwestern Naturalist","issue":"2","page":"180-184","title":"Cache and recovery behavior of wild pinyon jays in northern Arizona","volume":"40","author":[{"family":"Stotz","given":"Nancy G."},{"family":"Balda","given":"Russell P."}],"issued":{"date-parts":[["1995"]]}}}],"schema":"https://github.com/citation-style-language/schema/raw/master/csl-citation.json"} </w:instrText>
      </w:r>
      <w:r w:rsidR="0003459F">
        <w:fldChar w:fldCharType="separate"/>
      </w:r>
      <w:r w:rsidR="0003459F" w:rsidRPr="10F02EB4">
        <w:rPr>
          <w:noProof/>
        </w:rPr>
        <w:t>(Stotz &amp; Balda, 1995)</w:t>
      </w:r>
      <w:r w:rsidR="0003459F">
        <w:fldChar w:fldCharType="end"/>
      </w:r>
      <w:r w:rsidR="0003459F">
        <w:t xml:space="preserve">. The second, but weaker, mechanism likely reflects a delayed population response whereby jays lay an abundance of eggs in the spring following a masting year (high seed availability in the fall), and the associated fledglings mature into the breeding population about 1.5-2 years after fledging </w:t>
      </w:r>
      <w:r w:rsidR="0003459F">
        <w:fldChar w:fldCharType="begin"/>
      </w:r>
      <w:r w:rsidR="0003459F">
        <w:instrText xml:space="preserve"> ADDIN ZOTERO_ITEM CSL_CITATION {"citationID":"QBZapt7l","properties":{"formattedCitation":"(Marzluff &amp; Balda, 1988)","plainCitation":"(Marzluff &amp; Balda, 1988)","noteIndex":0},"citationItems":[{"id":2861,"uris":["http://zotero.org/groups/5634119/items/CQUD9PTD"],"itemData":{"id":2861,"type":"article-journal","container-title":"The Auk","DOI":"10.2307/4087492","ISSN":"0004-8038, 1938-4254","issue":"2","note":"publisher: Oxford University Press (OUP)","page":"286-295","source":"Crossref","title":"The Advantages of, and Constraints Forcing, Mate Fidelity in Pinyon Jays","volume":"105","author":[{"family":"Marzluff","given":"John M."},{"family":"Balda","given":"Russell P."}],"issued":{"date-parts":[["1988",4]]}}}],"schema":"https://github.com/citation-style-language/schema/raw/master/csl-citation.json"} </w:instrText>
      </w:r>
      <w:r w:rsidR="0003459F">
        <w:fldChar w:fldCharType="separate"/>
      </w:r>
      <w:r w:rsidR="0003459F">
        <w:rPr>
          <w:noProof/>
        </w:rPr>
        <w:t>(Marzluff &amp; Balda, 1988)</w:t>
      </w:r>
      <w:r w:rsidR="0003459F">
        <w:fldChar w:fldCharType="end"/>
      </w:r>
      <w:r w:rsidR="0003459F">
        <w:t xml:space="preserve">.  Importantly, we saw evidence that high seed years have a prolonged benefit for population abundance, rather than populations stabilizing or crashing following high seed years </w:t>
      </w:r>
      <w:r w:rsidR="0003459F">
        <w:fldChar w:fldCharType="begin"/>
      </w:r>
      <w:r w:rsidR="00DC33CD">
        <w:instrText xml:space="preserve"> ADDIN ZOTERO_ITEM CSL_CITATION {"citationID":"DrpRt8ON","properties":{"formattedCitation":"(Lira et al., 2019; Selonen et al., 2015)","plainCitation":"(Lira et al., 2019; Selonen et al., 2015)","noteIndex":0},"citationItems":[{"id":2905,"uris":["http://zotero.org/groups/5634119/items/LQCLSCWM"],"itemData":{"id":2905,"type":"article-journal","container-title":"Current Landscape Ecology Reports","DOI":"10.1007/s40823-019-00040-w","ISSN":"2364-494X","issue":"3","journalAbbreviation":"Curr Landscape Ecol Rep","language":"en","license":"http://www.springer.com/tdm","note":"publisher: Springer Science and Business Media LLC","page":"70-82","source":"Crossref","title":"Temporal Lag in Ecological Responses to Landscape Change: Where Are We Now?","title-short":"Temporal Lag in Ecological Responses to Landscape Change","volume":"4","author":[{"family":"Lira","given":"Paula Koeler"},{"family":"De Souza Leite","given":"Melina"},{"family":"Metzger","given":"Jean Paul"}],"issued":{"date-parts":[["2019",9]]}}},{"id":3040,"uris":["http://zotero.org/users/6391447/items/59M8T9YE"],"itemData":{"id":3040,"type":"article-journal","container-title":"Oecologia","DOI":"10.1007/s00442-014-3148-7","ISSN":"0029-8549, 1432-1939","issue":"2","journalAbbreviation":"Oecologia","language":"en","page":"401-411","source":"DOI.org (Crossref)","title":"Immediate or lagged responses of a red squirrel population to pulsed resources","volume":"177","author":[{"family":"Selonen","given":"Vesa"},{"family":"Varjonen","given":"Rauno"},{"family":"Korpimäki","given":"Erkki"}],"issued":{"date-parts":[["2015",2]]}}}],"schema":"https://github.com/citation-style-language/schema/raw/master/csl-citation.json"} </w:instrText>
      </w:r>
      <w:r w:rsidR="0003459F">
        <w:fldChar w:fldCharType="separate"/>
      </w:r>
      <w:r w:rsidR="00DC33CD">
        <w:rPr>
          <w:noProof/>
        </w:rPr>
        <w:t>(Lira et al., 2019; Selonen et al., 2015)</w:t>
      </w:r>
      <w:r w:rsidR="0003459F">
        <w:fldChar w:fldCharType="end"/>
      </w:r>
      <w:r w:rsidR="0003459F">
        <w:t>.</w:t>
      </w:r>
      <w:r w:rsidR="00DC33CD">
        <w:t xml:space="preserve"> This prolonged population response could be used in developing </w:t>
      </w:r>
      <w:r w:rsidR="00DC33CD">
        <w:t xml:space="preserve">an </w:t>
      </w:r>
      <w:r w:rsidR="00DC33CD" w:rsidRPr="00B07713">
        <w:t xml:space="preserve">evidence-based moving window with which to evaluate population trends (e.g., </w:t>
      </w:r>
      <w:r w:rsidR="00DC33CD" w:rsidRPr="00B07713">
        <w:fldChar w:fldCharType="begin"/>
      </w:r>
      <w:r w:rsidR="00DC33CD" w:rsidRPr="00B07713">
        <w:instrText xml:space="preserve"> ADDIN ZOTERO_ITEM CSL_CITATION {"citationID":"yCz5AUdZ","properties":{"formattedCitation":"(Rouyer et al., 2011)","plainCitation":"(Rouyer et al., 2011)","noteIndex":0},"citationItems":[{"id":2834,"uris":["http://zotero.org/groups/5634119/items/85DQKW3A"],"itemData":{"id":2834,"type":"article-journal","abstract":"AbstractAccumulating evidence shows that environmental fluctuations and exploitation jointly affect marine fish populations, and understanding their interaction is a key issue for fisheries ecology. In particular, it has been proposed that age truncation induced by fisheries exploitation may increase the population's sensitivity to climate. In this study, we use unique long‐term abundance data for the Northeast Arctic stock of cod (Gadus morhua) and the Norwegian Spring‐Spawning stock of herring (Clupea harengus), which we analyze using techniques based on age‐structured population matrices. After identifying time periods with different age distributions in the spawning stock, we use linear models to quantify the relative effect of exploitation and temperature on the population growth rates. For the two populations, age truncation was found to be associated with an increasing importance of temperature and a relatively decreasing importance of exploitation, while the population growth rate became increasingly sensitive to recruitment variations. The results suggested that the removal of older age classes reduced the buffering capacity of the population, thereby making the population growth rate more dependent on recruitment than adult survival and increasing the effect of environmental fluctuations. Age structure appeared as a key characteristic that can affect the response of fish stocks to climate variations and its consequences may be of key importance for conservation and management.","container-title":"Global Change Biology","DOI":"10.1111/j.1365-2486.2011.02443.x","ISSN":"1354-1013, 1365-2486","issue":"10","language":"en","license":"http://onlinelibrary.wiley.com/termsAndConditions#vor","note":"publisher: Wiley","page":"3046-3057","source":"Crossref","title":"Shifting dynamic forces in fish stock fluctuations triggered by age truncation?","volume":"17","author":[{"family":"Rouyer","given":"Tristan"},{"family":"Ottersen","given":"Geir"},{"family":"Durant","given":"Joël M."},{"family":"Hidalgo","given":"Manuel"},{"family":"Hjermann","given":"Dag Ø."},{"family":"Persson","given":"Jonas"},{"family":"Stige","given":"Leif Chr."},{"family":"Stenseth","given":"Nils Chr."}],"issued":{"date-parts":[["2011",10]]}}}],"schema":"https://github.com/citation-style-language/schema/raw/master/csl-citation.json"} </w:instrText>
      </w:r>
      <w:r w:rsidR="00DC33CD" w:rsidRPr="00B07713">
        <w:fldChar w:fldCharType="separate"/>
      </w:r>
      <w:r w:rsidR="00DC33CD" w:rsidRPr="00B07713">
        <w:rPr>
          <w:noProof/>
        </w:rPr>
        <w:t>(Rouyer et al., 2011)</w:t>
      </w:r>
      <w:r w:rsidR="00DC33CD" w:rsidRPr="00B07713">
        <w:fldChar w:fldCharType="end"/>
      </w:r>
      <w:r w:rsidR="00DC33CD" w:rsidRPr="00B07713">
        <w:t>.</w:t>
      </w:r>
    </w:p>
    <w:p w14:paraId="759A2E8B" w14:textId="6509624B" w:rsidR="00503E87" w:rsidRDefault="0003459F" w:rsidP="00E7666B">
      <w:pPr>
        <w:pStyle w:val="BodyText"/>
        <w:spacing w:before="0" w:after="0"/>
        <w:ind w:firstLine="720"/>
      </w:pPr>
      <w:r>
        <w:t xml:space="preserve">For pinyon jay and pinyon pine conservation, understanding pinyon jay reproductive strategies will be key for understanding population bottlenecks. Many species lie along a </w:t>
      </w:r>
      <w:r>
        <w:lastRenderedPageBreak/>
        <w:t xml:space="preserve">“capital-to-income” continuum for reproductive output. “Capital” individuals use resources they have stored up for reproduction; “income” individuals capitalize on concurrent energy intake </w:t>
      </w:r>
      <w:r>
        <w:fldChar w:fldCharType="begin"/>
      </w:r>
      <w:r>
        <w:instrText xml:space="preserve"> ADDIN ZOTERO_ITEM CSL_CITATION {"citationID":"NbWbRkQN","properties":{"formattedCitation":"(C. T. Williams et al., 2017)","plainCitation":"(C. T. Williams et al., 2017)","noteIndex":0},"citationItems":[{"id":3042,"uris":["http://zotero.org/users/6391447/items/WLUWN3RY"],"itemData":{"id":3042,"type":"article-journal","abstract":"Tactics of resource use for reproduction are an important feature of life-history strategies. A distinction is made between ‘capital’ breeders, which finance reproduction using stored energy, and ‘income’ breeders, which pay for reproduction using concurrent energy intake. In reality, vertebrates use a continuum of capital-to-income tactics, and, for many species, the allocation of capital towards reproduction is a plastic trait. Here, we review how trophic interactions and the timing of life-history events are influenced by tactics of resource use in birds and mammals. We first examine how plasticity in the allocation of capital towards reproduction is linked to phenological flexibility via interactions between endocrine/neuroendocrine control systems and the sensory circuits that detect changes in endogenous state, and environmental cues. We then describe the ecological drivers of reproductive timing in species that vary in the degree to which they finance reproduction using capital. Capital can be used either as a mechanism to facilitate temporal synchrony between energy supply and demand or as a means of lessening the need for synchrony. Within many species, an individual's ability to cope with environmental change may be more tightly linked to plasticity in resource allocation than to absolute position on the capital-to-income breeder continuum.\n            This article is part of the themed issue ‘Wild clocks: integrating chronobiology and ecology to understand timekeeping in free-living animals’.","container-title":"Philosophical Transactions of the Royal Society B: Biological Sciences","DOI":"10.1098/rstb.2016.0250","ISSN":"0962-8436, 1471-2970","issue":"1734","journalAbbreviation":"Phil. Trans. R. Soc. B","language":"en","page":"20160250","source":"DOI.org (Crossref)","title":"Seasonal reproductive tactics: annual timing and the capital-to-income breeder continuum","title-short":"Seasonal reproductive tactics","volume":"372","author":[{"family":"Williams","given":"Cory T."},{"family":"Klaassen","given":"Marcel"},{"family":"Barnes","given":"Brian M."},{"family":"Buck","given":"C. Loren"},{"family":"Arnold","given":"Walter"},{"family":"Giroud","given":"Sylvain"},{"family":"Vetter","given":"Sebastian G."},{"family":"Ruf","given":"Thomas"}],"issued":{"date-parts":[["2017",11,19]]}}}],"schema":"https://github.com/citation-style-language/schema/raw/master/csl-citation.json"} </w:instrText>
      </w:r>
      <w:r>
        <w:fldChar w:fldCharType="separate"/>
      </w:r>
      <w:r>
        <w:rPr>
          <w:noProof/>
        </w:rPr>
        <w:t>(C. T. Williams et al., 2017)</w:t>
      </w:r>
      <w:r>
        <w:fldChar w:fldCharType="end"/>
      </w:r>
      <w:r>
        <w:t xml:space="preserve">. Within a species, individuals in populations in different patches can occur at different parts of this continuum; for example, populations of wild boars in Europe depend more on past resources in areas with lower frequency of masting seed availability and more on current resources in areas where those resources are more frequently available </w:t>
      </w:r>
      <w:r w:rsidR="00E7666B">
        <w:fldChar w:fldCharType="begin"/>
      </w:r>
      <w:r w:rsidR="00E7666B">
        <w:instrText xml:space="preserve"> ADDIN ZOTERO_ITEM CSL_CITATION {"citationID":"hp7gpLjk","properties":{"formattedCitation":"(Gamelon et al., 2017)","plainCitation":"(Gamelon et al., 2017)","noteIndex":0},"citationItems":[{"id":3044,"uris":["http://zotero.org/users/6391447/items/LRKIMZTG"],"itemData":{"id":3044,"type":"article-journal","container-title":"Oecologia","DOI":"10.1007/s00442-017-3821-8","ISSN":"0029-8549, 1432-1939","issue":"4","journalAbbreviation":"Oecologia","language":"en","page":"1065-1076","source":"DOI.org (Crossref)","title":"Reproductive allocation in pulsed-resource environments: a comparative study in two populations of wild boar","title-short":"Reproductive allocation in pulsed-resource environments","volume":"183","author":[{"family":"Gamelon","given":"Marlène"},{"family":"Focardi","given":"Stefano"},{"family":"Baubet","given":"Eric"},{"family":"Brandt","given":"Serge"},{"family":"Franzetti","given":"Barbara"},{"family":"Ronchi","given":"Francesca"},{"family":"Venner","given":"Samuel"},{"family":"Sæther","given":"Bernt-Erik"},{"family":"Gaillard","given":"Jean-Michel"}],"issued":{"date-parts":[["2017",4]]}}}],"schema":"https://github.com/citation-style-language/schema/raw/master/csl-citation.json"} </w:instrText>
      </w:r>
      <w:r w:rsidR="00E7666B">
        <w:fldChar w:fldCharType="separate"/>
      </w:r>
      <w:r w:rsidR="00E7666B">
        <w:rPr>
          <w:noProof/>
        </w:rPr>
        <w:t>(Gamelon et al., 2017)</w:t>
      </w:r>
      <w:r w:rsidR="00E7666B">
        <w:fldChar w:fldCharType="end"/>
      </w:r>
      <w:r w:rsidR="00E7666B">
        <w:t xml:space="preserve">. The lack of anticipatory responses in pinyon jays suggests that pinyon jays may be “capital” breeders – the frequency and abundance of past pine seeds are crucial for their present and future population trends. Temporal delays such as </w:t>
      </w:r>
      <w:r w:rsidR="00E7666B">
        <w:t xml:space="preserve">these </w:t>
      </w:r>
      <w:r w:rsidR="00E7666B">
        <w:t>are common in trophic interactions</w:t>
      </w:r>
      <w:r w:rsidR="00E7666B">
        <w:t xml:space="preserve"> </w:t>
      </w:r>
      <w:r w:rsidR="00E7666B">
        <w:t xml:space="preserve">though they are often discounted in food web and interaction network models </w:t>
      </w:r>
      <w:r w:rsidR="00E7666B">
        <w:fldChar w:fldCharType="begin"/>
      </w:r>
      <w:r w:rsidR="00E7666B">
        <w:instrText xml:space="preserve"> ADDIN ZOTERO_ITEM CSL_CITATION {"citationID":"wVlDcmr5","properties":{"formattedCitation":"(Yang et al., 2023)","plainCitation":"(Yang et al., 2023)","noteIndex":0},"citationItems":[{"id":2992,"uris":["http://zotero.org/groups/5634119/items/QAH9W9BL"],"itemData":{"id":2992,"type":"article-journal","abstract":"Abstract\n            What drives the stability, or instability, of complex ecosystems? This question sits at the heart of community ecology and has motivated a large body of theoretical work exploring how community properties shape ecosystem dynamics. However, the overwhelming majority of current theory assumes that species interactions are instantaneous, meaning that changes in the abundance of one species will lead to immediate changes in the abundances of its partners. In practice, time delays in how species respond to one another are widespread across ecological contexts, yet the impact of these delays on ecosystems remains unclear. Here we derive a new body of theory to comprehensively study the impact of time delays on ecological stability. We find that time delays are important for ecosystem stability. Large delays are typically destabilizing but, surprisingly, short delays can substantially increase community stability. Moreover, in stark contrast to delay-free systems, delays dictate that communities with more abundant species can be less stable than ones with less abundant species. Finally, we show that delays fundamentally shift how species interactions impact ecosystem stability, with communities of mixed interaction types becoming the most stable class of ecosystem. Our work demonstrates that time delays can be critical for the stability of complex ecosystems.","container-title":"Nature Ecology &amp; Evolution","DOI":"10.1038/s41559-023-02158-x","ISSN":"2397-334X","issue":"10","journalAbbreviation":"Nat Ecol Evol","language":"en","page":"1610-1619","source":"DOI.org (Crossref)","title":"Time delays modulate the stability of complex ecosystems","volume":"7","author":[{"family":"Yang","given":"Yuguang"},{"family":"Foster","given":"Kevin R."},{"family":"Coyte","given":"Katharine Z."},{"family":"Li","given":"Aming"}],"issued":{"date-parts":[["2023",8,17]]}}}],"schema":"https://github.com/citation-style-language/schema/raw/master/csl-citation.json"} </w:instrText>
      </w:r>
      <w:r w:rsidR="00E7666B">
        <w:fldChar w:fldCharType="separate"/>
      </w:r>
      <w:r w:rsidR="00E7666B">
        <w:rPr>
          <w:noProof/>
        </w:rPr>
        <w:t>(Yang et al., 2023)</w:t>
      </w:r>
      <w:r w:rsidR="00E7666B">
        <w:fldChar w:fldCharType="end"/>
      </w:r>
      <w:r w:rsidR="00E7666B">
        <w:t xml:space="preserve">. In any system, understanding these delayed responses and their mechanisms will aid in building better predictive models of species interactions </w:t>
      </w:r>
      <w:r w:rsidR="00E7666B">
        <w:fldChar w:fldCharType="begin"/>
      </w:r>
      <w:r w:rsidR="00E7666B">
        <w:instrText xml:space="preserve"> ADDIN ZOTERO_ITEM CSL_CITATION {"citationID":"1kLkKsy9","properties":{"formattedCitation":"(Poisot et al., 2015)","plainCitation":"(Poisot et al., 2015)","noteIndex":0},"citationItems":[{"id":2996,"uris":["http://zotero.org/groups/5634119/items/98XVULPE"],"itemData":{"id":2996,"type":"article-journal","abstract":"Community ecology is tasked with the considerable challenge of predicting the structure, and properties, of emerging ecosystems. It requires the ability to understand how and why species interact, as this will allow the development of mechanism‐based predictive models, and as such to better characterize how ecological mechanisms act locally on the existence of inter‐specific interactions. Here we argue that the current conceptualization of species interaction networks is ill‐suited for this task. Instead, we propose that future research must start to account for the intrinsic variability of species interactions, then scale up from here onto complex networks. This can be accomplished simply by recognizing that there exists intra‐specific variability, in traits or properties related to the establishment of species interactions. By shifting the scale towards population‐based processes, we show that this new approach will improve our predictive ability and mechanistic understanding of how species interact over large spatial or temporal scales.\n            \n              \n                \n                  Synthesis\n                \n                Although species interactions are the backbone of ecological communities, we have little insights on how (and why) they vary through space and time. In this article, we build on existing empirical literature to show that the same species may happen to interact in different ways when their local abundances vary, their trait distribution changes, or when the environment affects either of these factors. We discuss how these findings can be integrated in existing frameworks for the analysis and simulation of species interactions.","container-title":"Oikos","DOI":"10.1111/oik.01719","ISSN":"0030-1299, 1600-0706","issue":"3","journalAbbreviation":"Oikos","language":"en","page":"243-251","source":"DOI.org (Crossref)","title":"Beyond species: why ecological interaction networks vary through space and time","title-short":"Beyond species","volume":"124","author":[{"family":"Poisot","given":"Timothée"},{"family":"Stouffer","given":"Daniel B."},{"family":"Gravel","given":"Dominique"}],"issued":{"date-parts":[["2015",3]]}}}],"schema":"https://github.com/citation-style-language/schema/raw/master/csl-citation.json"} </w:instrText>
      </w:r>
      <w:r w:rsidR="00E7666B">
        <w:fldChar w:fldCharType="separate"/>
      </w:r>
      <w:r w:rsidR="00E7666B">
        <w:rPr>
          <w:noProof/>
        </w:rPr>
        <w:t>(Poisot et al., 2015)</w:t>
      </w:r>
      <w:r w:rsidR="00E7666B">
        <w:fldChar w:fldCharType="end"/>
      </w:r>
      <w:r w:rsidR="00E7666B">
        <w:t xml:space="preserve">. Delayed effects may be particularly important in systems with resource pulses (like masting), since they can link observed population fluctuations to otherwise cryptic causal mechanisms that occurred at earlier time periods </w:t>
      </w:r>
      <w:r w:rsidR="00E7666B">
        <w:fldChar w:fldCharType="begin"/>
      </w:r>
      <w:r w:rsidR="00E7666B">
        <w:instrText xml:space="preserve"> ADDIN ZOTERO_ITEM CSL_CITATION {"citationID":"fcHmoNab","properties":{"formattedCitation":"(Clark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rsidR="00E7666B">
        <w:fldChar w:fldCharType="separate"/>
      </w:r>
      <w:r w:rsidR="00E7666B">
        <w:rPr>
          <w:noProof/>
        </w:rPr>
        <w:t>(Clark et al., 2019)</w:t>
      </w:r>
      <w:r w:rsidR="00E7666B">
        <w:fldChar w:fldCharType="end"/>
      </w:r>
      <w:r w:rsidR="00E7666B">
        <w:t>.</w:t>
      </w:r>
    </w:p>
    <w:p w14:paraId="56A85893" w14:textId="54685628" w:rsidR="00287C85" w:rsidRPr="000C1F3C" w:rsidRDefault="00287C85" w:rsidP="000C1F3C">
      <w:pPr>
        <w:pStyle w:val="BodyText"/>
        <w:rPr>
          <w:i/>
          <w:iCs/>
        </w:rPr>
      </w:pPr>
      <w:r w:rsidRPr="000C1F3C">
        <w:rPr>
          <w:i/>
          <w:iCs/>
        </w:rPr>
        <w:t>4.2 Habitat and climate shape the relationship between jays and pinyon seeds</w:t>
      </w:r>
    </w:p>
    <w:p w14:paraId="400146C5" w14:textId="73287D7C" w:rsidR="00A065AD" w:rsidRDefault="00E71E3F" w:rsidP="000C1F3C">
      <w:pPr>
        <w:pStyle w:val="BodyText"/>
        <w:spacing w:before="0" w:after="0"/>
        <w:ind w:firstLine="720"/>
      </w:pPr>
      <w:r>
        <w:t>Understanding the context dependenc</w:t>
      </w:r>
      <w:r w:rsidR="00287C85">
        <w:t>y</w:t>
      </w:r>
      <w:r>
        <w:t xml:space="preserve"> of species interactions </w:t>
      </w:r>
      <w:r w:rsidR="00287C85">
        <w:t xml:space="preserve">is important for </w:t>
      </w:r>
      <w:r>
        <w:t>predict</w:t>
      </w:r>
      <w:r w:rsidR="00287C85">
        <w:t>ing</w:t>
      </w:r>
      <w:r>
        <w:t xml:space="preserve"> current and future ecosystem states given ongoing anthropogenic changes </w:t>
      </w:r>
      <w:r>
        <w:fldChar w:fldCharType="begin"/>
      </w:r>
      <w:r>
        <w:instrText xml:space="preserve"> ADDIN ZOTERO_ITEM CSL_CITATION {"citationID":"CiZM8YcL","properties":{"formattedCitation":"(Liu &amp; Gaines, 2022; Polazzo et al., 2022)","plainCitation":"(Liu &amp; Gaines, 2022; Polazzo et al., 2022)","noteIndex":0},"citationItems":[{"id":2994,"uris":["http://zotero.org/groups/5634119/items/U3VNYJAY"],"itemData":{"id":2994,"type":"article-journal","abstract":"Significance\n            Multiple anthropogenic disturbances affect the structure and functioning of communities. Recent evidence highlighted that, after pulse disturbance, the functioning a community performs may be recovered fast due to functional redundancy, whereas community multivariate composition needs a longer time. Yet, the mechanisms that drive the different community recovery times have not been quantified empirically. We use quantitative food-web analysis to assess the influence of species interactions on community recovery. We found species-interactions strength to be the main mechanism driving differences between structural and functional recovery. Additionally, we show that interactions between multiple disturbances appear in the long term only when both species-interaction strength and food-web architecture change significantly.\n          , \n            Ecological communities are constantly exposed to multiple natural and anthropogenic disturbances. Multivariate composition (if recovered) has been found to need significantly more time to be regained after pulsed disturbance compared to univariate diversity metrics and functional endpoints. However, the mechanisms driving the different recovery times of communities to single and multiple disturbances remain unexplored. Here, we apply quantitative ecological network analyses to try to elucidate the mechanisms driving long-term community-composition dissimilarity and late-stage disturbance interactions at the community level. For this, we evaluate the effects of two pesticides, nutrient enrichment, and their interactions in outdoor mesocosms containing a complex freshwater community. We found changes in interactions strength to be strongly related to compositional changes and identified postdisturbance interaction-strength rewiring to be responsible for most of the observed compositional changes. Additionally, we found pesticide interactions to be significant in the long term only when both interaction strength and food-web architecture are reshaped by the disturbances. We suggest that quantitative network analysis has the potential to unveil ecological processes that prevent long-term community recovery.","container-title":"Proceedings of the National Academy of Sciences","DOI":"10.1073/pnas.2117364119","ISSN":"0027-8424, 1091-6490","issue":"17","journalAbbreviation":"Proc. Natl. Acad. Sci. U.S.A.","language":"en","page":"e2117364119","source":"DOI.org (Crossref)","title":"Food web rewiring drives long-term compositional differences and late-disturbance interactions at the community level","volume":"119","author":[{"family":"Polazzo","given":"Francesco"},{"family":"Marina","given":"Tomás I."},{"family":"Crettaz-Minaglia","given":"Melina"},{"family":"Rico","given":"Andreu"}],"issued":{"date-parts":[["2022",4,26]]}}},{"id":3001,"uris":["http://zotero.org/groups/5634119/items/LW73UBXP"],"itemData":{"id":3001,"type":"article-journal","abstract":"Ecological interactions are not uniform across time and can vary with environmental conditions. Yet, interactions among species are often measured with short-term controlled experiments whose outcomes can depend greatly on the particular environmental conditions under which they are performed. As an alternative, we use empirical dynamic modeling to estimate species interactions across a wide range of environmental conditions directly from existing long-term monitoring data. In our case study from a southern California kelp forest, we test whether interactions between multiple kelp and sea urchin species can be reliably reconstructed from time-series data and whether those interactions vary predictably in strength and direction across observed fluctuations in temperature, disturbance, and low-frequency oceanographic regimes. We show that environmental context greatly alters the strength and direction of species interactions. In particular, the state of the North Pacific Gyre Oscillation seems to drive the competitive balance between kelp species, asserting bottom-up control on kelp ecosystem dynamics. We show the importance of specifically studying variation in interaction strength, rather than mean interaction outcomes, when trying to understand the dynamics of complex ecosystems. The significant context dependency in species interactions found in this study argues for a greater utilization of long-term data and empirical dynamic modeling in studies of the dynamics of other ecosystems.","container-title":"Proceedings of the National Academy of Sciences","DOI":"10.1073/pnas.2118539119","ISSN":"0027-8424, 1091-6490","issue":"36","journalAbbreviation":"Proc. Natl. Acad. Sci. U.S.A.","language":"en","page":"e2118539119","source":"DOI.org (Crossref)","title":"Environmental context dependency in species interactions","volume":"119","author":[{"family":"Liu","given":"Owen R."},{"family":"Gaines","given":"Steven D."}],"issued":{"date-parts":[["2022",9,6]]}}}],"schema":"https://github.com/citation-style-language/schema/raw/master/csl-citation.json"} </w:instrText>
      </w:r>
      <w:r>
        <w:fldChar w:fldCharType="separate"/>
      </w:r>
      <w:r>
        <w:rPr>
          <w:noProof/>
        </w:rPr>
        <w:t>(Liu &amp; Gaines, 2022; Polazzo et al., 2022)</w:t>
      </w:r>
      <w:r>
        <w:fldChar w:fldCharType="end"/>
      </w:r>
      <w:r>
        <w:t xml:space="preserve">. However, context dependent results are most useful if variation can be explained by consistent patterns or mechanisms </w:t>
      </w:r>
      <w:r>
        <w:fldChar w:fldCharType="begin"/>
      </w:r>
      <w:r>
        <w:instrText xml:space="preserve"> ADDIN ZOTERO_ITEM CSL_CITATION {"citationID":"5uRoylcG","properties":{"formattedCitation":"(Catford et al., 2022)","plainCitation":"(Catford et al., 2022)","noteIndex":0},"citationItems":[{"id":2999,"uris":["http://zotero.org/groups/5634119/items/VT4SLK2C"],"itemData":{"id":2999,"type":"article-journal","container-title":"Trends in Ecology &amp; Evolution","DOI":"10.1016/j.tree.2021.09.007","ISSN":"01695347","issue":"2","journalAbbreviation":"Trends in Ecology &amp; Evolution","language":"en","page":"158-170","source":"DOI.org (Crossref)","title":"Addressing context dependence in ecology","volume":"37","author":[{"family":"Catford","given":"Jane A."},{"family":"Wilson","given":"John R.U."},{"family":"Pyšek","given":"Petr"},{"family":"Hulme","given":"Philip E."},{"family":"Duncan","given":"Richard P."}],"issued":{"date-parts":[["2022",2]]}}}],"schema":"https://github.com/citation-style-language/schema/raw/master/csl-citation.json"} </w:instrText>
      </w:r>
      <w:r>
        <w:fldChar w:fldCharType="separate"/>
      </w:r>
      <w:r>
        <w:rPr>
          <w:noProof/>
        </w:rPr>
        <w:t>(Catford et al., 2022)</w:t>
      </w:r>
      <w:r>
        <w:fldChar w:fldCharType="end"/>
      </w:r>
      <w:r>
        <w:t xml:space="preserve">. We found two predictable patterns in the context </w:t>
      </w:r>
      <w:r w:rsidR="00EC6B0C">
        <w:t xml:space="preserve">dependency </w:t>
      </w:r>
      <w:r>
        <w:t>of the relationship between pinyon jays and pinyon pine seeds</w:t>
      </w:r>
      <w:r w:rsidR="00DC33CD">
        <w:t xml:space="preserve"> that can be built on optimal foraging theory </w:t>
      </w:r>
      <w:r w:rsidR="00DC33CD">
        <w:fldChar w:fldCharType="begin"/>
      </w:r>
      <w:r w:rsidR="00DC33CD">
        <w:instrText xml:space="preserve"> ADDIN ZOTERO_ITEM CSL_CITATION {"citationID":"dRYf0VYf","properties":{"formattedCitation":"(Charnov, 1976; King &amp; Marshall, 2022; Sheppard et al., 2018)","plainCitation":"(Charnov, 1976; King &amp; Marshall, 2022; Sheppard et al., 2018)","noteIndex":0},"citationItems":[{"id":3007,"uris":["http://zotero.org/groups/5634119/items/UCW35IFN"],"itemData":{"id":3007,"type":"article-journal","container-title":"Theoretical Population Biology","DOI":"10.1016/0040-5809(76)90040-X","ISSN":"00405809","issue":"2","journalAbbreviation":"Theoretical Population Biology","language":"en","license":"https://www.elsevier.com/tdm/userlicense/1.0/","page":"129-136","source":"DOI.org (Crossref)","title":"Optimal foraging, the marginal value theorem","volume":"9","author":[{"family":"Charnov","given":"Eric L."}],"issued":{"date-parts":[["1976",4]]}}},{"id":3005,"uris":["http://zotero.org/groups/5634119/items/I67YUCRI"],"itemData":{"id":3005,"type":"article-journal","container-title":"Current Biology","DOI":"10.1016/j.cub.2022.04.072","ISSN":"09609822","issue":"12","journalAbbreviation":"Current Biology","language":"en","page":"R680-R683","source":"DOI.org (Crossref)","title":"Optimal foraging","volume":"32","author":[{"family":"King","given":"Andrew J."},{"family":"Marshall","given":"Harry H."}],"issued":{"date-parts":[["2022",6]]}}},{"id":3008,"uris":["http://zotero.org/groups/5634119/items/WZVA98JM"],"itemData":{"id":3008,"type":"article-journal","abstract":"Abstract\n            \n              Individual foraging specialisation has important ecological implications, but its causes in group‐living species are unclear. One of the major consequences of group living is increased intragroup competition for resources. Foraging theory predicts that with increased competition, individuals should add new prey items to their diet, widening their foraging niche (‘optimal foraging hypothesis’). However, classic competition theory suggests the opposite: that increased competition leads to niche partitioning and greater individual foraging specialisation (‘niche partitioning hypothesis’). We tested these opposing predictions in wild, group‐living banded mongooses (\n              Mungos mungo\n              ), using stable isotope analysis of banded mongoose whiskers to quantify individual and group foraging niche. Individual foraging niche size declined with increasing group size, despite all groups having a similar overall niche size. Our findings support the prediction that competition promotes niche partitioning within social groups and suggest that individual foraging specialisation may play an important role in the formation of stable social groupings.","container-title":"Ecology Letters","DOI":"10.1111/ele.12933","ISSN":"1461-023X, 1461-0248","issue":"5","journalAbbreviation":"Ecology Letters","language":"en","page":"665-673","source":"DOI.org (Crossref)","title":"Intragroup competition predicts individual foraging specialisation in a group‐living mammal","volume":"21","author":[{"family":"Sheppard","given":"Catherine E."},{"family":"Inger","given":"Richard"},{"family":"McDonald","given":"Robbie A."},{"family":"Barker","given":"Sam"},{"family":"Jackson","given":"Andrew L."},{"family":"Thompson","given":"Faye J."},{"family":"Vitikainen","given":"Emma I. K."},{"family":"Cant","given":"Michael A."},{"family":"Marshall","given":"Harry H."}],"editor":[{"family":"Bourke","given":"Andrew"}],"issued":{"date-parts":[["2018",5]]}}}],"schema":"https://github.com/citation-style-language/schema/raw/master/csl-citation.json"} </w:instrText>
      </w:r>
      <w:r w:rsidR="00DC33CD">
        <w:fldChar w:fldCharType="separate"/>
      </w:r>
      <w:r w:rsidR="00DC33CD">
        <w:rPr>
          <w:noProof/>
        </w:rPr>
        <w:t>(Charnov, 1976; King &amp; Marshall, 2022; Sheppard et al., 2018)</w:t>
      </w:r>
      <w:r w:rsidR="00DC33CD">
        <w:fldChar w:fldCharType="end"/>
      </w:r>
      <w:r w:rsidR="00DC33CD">
        <w:t>.</w:t>
      </w:r>
      <w:r>
        <w:t xml:space="preserve"> First, jays rely more </w:t>
      </w:r>
      <w:r w:rsidR="00EC6B0C">
        <w:t xml:space="preserve">heavily </w:t>
      </w:r>
      <w:r>
        <w:t xml:space="preserve">on cones following climatic conditions that may be </w:t>
      </w:r>
      <w:r>
        <w:lastRenderedPageBreak/>
        <w:t>unfavorable for reproduction and population growth</w:t>
      </w:r>
      <w:r w:rsidR="00EC6B0C">
        <w:t xml:space="preserve">, as indicted by the influence of </w:t>
      </w:r>
      <w:r>
        <w:t>lagged temperature and precipitation</w:t>
      </w:r>
      <w:r w:rsidR="00EC6B0C">
        <w:t xml:space="preserve"> conditions (</w:t>
      </w:r>
      <w:r>
        <w:t xml:space="preserve">Figure </w:t>
      </w:r>
      <w:r w:rsidR="00840051">
        <w:t>5</w:t>
      </w:r>
      <w:r>
        <w:t>a</w:t>
      </w:r>
      <w:r w:rsidR="00EC6B0C">
        <w:t>, 5</w:t>
      </w:r>
      <w:r>
        <w:t>b</w:t>
      </w:r>
      <w:r w:rsidR="00EC6B0C">
        <w:t>)</w:t>
      </w:r>
      <w:r>
        <w:t xml:space="preserve"> </w:t>
      </w:r>
      <w:r>
        <w:fldChar w:fldCharType="begin"/>
      </w:r>
      <w:r w:rsidR="001C5D82">
        <w:instrText xml:space="preserve"> ADDIN ZOTERO_ITEM CSL_CITATION {"citationID":"wCJt3ADZ","properties":{"formattedCitation":"(Ligon, 1978; Marzluff, 1988)","plainCitation":"(Ligon, 1978; Marzluff, 1988)","noteIndex":0},"citationItems":[{"id":2753,"uris":["http://zotero.org/groups/5634119/items/4RGGXF3K"],"itemData":{"id":2753,"type":"article-journal","abstract":"Pinon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David"}],"issued":{"date-parts":[["1978",3]]}}},{"id":2862,"uris":["http://zotero.org/groups/5634119/items/PYGWLTH3"],"itemData":{"id":2862,"type":"article-journal","container-title":"Animal Behaviour","DOI":"10.1016/s0003-3472(88)80244-6","ISSN":"0003-3472","issue":"1","language":"en","license":"https://www.elsevier.com/tdm/userlicense/1.0/","note":"publisher: Elsevier BV","page":"1-10","source":"Crossref","title":"Do pinyon jays alter nest placement based on prior experience?","volume":"36","author":[{"family":"Marzluff","given":"John M."}],"issued":{"date-parts":[["1988",2]]}}}],"schema":"https://github.com/citation-style-language/schema/raw/master/csl-citation.json"} </w:instrText>
      </w:r>
      <w:r>
        <w:fldChar w:fldCharType="separate"/>
      </w:r>
      <w:r w:rsidR="001C5D82">
        <w:rPr>
          <w:noProof/>
        </w:rPr>
        <w:t>(Ligon, 1978; Marzluff, 1988)</w:t>
      </w:r>
      <w:r>
        <w:fldChar w:fldCharType="end"/>
      </w:r>
      <w:r>
        <w:t xml:space="preserve">. Second, jays </w:t>
      </w:r>
      <w:r w:rsidR="00EC6B0C">
        <w:t xml:space="preserve">are less reliant </w:t>
      </w:r>
      <w:r>
        <w:t>on cones in areas with more favorable habitat</w:t>
      </w:r>
      <w:r w:rsidR="00EC6B0C">
        <w:t xml:space="preserve">, such as characterized by </w:t>
      </w:r>
      <w:r>
        <w:t xml:space="preserve">higher pinyon pine basal area and </w:t>
      </w:r>
      <w:r w:rsidR="00EC6B0C">
        <w:t xml:space="preserve">greater </w:t>
      </w:r>
      <w:r>
        <w:t xml:space="preserve">North American Monsoon </w:t>
      </w:r>
      <w:r w:rsidR="00EC6B0C">
        <w:t xml:space="preserve">(NAM) </w:t>
      </w:r>
      <w:r>
        <w:t>influence</w:t>
      </w:r>
      <w:r w:rsidR="00EC6B0C">
        <w:t xml:space="preserve"> (</w:t>
      </w:r>
      <w:r>
        <w:t xml:space="preserve">Figure </w:t>
      </w:r>
      <w:r w:rsidR="00840051">
        <w:t>5</w:t>
      </w:r>
      <w:r w:rsidR="00EC6B0C">
        <w:t>c, 5</w:t>
      </w:r>
      <w:r>
        <w:t>d</w:t>
      </w:r>
      <w:r w:rsidR="00EC6B0C">
        <w:t xml:space="preserve">) </w:t>
      </w:r>
      <w:r>
        <w:fldChar w:fldCharType="begin"/>
      </w:r>
      <w:r>
        <w:instrText xml:space="preserve"> ADDIN ZOTERO_ITEM CSL_CITATION {"citationID":"RlgxL6Qz","properties":{"formattedCitation":"(Boone et al., 2018; Johnson et al., 2016; Ligon, 1978; Neilson &amp; Wullstein, 1983; Van Lanen et al., 2023)","plainCitation":"(Boone et al., 2018; Johnson et al., 2016; Ligon, 1978; Neilson &amp; Wullstein, 1983; Van Lanen et al., 2023)","noteIndex":0},"citationItems":[{"id":2748,"uris":["http://zotero.org/groups/5634119/items/YTCPHGE5"],"itemData":{"id":2748,"type":"chapter","abstract":"The Pinyon Jay (Gymnorhinus cyanocephalus) is closely associated with piñon–juniper woodlands in the Intermountain West and Southwest regions of the United States. It is of conservation concern, given it is one of the landbirds declining the fastest and most persistently in these regions, at an average rate of –3.6% from 1968 to 2015, according to the Breeding Bird Survey. Despite the population’s falling by &gt;50% over this period, the Pinyon Jay has not been widely studied, and little is known about the factors responsible for its diminishing numbers. Although the Pinyon Jay’s rate of decline exceeds that of the Greater SageGrouse (Centrocercus urophasianus)—a species targeted for significant conservation efforts—no comprehensive effort designed to benefit this jay has been implemented. Current management in Great Basin piñon–juniper woodlands includes removal of trees to create or protect shrublands for the benefit of sage-grouse and other sagebrush-associated wildlife, and southwestern piñon–juniper woodlands are being thinned for fuels reduction or management of other wildlife. The effect of these treatments on the Pinyon Jay and other piñon–juniper birds, however, has been little studied. Thus further research is needed to clarify the causes of the jay’s decline, develop habitat models for this and other piñon–juniper species, and devise approaches for management of piñon–juniper woodland that balance the interests of the Pinyon Jay and other species of concern, including the Greater Sage-Grouse.","container-title":"Trends and Traditions: Avifaunal Change in Western North America","ISBN":"978-0-9790585-3-0","note":"DOI: 10.21199/SWB3.10","page":"190-197","publisher":"Western Field Ornithologists","source":"DOI.org (Crossref)","title":"Long-term declines in the Pinyon Jay and management implications for piñon–juniper woodlands","URL":"https://westernfieldornithologists.org/docs/2020/Avifaunal_Change/Boone/Boone-Avifaunal_Change.pdf","container-author":[{"family":"Shuford","given":"W. David"},{"family":"Gill","given":"Robert E."},{"family":"Handel","given":"Colleen M."}],"author":[{"family":"Boone","given":"John D."},{"family":"Ammon","given":"Elisabeth"},{"family":"Johnson","given":"Kristine"}],"accessed":{"date-parts":[["2024",10,10]]},"issued":{"date-parts":[["2018",9,1]]}}},{"id":2903,"uris":["http://zotero.org/groups/5634119/items/XYDLLE9X"],"itemData":{"id":2903,"type":"article-journal","container-title":"Avian Conservation and Ecology","DOI":"10.5751/ace-00890-110206","ISSN":"1712-6568","issue":"2","journalAbbreviation":"ACE","language":"en","note":"publisher: Resilience Alliance, Inc.","source":"Crossref","title":"Home range- and colony-scale habitat models for Pinyon Jays in piñon-juniper woodlands of New Mexico, USA","URL":"http://www.ace-eco.org/vol11/iss2/art6/","volume":"11","author":[{"family":"Johnson","given":"Kristine"},{"family":"Neville","given":"Teri B."},{"family":"Smith","given":"Jacqueline W."},{"family":"Horner","given":"Mark W."}],"accessed":{"date-parts":[["2025",7,16]]},"issued":{"date-parts":[["2016"]]}}},{"id":2753,"uris":["http://zotero.org/groups/5634119/items/4RGGXF3K"],"itemData":{"id":2753,"type":"article-journal","abstract":"Pinon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David"}],"issued":{"date-parts":[["1978",3]]}}},{"id":2767,"uris":["http://zotero.org/groups/5634119/items/SFTJSXEN"],"itemData":{"id":2767,"type":"article-journal","container-title":"Biological Conservation","DOI":"10.1016/j.biocon.2023.109959","ISSN":"00063207","journalAbbreviation":"Biological Conservation","language":"en","page":"109959","source":"DOI.org (Crossref)","title":"A hidden cost of single species management: Habitat-relationships reveal potential negative effects of conifer removal on a non-target species","title-short":"A hidden cost of single species management","volume":"280","author":[{"family":"Van Lanen","given":"Nicholas J."},{"family":"Monroe","given":"Adrian P."},{"family":"Aldridge","given":"Cameron L."}],"issued":{"date-parts":[["2023",4]]}}},{"id":3003,"uris":["http://zotero.org/users/6391447/items/7P8TEDBC"],"itemData":{"id":3003,"type":"article-journal","container-title":"Journal of Biogeography","DOI":"10.2307/2844738","ISSN":"03050270","issue":"4","journalAbbreviation":"Journal of Biogeography","page":"275","source":"DOI.org (Crossref)","title":"Biogeography of Two Southwest American Oaks in Relation to Atmospheric Dynamics","volume":"10","author":[{"family":"Neilson","given":"R. P."},{"family":"Wullstein","given":"L. H."}],"issued":{"date-parts":[["1983",7]]}}}],"schema":"https://github.com/citation-style-language/schema/raw/master/csl-citation.json"} </w:instrText>
      </w:r>
      <w:r>
        <w:fldChar w:fldCharType="separate"/>
      </w:r>
      <w:r>
        <w:rPr>
          <w:noProof/>
        </w:rPr>
        <w:t>(Boone et al., 2018; Johnson et al., 2016; Ligon, 1978; Neilson &amp; Wullstein, 1983; Van Lanen et al., 2023)</w:t>
      </w:r>
      <w:r>
        <w:fldChar w:fldCharType="end"/>
      </w:r>
      <w:r>
        <w:t xml:space="preserve">. These patterns have implications for understanding the seed dispersal interaction between these two species and when it might change in direction or magnitude </w:t>
      </w:r>
      <w:r>
        <w:fldChar w:fldCharType="begin"/>
      </w:r>
      <w:r>
        <w:instrText xml:space="preserve"> ADDIN ZOTERO_ITEM CSL_CITATION {"citationID":"VgYh5oFZ","properties":{"formattedCitation":"(Chamberlain et al., 2014)","plainCitation":"(Chamberlain et al., 2014)","noteIndex":0},"citationItems":[{"id":133,"uris":["http://zotero.org/users/6391447/items/NWNSW57M"],"itemData":{"id":133,"type":"article-journal","abstract":"The net effects of interspeciﬁc species interactions on individuals and populations vary in both sign (À, 0, +) and magnitude (strong to weak). Interaction outcomes are context-dependent when the sign and/or magnitude change as a function of the biotic or abiotic context. While context dependency appears to be common, its distribution in nature is poorly described. Here, we used meta-analysis to quantify variation in species interaction outcomes (competition, mutualism, or predation) for 247 published articles. Contrary to our expectations, variation in the magnitude of effect sizes did not differ among species interactions, and while mutualism was most likely to change sign across contexts (and predation least likely), mutualism did not strongly differ from competition. Both the magnitude and sign of species interactions varied the most along spatial and abiotic gradients, and least as a function of the presence/absence of a third species. However, the degree of context dependency across these context types was not consistent among mutualism, competition and predation studies. Surprisingly, study location and ecosystem type varied in the degree of context dependency, with laboratory studies showing the highest variation in outcomes. We urge that studying context dependency per se, rather than focusing only on mean outcomes, can provide a general method for describing patterns of variation in nature.","container-title":"Ecology Letters","DOI":"10.1111/ele.12279","ISSN":"1461023X","issue":"7","journalAbbreviation":"Ecol Lett","language":"en","page":"881-890","source":"DOI.org (Crossref)","title":"How context dependent are species interactions?","volume":"17","author":[{"family":"Chamberlain","given":"Scott A."},{"family":"Bronstein","given":"Judith L."},{"family":"Rudgers","given":"Jennifer A."}],"editor":[{"family":"Etienne","given":"Rampal"}],"issued":{"date-parts":[["2014",7]]}}}],"schema":"https://github.com/citation-style-language/schema/raw/master/csl-citation.json"} </w:instrText>
      </w:r>
      <w:r>
        <w:fldChar w:fldCharType="separate"/>
      </w:r>
      <w:r>
        <w:rPr>
          <w:noProof/>
        </w:rPr>
        <w:t>(Chamberlain et al., 2014)</w:t>
      </w:r>
      <w:r>
        <w:fldChar w:fldCharType="end"/>
      </w:r>
      <w:r>
        <w:t xml:space="preserve">. For example, jays may eat more </w:t>
      </w:r>
      <w:r w:rsidR="00662164">
        <w:t xml:space="preserve">cached </w:t>
      </w:r>
      <w:r>
        <w:t xml:space="preserve">seeds </w:t>
      </w:r>
      <w:r w:rsidR="00662164">
        <w:t xml:space="preserve">more </w:t>
      </w:r>
      <w:r>
        <w:t>quickly following stressful climatic conditions</w:t>
      </w:r>
      <w:r w:rsidR="00EC6B0C">
        <w:t xml:space="preserve">, which could lead to a </w:t>
      </w:r>
      <w:r>
        <w:t xml:space="preserve">weakening </w:t>
      </w:r>
      <w:r w:rsidR="00EC6B0C">
        <w:t>of</w:t>
      </w:r>
      <w:r>
        <w:t xml:space="preserve"> the mutualistic interaction</w:t>
      </w:r>
      <w:r w:rsidR="00EC6B0C">
        <w:t xml:space="preserve"> or a shift to alternative food resources</w:t>
      </w:r>
      <w:r w:rsidR="00E7666B">
        <w:t xml:space="preserve"> </w:t>
      </w:r>
      <w:r w:rsidR="00E7666B">
        <w:fldChar w:fldCharType="begin"/>
      </w:r>
      <w:r w:rsidR="000C1F3C">
        <w:instrText xml:space="preserve"> ADDIN ZOTERO_ITEM CSL_CITATION {"citationID":"cScDOj5o","properties":{"formattedCitation":"(Ligon, 1978; McKinnon et al., 2017; Simon et al., 2023)","plainCitation":"(Ligon, 1978; McKinnon et al., 2017; Simon et al., 2023)","noteIndex":0},"citationItems":[{"id":2753,"uris":["http://zotero.org/groups/5634119/items/4RGGXF3K"],"itemData":{"id":2753,"type":"article-journal","abstract":"Pinon Jays (Gymnorhinus cyanoephalus) and pinon pine trees (Pinus edulis) interact in a mutualistic fashion, in that the jays provide a primary means of seed dissemination for pinon trees in the Southwest, while at irregular intervals the trees provide the jays with an abundant and highly nutritious source of food. Availability of pinon seeds permits both late winter (February) and late summer (August) breeding by the jays. Seeds and photoperiod interact synergistically to accelerate gonadal development in late winter. When seeds are abundant, considerable testis growth takes place in some Pinon Jay ♂ ♂ even before the winter solstice. This relationship was investigated experimentally. Use of a specific food (pinon seeds) as a proximate timer for breeding, the ability of individual jays to breed in spring, molt, and breed again in August without an intervening period of gonadal refractoriness, and testicular development in early December, when day length approaches its minimum, are extraordinary characteristics among north—temperate—zone passerine birds. The synchrony of seed production by pinon pines over large geographic areas is interpreted as an evolved mechanism that (1) overwhelms invertebrate seed and cone predators, and (2) increases the numbers of seeds per tree that will be cached by Pinon Jays and other vertebrates. Caching sites of Pinon Jays are often at locations especially conducive to germination and growth of pinon pine seedlings.","container-title":"Ecological Monographs","DOI":"10.2307/2937295","ISSN":"0012-9615, 1557-7015","issue":"2","journalAbbreviation":"Ecological Monographs","language":"en","license":"http://onlinelibrary.wiley.com/termsAndConditions#vor","page":"111-126","source":"DOI.org (Crossref)","title":"Reproductive Interdependence of Pinon Jays and Pinon Pines","volume":"48","author":[{"family":"Ligon","given":"J. David"}],"issued":{"date-parts":[["1978",3]]}}},{"id":2872,"uris":["http://zotero.org/groups/5634119/items/XSSRDULF"],"itemData":{"id":2872,"type":"article-journal","container-title":"Journal of Field Ornithology","DOI":"10.1111/jofo.12187","ISSN":"0273-8570","issue":"1","journalAbbreviation":"J. Field Ornithol.","language":"en","license":"http://doi.wiley.com/10.1002/tdm_license_1","note":"publisher: Resilience Alliance, Inc.","page":"65-79","source":"Crossref","title":"Does the proportion of arthropods versus fruit in the diet influence overwintering condition of an omnivorous songbird?","volume":"88","author":[{"family":"McKinnon","given":"Emily A."},{"family":"Kurt Kyser","given":"T."},{"family":"Stutchbury","given":"Bridget J. M."}],"issued":{"date-parts":[["2017",3]]}}},{"id":2873,"uris":["http://zotero.org/groups/5634119/items/LT7L98WS"],"itemData":{"id":2873,"type":"article-journal","abstract":"AbstractOmnivores utilize dietary sources which differ in nutrients, hence dietary limitations due to environmental change or habitat alteration could cause nutrient limitations, and thus deterioration of body condition if omnivory is obligate. We investigated how the body condition of the omnivorous Village weaver Ploceus cucullatus (weavers), which forages predominantly on grains, responds to the supplementation of its grain diet with insects instead of fruits. Forty wild‐caught weavers held in aviaries were fed a combination of grains and fruits, or grains and insects ad libitum for 8 weeks. We determined diet preference by recording the number of birds on each diet option per minute for 1 h and the amount of food left‐over after 3 h of foraging. Fortnightly, we assessed indices of body condition including body mass, pectoral muscle, and fat scores, packed cell volume (PCV), and hemoglobin concentration (HBC). We modeled the number of foragers, food left‐over, and body condition indices as functions of diet, while accounting for time (weeks) and sex effects. Grains were the preferred diet, but males ate more fruits and insects than females. Weavers fed on grains and fruits lost body and pectoral muscle mass and accumulated less fat than those fed on grains and insects. This effect was sex‐dependent: females supplemented with fruits lost more pectoral muscle mass than males of the same group and males but not females, supplemented with insects accumulated more fat reserve than those supplemented with fruits. PCV and HBC did not differ between diets but increased over the 8 weeks. Weavers are likely obligate rather than facultative omnivores, with insects as being a more nutritive supplement than fruits. Nutrient limitation arising from environmental change or habitat alteration could impair body condition and affect physiological function to environmental seasonality in obligate omnivores like the weavers.","container-title":"Ecology and Evolution","DOI":"10.1002/ece3.10141","ISSN":"2045-7758, 2045-7758","issue":"5","language":"en","license":"http://creativecommons.org/licenses/by/4.0/","note":"publisher: Wiley","source":"Crossref","title":"Supplementing a grain diet with insects instead of fruits sustains the body condition of an omnivorous bird","URL":"https://onlinelibrary.wiley.com/doi/10.1002/ece3.10141","volume":"13","author":[{"family":"Simon","given":"Ojodomo G."},{"family":"Manu","given":"Shiiwua A."},{"family":"Nwaogu","given":"Chima J."},{"family":"Omotoriogun","given":"Taiwo C."}],"accessed":{"date-parts":[["2025",7,16]]},"issued":{"date-parts":[["2023",5]]}}}],"schema":"https://github.com/citation-style-language/schema/raw/master/csl-citation.json"} </w:instrText>
      </w:r>
      <w:r w:rsidR="00E7666B">
        <w:fldChar w:fldCharType="separate"/>
      </w:r>
      <w:r w:rsidR="000C1F3C">
        <w:rPr>
          <w:noProof/>
        </w:rPr>
        <w:t>(Ligon, 1978; McKinnon et al., 2017; Simon et al., 2023)</w:t>
      </w:r>
      <w:r w:rsidR="00E7666B">
        <w:fldChar w:fldCharType="end"/>
      </w:r>
      <w:r w:rsidR="00EC6B0C">
        <w:t xml:space="preserve">. Alternatively, jays </w:t>
      </w:r>
      <w:r>
        <w:t xml:space="preserve">may </w:t>
      </w:r>
      <w:r w:rsidR="00662164">
        <w:t xml:space="preserve">continue to cache </w:t>
      </w:r>
      <w:r w:rsidR="00EC6B0C">
        <w:t>seeds but</w:t>
      </w:r>
      <w:r w:rsidR="00662164">
        <w:t xml:space="preserve"> </w:t>
      </w:r>
      <w:r>
        <w:t>eat fewer cached seeds in habitats with more food resources</w:t>
      </w:r>
      <w:r w:rsidR="00EC6B0C">
        <w:t xml:space="preserve">, potentially </w:t>
      </w:r>
      <w:r>
        <w:t>strengthening the mutualistic interaction</w:t>
      </w:r>
      <w:r w:rsidR="000C1F3C">
        <w:t xml:space="preserve"> </w:t>
      </w:r>
      <w:r w:rsidR="000C1F3C">
        <w:fldChar w:fldCharType="begin"/>
      </w:r>
      <w:r w:rsidR="000C1F3C">
        <w:instrText xml:space="preserve"> ADDIN ZOTERO_ITEM CSL_CITATION {"citationID":"5lRwoKgL","properties":{"formattedCitation":"(Elwood et al., 2018; Sawaya et al., 2018)","plainCitation":"(Elwood et al., 2018; Sawaya et al., 2018)","noteIndex":0},"citationItems":[{"id":2846,"uris":["http://zotero.org/groups/5634119/items/35Z6PZPK"],"itemData":{"id":2846,"type":"article-journal","abstract":"AbstractBoth seed predators and herbivores can have profound effects on individual plant growth, reproduction and survival, but their population‐level effects are less well understood. While most plants interact with a suite of seed predators and herbivores over their life cycle, few studies incorporate the effects of multiple interacting partners and multiple life stages on plant population growth.We constructed a matrix model using 6 years of data from a rare, seed‐producing population of American chestnut (Castanea dentata). We combined field demographic data with published experimental results on the effects of pre‐dispersal seed predators (weevils) and post‐dispersal seed predators (scatter‐hoarding vertebrates) and incorporated the effect of vertebrate herbivores estimated from the field data. We explored the impact of these three different animal interactions for short‐term (transient) and long‐term (asymptotic) tree population growth. In addition, we used the model to explore the conditions under which scatter hoarding would function as a mutualism.Seed predators had greater effect on both short‐ and long‐term population growth than herbivores. Although weevil infestation can greatly reduce the probability of germination, pre‐dispersal seed predators had smaller effects on both short‐ or long‐term population growth than post‐dispersal predators. The elasticities of weevil‐related parameters were also small. The effect of browsers on both the short‐ and long‐term population growth rate were the smallest of the effects studied. Post‐dispersal seed predation affected population growth the most in the interactions studied. The probability of seed removal was among the largest elasticities, similar in magnitude to survival of large trees.Synthesis. Our results indicate that neither weevils nor the intensity of browse damage observed at our study site are likely to hinder tree regeneration or reintroduction, although both reduced population growth. Although researchers and forest managers often assume that seeds are unimportant for long‐lived tree populations, our test of this assumption shows that scatterhoarders and other post‐dispersal seed consumers can significantly limit natural regeneration. Forest management that alters scatterhoarder behaviour could have significant effects on tree population dynamics that are largely unexplored.","container-title":"Journal of Ecology","DOI":"10.1111/1365-2745.12902","ISSN":"0022-0477, 1365-2745","issue":"3","language":"en","license":"http://onlinelibrary.wiley.com/termsAndConditions#am","note":"publisher: Wiley","page":"1191-1203","source":"Crossref","title":"Scatterhoarders drive long‐ and short‐term population dynamics of a nut‐producing tree, while pre‐dispersal seed predators and herbivores have little effect","volume":"106","author":[{"family":"Elwood","given":"Elise C."},{"family":"Lichti","given":"Nathanael I."},{"family":"Fitzsimmons","given":"Sara F."},{"family":"Dalgleish","given":"Harmony J."}],"editor":[{"family":"Zuidema","given":"Pieter"}],"issued":{"date-parts":[["2018",5]]}}},{"id":2839,"uris":["http://zotero.org/groups/5634119/items/4S5TLTGP"],"itemData":{"id":2839,"type":"article-journal","abstract":"ABSTRACTThe conditional mutualism between scatterhoarders and trees varies on a continuum from mutualism to antagonism and can change across time and space, and among species. We examined 4 tree species (red oak [Quercus rubra], white oak [Quercus alba], American chestnut [Castanea dentata] and hybrid chestnut [C. dentata × Castanea mollissima) across 5 sites and 3 years to quantify the variability in this conditional mutualism. We used a published model to compare the rates of seed emergence with and without burial to the probability that seeds will be cached and left uneaten by scatterhoarders to quantify variation in the conditional mutualism that can be explained by environmental variation among sites, years, species, and seed provenance within species. All species tested had increased emergence when buried. However, comparing benefits of burial to the probability of caching by scatterhoarders indicated a mutualism in red oak, while white oak was nearly always antagonistic. Chestnut was variable around the boundary between mutualism and antagonism, indicating a high degree of context dependence in the relationship with scatterhoarders. We found that different seed provenances did not vary in their potential for mutualism. Temperature did not explain microsite differences in seed emergence in any of the species tested. In hybrid chestnut only, emergence on the surface declined with soil moisture in the fall. By quantifying the variation in the conditional mutualism that was not caused by changes in scatterhoarder behavior, we show that environmental conditions and seed traits are an important and underappreciated component of the variation in the relationship between trees and scatterhoarders.","container-title":"Integrative Zoology","DOI":"10.1111/1749-4877.12311","ISSN":"1749-4877, 1749-4877","issue":"3","language":"en","license":"http://onlinelibrary.wiley.com/termsAndConditions#vor","note":"publisher: Wiley","page":"319-330","source":"Crossref","title":"Environmental variation shifts the relationship between trees and scatterhoarders along the continuum from mutualism to antagonism","volume":"13","author":[{"family":"Sawaya","given":"Gina M."},{"family":"Goldberg","given":"Adam S."},{"family":"Steele","given":"Michael A."},{"family":"Dalgleish","given":"Harmony J."}],"issued":{"date-parts":[["2018",5]]}}}],"schema":"https://github.com/citation-style-language/schema/raw/master/csl-citation.json"} </w:instrText>
      </w:r>
      <w:r w:rsidR="000C1F3C">
        <w:fldChar w:fldCharType="separate"/>
      </w:r>
      <w:r w:rsidR="000C1F3C">
        <w:rPr>
          <w:noProof/>
        </w:rPr>
        <w:t>(Elwood et al., 2018; Sawaya et al., 2018)</w:t>
      </w:r>
      <w:r w:rsidR="000C1F3C">
        <w:fldChar w:fldCharType="end"/>
      </w:r>
      <w:r w:rsidR="000C1F3C">
        <w:t xml:space="preserve">. </w:t>
      </w:r>
      <w:r>
        <w:t>The mediating effects of climate and habitat on seed dispersal in</w:t>
      </w:r>
      <w:r w:rsidR="00EC6B0C">
        <w:t>volving</w:t>
      </w:r>
      <w:r>
        <w:t xml:space="preserve"> masting species may be more pronounced </w:t>
      </w:r>
      <w:r w:rsidR="00EC6B0C">
        <w:t xml:space="preserve">compared to those involving non-masting species </w:t>
      </w:r>
      <w:r>
        <w:t xml:space="preserve">since seed dispersers </w:t>
      </w:r>
      <w:r w:rsidR="00EC6B0C">
        <w:t xml:space="preserve">need to be responsive to </w:t>
      </w:r>
      <w:r>
        <w:t xml:space="preserve">pulses of resources when they become available </w:t>
      </w:r>
      <w:r>
        <w:fldChar w:fldCharType="begin"/>
      </w:r>
      <w:r>
        <w:instrText xml:space="preserve"> ADDIN ZOTERO_ITEM CSL_CITATION {"citationID":"rvp5qt7L","properties":{"formattedCitation":"(Clark et al., 2019)","plainCitation":"(Clark et al., 2019)","noteIndex":0},"citationItems":[{"id":2998,"uris":["http://zotero.org/groups/5634119/items/U6KQ2STX"],"itemData":{"id":2998,"type":"article-journal","abstract":"Abstract\n            \n              Mast‐fruiting trees represent a pulsed resource that both supports and destabilizes consumer populations. Whereas a reliable resource is abundant on average and with limited variation in time and space, masting is volatile and localized, and that variability ramifies throughout food‐webs. Theory is developed to evaluate how the space–time structure of masting interacts with consumers who exploit alternative hosts, forage widely in space, and store reserves in time. We derive the space–time–species covariance in resource supply and combine it with the space–time–diet breadth of consumers, or ambit. Direct connection to data is made possible with Mast Inference and Forecasting (\n              MASTIF\n              ), a state‐space autoregressive model that fits seed‐trap and canopy observations and predicts resource availability within the canopy and on the forest floor with full uncertainty. A resource score can be assigned to each consumer–habitat combination that integrates the benefits of a high mean supply weighed against the variance cost. As the consumer ambit increases, the volatility of an unreliable resource shifts from a variance cost to a mean benefit. Consumers foraging in the canopy (arboreal arthropods and rodents, song birds) experience space‐time covariance between host trees. Consumers on the forest floor (seed and damping‐off fungi, arthropods, rodents, ground‐nesting birds, mammals) experience instead a redistribution of that covariance by dispersal. For consumers lacking mobility, demographic storage in the form of episodic birth cohorts following mast years is important for population persistence. Consumers additionally compensate volatility with diet breadth. Depending on the dominant masting strategies of host tree species in the diet, habitats differentially limit consumers depending on the misalignment between consumer ambit and spatiotemporal covariance of hosts. The impact of adding or subtracting a diet item can be gauged with the standard error (\n              SE\n              ) rule or the benefit of an added diet item balanced against the variance cost, both of which depend on the existing diet, the abundance of the new host, and the consumer's foraging ambit. Results rank habitats by their capacities to support wildlife and other consumers from a resource perspective. Results are connected directly to data, with full uncertainty, by\n              MASTIF\n              .","container-title":"Ecological Monographs","DOI":"10.1002/ecm.1381","ISSN":"0012-9615, 1557-7015","issue":"4","journalAbbreviation":"Ecological Monographs","language":"en","page":"e01381","source":"DOI.org (Crossref)","title":"Foodwebs based on unreliable foundations: spatiotemporal masting merged with consumer movement, storage, and diet","title-short":"Foodwebs based on unreliable foundations","volume":"89","author":[{"family":"Clark","given":"James S."},{"family":"Nuñez","given":"Chase L."},{"family":"Tomasek","given":"Bradley"}],"issued":{"date-parts":[["2019",11]]}}}],"schema":"https://github.com/citation-style-language/schema/raw/master/csl-citation.json"} </w:instrText>
      </w:r>
      <w:r>
        <w:fldChar w:fldCharType="separate"/>
      </w:r>
      <w:r>
        <w:rPr>
          <w:noProof/>
        </w:rPr>
        <w:t>(Clark et al., 2019)</w:t>
      </w:r>
      <w:r>
        <w:fldChar w:fldCharType="end"/>
      </w:r>
      <w:r>
        <w:t xml:space="preserve">. </w:t>
      </w:r>
    </w:p>
    <w:p w14:paraId="63A4ED57" w14:textId="1AF8BFF0" w:rsidR="00A2792A" w:rsidRPr="000C1F3C" w:rsidRDefault="00EC6B0C" w:rsidP="000C1F3C">
      <w:pPr>
        <w:pStyle w:val="BodyText"/>
        <w:rPr>
          <w:i/>
          <w:iCs/>
        </w:rPr>
      </w:pPr>
      <w:r w:rsidRPr="000C1F3C">
        <w:rPr>
          <w:i/>
          <w:iCs/>
        </w:rPr>
        <w:t>4.3 Implications for species interactions more broadly</w:t>
      </w:r>
      <w:r w:rsidR="00E71E3F" w:rsidRPr="000C1F3C">
        <w:rPr>
          <w:i/>
          <w:iCs/>
        </w:rPr>
        <w:t xml:space="preserve"> </w:t>
      </w:r>
    </w:p>
    <w:p w14:paraId="4EACA4DF" w14:textId="55D9D115" w:rsidR="000E6782" w:rsidRPr="00D351AD" w:rsidRDefault="00A17E2A" w:rsidP="000C1F3C">
      <w:pPr>
        <w:pStyle w:val="BodyText"/>
        <w:spacing w:before="0" w:after="0"/>
        <w:ind w:firstLine="720"/>
        <w:sectPr w:rsidR="000E6782" w:rsidRPr="00D351AD" w:rsidSect="00167C71">
          <w:pgSz w:w="12240" w:h="15840"/>
          <w:pgMar w:top="1440" w:right="1440" w:bottom="1440" w:left="1440" w:header="720" w:footer="720" w:gutter="0"/>
          <w:lnNumType w:countBy="1" w:restart="continuous"/>
          <w:cols w:space="720"/>
          <w:titlePg/>
          <w:docGrid w:linePitch="326"/>
        </w:sectPr>
      </w:pPr>
      <w:r>
        <w:t xml:space="preserve">Like all mutualistic interactions, seed dispersal interactions are at great risk of disappearing with ongoing change across the globe due to processes such as co-extinction </w:t>
      </w:r>
      <w:r>
        <w:fldChar w:fldCharType="begin"/>
      </w:r>
      <w:r>
        <w:instrText xml:space="preserve"> ADDIN ZOTERO_ITEM CSL_CITATION {"citationID":"hXPJ32AJ","properties":{"formattedCitation":"(Colwell et al., 2012; Dunn et al., 2009)","plainCitation":"(Colwell et al., 2012; Dunn et al., 2009)","noteIndex":0},"citationItems":[{"id":2910,"uris":["http://zotero.org/users/6391447/items/BUDWNGTV"],"itemData":{"id":2910,"type":"article-journal","abstract":"The extinction of a single species is rarely an isolated event. Instead, dependent parasites, commensals, and mutualist partners (affiliates) face the risk of coextinction as their hosts or partners decline and fail. Species interactions in ecological networks can transmit the effects of primary extinctions within and between trophic levels, causing secondary extinctions and extinction cascades. Documenting coextinctions is complicated by ignorance of host specificity, limitations of historical collections, incomplete systematics of affiliate taxa, and lack of experimental studies. Host shifts may reduce the rate of coextinctions, but they are poorly understood. In the absence of better empirical records of coextinctions, statistical models estimate the rates of past and future coextinctions, and based on primary extinctions and interactions among species, network models explore extinction cascades. Models predict and historical evidence reveals that the threat of coextinction is influenced by both host and affiliate traits and is exacerbated by other threats, including habitat loss, climate change, and invasive species.","container-title":"Annual Review of Ecology, Evolution, and Systematics","DOI":"10.1146/annurev-ecolsys-110411-160304","ISSN":"1543-592X, 1545-2069","issue":"1","journalAbbreviation":"Annu. Rev. Ecol. Evol. Syst.","language":"en","note":"publisher: Annual Reviews","page":"183-203","source":"Crossref","title":"Coextinction and Persistence of Dependent Species in a Changing World","volume":"43","author":[{"family":"Colwell","given":"Robert K."},{"family":"Dunn","given":"Robert R."},{"family":"Harris","given":"Nyeema C."}],"issued":{"date-parts":[["2012",12,1]]}}},{"id":2908,"uris":["http://zotero.org/users/6391447/items/JAWB3SAX"],"itemData":{"id":2908,"type":"article-journal","abstract":"The effects of species declines and extinction on biotic interactions remain poorly understood. The loss of a species is expected to result in the loss of other species that depend on it (coextinction), leading to cascading effects across trophic levels. Such effects are likely to be most severe in mutualistic and parasitic interactions. Indeed, models suggest that coextinction may be the most common form of biodiversity loss. Paradoxically, few historical or contemporary coextinction events have actually been recorded. We review the current knowledge of coextinction by: (i) considering plausible explanations for the discrepancy between predicted and observed coextinction rates; (ii) exploring the potential consequences of coextinctions; (iii) discussing the interactions and synergies between coextinction and other drivers of species loss, particularly climate change; and (iv) suggesting the way forward for understanding the phenomenon of coextinction, which may well be the most insidious threat to global biodiversity.","container-title":"Proceedings of the Royal Society B: Biological Sciences","DOI":"10.1098/rspb.2009.0413","ISSN":"0962-8452, 1471-2954","issue":"1670","journalAbbreviation":"Proc. R. Soc. B.","language":"en","license":"https://royalsociety.org/journals/ethics-policies/data-sharing-mining/","note":"publisher: The Royal Society","page":"3037-3045","source":"Crossref","title":"The sixth mass coextinction: are most endangered species parasites and mutualists?","title-short":"The sixth mass coextinction","volume":"276","author":[{"family":"Dunn","given":"Robert R."},{"family":"Harris","given":"Nyeema C."},{"family":"Colwell","given":"Robert K."},{"family":"Koh","given":"Lian Pin"},{"family":"Sodhi","given":"Navjot S."}],"issued":{"date-parts":[["2009",9,7]]}}}],"schema":"https://github.com/citation-style-language/schema/raw/master/csl-citation.json"} </w:instrText>
      </w:r>
      <w:r>
        <w:fldChar w:fldCharType="separate"/>
      </w:r>
      <w:r w:rsidRPr="10F02EB4">
        <w:rPr>
          <w:noProof/>
        </w:rPr>
        <w:t>(Colwell et al., 2012; Dunn et al., 2009)</w:t>
      </w:r>
      <w:r>
        <w:fldChar w:fldCharType="end"/>
      </w:r>
      <w:r>
        <w:t xml:space="preserve"> and phenological mismatches</w:t>
      </w:r>
      <w:r w:rsidR="00D65306">
        <w:t xml:space="preserve"> </w:t>
      </w:r>
      <w:r w:rsidR="00513209">
        <w:fldChar w:fldCharType="begin"/>
      </w:r>
      <w:r w:rsidR="00513209">
        <w:instrText xml:space="preserve"> ADDIN ZOTERO_ITEM CSL_CITATION {"citationID":"96PyqO58","properties":{"formattedCitation":"(Rafferty et al., 2015)","plainCitation":"(Rafferty et al., 2015)","noteIndex":0},"citationItems":[{"id":2911,"uris":["http://zotero.org/groups/5634119/items/HF34EMQM"],"itemData":{"id":2911,"type":"article-journal","abstract":"Climate change is altering the timing of life history events in a wide array of species, many of which are involved in mutualistic interactions. Because many mutualisms can form only if partner species are able to locate each other in time, differential phenological shifts are likely to influence their strength, duration and outcome. At the extreme, climate change‐driven shifts in phenology may result in phenological mismatch: the partial or complete loss of temporal overlap of mutualistic species. We have a growing understanding of how, when, and why phenological change can alter one type of mutualism–pollination. However, as we show here, there has been a surprising lack of attention to other types of mutualism. We generate a set of predictions about the characteristics that may predispose mutualisms in general to phenological mismatches. We focus not on the consequences of such mismatches but rather on the likelihood that mismatches will develop. We explore the influence of three key characteristics of mutualism: 1) intimacy, 2) seasonality and duration, and 3) obligacy and specificity. We predict that the following characteristics of mutualism may increase the likelihood of phenological mismatch: 1) a non‐symbiotic life history in which co‐dispersal is absent; 2) brief, seasonal interactions; and 3) facultative, generalized interactions. We then review the limited available data in light of our a priori predictions and point to mutualisms that are more and less likely to be at risk of becoming phenologically mismatched, emphasizing the need for research on mutualisms other than plant–pollinator interactions. Future studies should explicitly focus on mutualism characteristics to determine whether and how changing phenologies will affect mutualistic interactions.","container-title":"Oikos","DOI":"10.1111/oik.01523","ISSN":"0030-1299, 1600-0706","issue":"1","language":"en","license":"http://onlinelibrary.wiley.com/termsAndConditions#vor","note":"publisher: Wiley","page":"14-21","source":"Crossref","title":"Phenological shifts and the fate of mutualisms","volume":"124","author":[{"family":"Rafferty","given":"Nicole E."},{"family":"CaraDonna","given":"Paul J."},{"family":"Bronstein","given":"Judith L."}],"issued":{"date-parts":[["2015",1]]}}}],"schema":"https://github.com/citation-style-language/schema/raw/master/csl-citation.json"} </w:instrText>
      </w:r>
      <w:r w:rsidR="00513209">
        <w:fldChar w:fldCharType="separate"/>
      </w:r>
      <w:r w:rsidR="00513209">
        <w:rPr>
          <w:noProof/>
        </w:rPr>
        <w:t>(Rafferty et al., 2015)</w:t>
      </w:r>
      <w:r w:rsidR="00513209">
        <w:fldChar w:fldCharType="end"/>
      </w:r>
      <w:r>
        <w:t>.</w:t>
      </w:r>
      <w:r w:rsidRPr="00A17E2A">
        <w:t xml:space="preserve"> </w:t>
      </w:r>
      <w:r>
        <w:t>Building our understanding about the temporal dynamics and context dependence of seed dispersal interactions is an important step in understanding and curbing biodiversity loss in ecosystems</w:t>
      </w:r>
      <w:r w:rsidR="00D65306">
        <w:t xml:space="preserve"> across the planet</w:t>
      </w:r>
      <w:r>
        <w:t xml:space="preserve"> </w:t>
      </w:r>
      <w:r w:rsidR="00D65306">
        <w:t>that rely on this mutualism</w:t>
      </w:r>
      <w:r w:rsidR="00987616">
        <w:t xml:space="preserve"> </w:t>
      </w:r>
      <w:r w:rsidR="00987616">
        <w:fldChar w:fldCharType="begin"/>
      </w:r>
      <w:r w:rsidR="00987616">
        <w:instrText xml:space="preserve"> ADDIN ZOTERO_ITEM CSL_CITATION {"citationID":"VqQyrcMX","properties":{"formattedCitation":"(Moore &amp; Dittel, 2020)","plainCitation":"(Moore &amp; Dittel, 2020)","noteIndex":0},"citationItems":[{"id":2866,"uris":["http://zotero.org/groups/5634119/items/DSHJRM3N"],"itemData":{"id":2866,"type":"article-journal","abstract":"AbstractSpecies interactions are context dependent, in that their direction and magnitude can vary across ecological conditions. For seed dispersal interactions—especially interactions between plants and seed‐caching animals—the direction of the interactions is often obscured because of seed mortality inherent in seed handling and the delayed effects of fitness benefits received by plants. It is, therefore, an open question in ecology to understand the ecological contexts under which seed dispersal interactions are facilitative, antagonistic or null.We review the fitness benefits of animal‐mediated seed dispersal, extend a recently published model to include negative density‐dependent effects, and review the feedback between seed production (with a focus on masting) and seed‐caching animal populations.Negative density‐dependent effects are pervasive and strongly affect the direction of plant‐seed‐disperser interactions, and including them into models will give a more accurate understanding of the direction of the interaction. Including negative density‐dependent effects also makes the interpretation of interaction more mutualistic since seed dispersers decrease seed densities. Additionally, there is substantial interannual variability in seed production in most nut‐producing plant species, and the lags between seed production and seed‐disperser population sizes complicate and limit inferences made about the direction of interactions in any given short‐term study.Synthesis. If we wish to know the direction of species interactions in real ecological communities, we need models that contain a minimum level of biological realism. For complex and long‐term phenomena such as context‐dependent species interactions we should embrace a multifaceted approach of short‐term field research, long‐term field research, simple models, and complex models to form a more robust understanding of the ecological problem of context dependency.","container-title":"Journal of Ecology","DOI":"10.1111/1365-2745.13414","ISSN":"0022-0477, 1365-2745","issue":"5","language":"en","license":"http://creativecommons.org/licenses/by/4.0/","note":"publisher: Wiley","page":"1775-1783","source":"Crossref","title":"On mutualism, models, and masting: The effects of seed‐dispersing animals on the plants they disperse","title-short":"On mutualism, models, and masting","volume":"108","author":[{"family":"Moore","given":"Christopher M."},{"family":"Dittel","given":"Jacob W."}],"editor":[{"family":"Shefferson","given":"Richard"}],"issued":{"date-parts":[["2020",9]]}}}],"schema":"https://github.com/citation-style-language/schema/raw/master/csl-citation.json"} </w:instrText>
      </w:r>
      <w:r w:rsidR="00987616">
        <w:fldChar w:fldCharType="separate"/>
      </w:r>
      <w:r w:rsidR="00987616">
        <w:rPr>
          <w:noProof/>
        </w:rPr>
        <w:t>(Moore &amp; Dittel, 2020)</w:t>
      </w:r>
      <w:r w:rsidR="00987616">
        <w:fldChar w:fldCharType="end"/>
      </w:r>
      <w:r>
        <w:t>.</w:t>
      </w:r>
      <w:bookmarkEnd w:id="102"/>
      <w:r w:rsidR="00D351AD">
        <w:t xml:space="preserve"> </w:t>
      </w:r>
      <w:r w:rsidR="0089071C">
        <w:t xml:space="preserve">Statistical </w:t>
      </w:r>
      <w:r w:rsidR="0089071C">
        <w:lastRenderedPageBreak/>
        <w:t>m</w:t>
      </w:r>
      <w:r w:rsidR="00D351AD">
        <w:t xml:space="preserve">odels that explicitly test multiple hypotheses about </w:t>
      </w:r>
      <w:r w:rsidR="0089071C">
        <w:t xml:space="preserve">the </w:t>
      </w:r>
      <w:r w:rsidR="00D351AD">
        <w:t>temporal relationships</w:t>
      </w:r>
      <w:r w:rsidR="0089071C">
        <w:t xml:space="preserve"> involved in species interactions—such as a stochastic antecedent modeling framework (Ogle et al. 20150—show great utility for quantifying </w:t>
      </w:r>
      <w:r w:rsidR="00D351AD">
        <w:t xml:space="preserve">interaction networks for </w:t>
      </w:r>
      <w:r w:rsidR="00D65306">
        <w:t>many kinds of</w:t>
      </w:r>
      <w:r w:rsidR="00D351AD">
        <w:t xml:space="preserve"> interactions (e.g., </w:t>
      </w:r>
      <w:r w:rsidR="00D65306">
        <w:t>trophic</w:t>
      </w:r>
      <w:r w:rsidR="00D351AD">
        <w:t>, mutualis</w:t>
      </w:r>
      <w:r w:rsidR="00D65306">
        <w:t>t, parasitic</w:t>
      </w:r>
      <w:r w:rsidR="0089071C">
        <w:t>, dispersal</w:t>
      </w:r>
      <w:r w:rsidR="00D351AD">
        <w:t>)</w:t>
      </w:r>
      <w:r w:rsidR="0089071C">
        <w:t xml:space="preserve">. The analysis approach we describe herein facilitates the quantification of </w:t>
      </w:r>
      <w:r w:rsidR="00D351AD">
        <w:t>temporal legacies of past and present abiotic and biotic influences on current interaction strength</w:t>
      </w:r>
      <w:r w:rsidR="00513209">
        <w:t xml:space="preserve"> </w:t>
      </w:r>
      <w:r w:rsidR="00513209">
        <w:fldChar w:fldCharType="begin"/>
      </w:r>
      <w:r w:rsidR="00513209">
        <w:instrText xml:space="preserve"> ADDIN ZOTERO_ITEM CSL_CITATION {"citationID":"9fTpuQv2","properties":{"formattedCitation":"(Essl et al., 2015)","plainCitation":"(Essl et al., 2015)","noteIndex":0},"citationItems":[{"id":2537,"uris":["http://zotero.org/users/6391447/items/9YYMRAVA"],"itemData":{"id":2537,"type":"article-journal","abstract":"Abstract\n            \n              Aim\n              Biodiversity responses to changing environmental forcing on species are often characterized by considerable time‐lags (= relaxation times). Although changes to the occurrence and abundance of species likely have cascading effects (e.g. on species of other trophic levels, genes, community structure and ecosystem processes), current concepts addressing lagged biodiversity responses are limited to single drivers affecting a few biodiversity components (e.g. extinction debt in terms of species numbers or population size). Little attention has been paid to the interacting and cumulative nature of time‐lag phenomena. Here, we synthesize current knowledge, mechanisms and implications of delayed biodiversity responses and propose a ‘cumulative biodiversity lags‐framework’ which aims to integrate lagged responses of various components of biological organization.\n            \n            \n              Location\n              Global.\n            \n            \n              Results\n              Effects of change in environmental forcing are transmitted along a series of linked cause–effect relationships which act on different biodiversity components (e.g. individuals, populations, species, communities). We show that lagged responses to environmental forcing are caused by different mechanisms (e.g. metapopulation dynamics, dispersal limitation, successional dynamics), which operate sequentially on these intermediary links. Lags manifest themselves on the respective biodiversity component which changes over time; the full relaxation time of a focal system will therefore depend on the aggregate length of different lags. We elucidate key mechanisms and circumstances which are likely to cause cumulative lagged responses, and propose research avenues to improve understanding of cumulative biodiversity lags.\n            \n            \n              Main conclusions\n              The failure to give adequate consideration to widespread cumulative time‐lags often masks the full extent of biodiversity changes that have already been triggered. Effects that are particularly relevant for human livelihoods (e.g. changes in the provision of ecosystem services) may emerge with the most pronounced delay. Accordingly, the consideration of appropriate temporal scales should become a key topic in future work at the science–policy interface.","container-title":"Diversity and Distributions","DOI":"10.1111/ddi.12312","ISSN":"1366-9516, 1472-4642","issue":"5","journalAbbreviation":"Diversity and Distributions","language":"en","page":"534-547","source":"DOI.org (Crossref)","title":"Historical legacies accumulate to shape future biodiversity in an era of rapid global change","volume":"21","author":[{"family":"Essl","given":"Franz"},{"family":"Dullinger","given":"Stefan"},{"family":"Rabitsch","given":"Wolfgang"},{"family":"Hulme","given":"Philip E."},{"family":"Pyšek","given":"Petr"},{"family":"Wilson","given":"John R. U."},{"family":"Richardson","given":"David M."}],"editor":[{"family":"Kueffer","given":"Christoph"}],"issued":{"date-parts":[["2015",5]]}}}],"schema":"https://github.com/citation-style-language/schema/raw/master/csl-citation.json"} </w:instrText>
      </w:r>
      <w:r w:rsidR="00513209">
        <w:fldChar w:fldCharType="separate"/>
      </w:r>
      <w:r w:rsidR="00513209">
        <w:rPr>
          <w:noProof/>
        </w:rPr>
        <w:t>(Essl et al., 2015)</w:t>
      </w:r>
      <w:r w:rsidR="00513209">
        <w:fldChar w:fldCharType="end"/>
      </w:r>
      <w:r w:rsidR="00513209">
        <w:t>.</w:t>
      </w:r>
      <w:r w:rsidR="00D351AD">
        <w:t xml:space="preserve"> </w:t>
      </w:r>
    </w:p>
    <w:p w14:paraId="10D6E46C" w14:textId="6E182D5E" w:rsidR="00482FFC" w:rsidRDefault="00482FFC" w:rsidP="00482FFC">
      <w:pPr>
        <w:pStyle w:val="BodyText"/>
        <w:rPr>
          <w:b/>
          <w:bCs/>
        </w:rPr>
      </w:pPr>
      <w:r w:rsidRPr="00482FFC">
        <w:rPr>
          <w:b/>
          <w:bCs/>
        </w:rPr>
        <w:lastRenderedPageBreak/>
        <w:t>References</w:t>
      </w:r>
    </w:p>
    <w:p w14:paraId="1ED4983A" w14:textId="77777777" w:rsidR="00DC33CD" w:rsidRPr="00DC33CD" w:rsidRDefault="0019106D" w:rsidP="00DC33CD">
      <w:pPr>
        <w:pStyle w:val="Bibliography"/>
      </w:pPr>
      <w:r>
        <w:rPr>
          <w:b/>
          <w:bCs/>
        </w:rPr>
        <w:fldChar w:fldCharType="begin"/>
      </w:r>
      <w:r w:rsidR="001C5D82">
        <w:rPr>
          <w:b/>
          <w:bCs/>
        </w:rPr>
        <w:instrText xml:space="preserve"> ADDIN ZOTERO_BIBL {"uncited":[],"omitted":[],"custom":[]} CSL_BIBLIOGRAPHY </w:instrText>
      </w:r>
      <w:r>
        <w:rPr>
          <w:b/>
          <w:bCs/>
        </w:rPr>
        <w:fldChar w:fldCharType="separate"/>
      </w:r>
      <w:r w:rsidR="00DC33CD" w:rsidRPr="00DC33CD">
        <w:t xml:space="preserve">Adams, D. K., &amp; Comrie, A. C. (1997). The North American Monsoon. </w:t>
      </w:r>
      <w:r w:rsidR="00DC33CD" w:rsidRPr="00DC33CD">
        <w:rPr>
          <w:i/>
          <w:iCs/>
        </w:rPr>
        <w:t>Bulletin of the American Meteorological Society</w:t>
      </w:r>
      <w:r w:rsidR="00DC33CD" w:rsidRPr="00DC33CD">
        <w:t xml:space="preserve">, </w:t>
      </w:r>
      <w:r w:rsidR="00DC33CD" w:rsidRPr="00DC33CD">
        <w:rPr>
          <w:i/>
          <w:iCs/>
        </w:rPr>
        <w:t>78</w:t>
      </w:r>
      <w:r w:rsidR="00DC33CD" w:rsidRPr="00DC33CD">
        <w:t>(10), 2197–2213. https://doi.org/10.1175/1520-0477(1997)078%253C2197:TNAM%253E2.0.CO;2</w:t>
      </w:r>
    </w:p>
    <w:p w14:paraId="5CE0B3FF" w14:textId="77777777" w:rsidR="00DC33CD" w:rsidRPr="00DC33CD" w:rsidRDefault="00DC33CD" w:rsidP="00DC33CD">
      <w:pPr>
        <w:pStyle w:val="Bibliography"/>
      </w:pPr>
      <w:r w:rsidRPr="00DC33CD">
        <w:t xml:space="preserve">Allred, B. W., </w:t>
      </w:r>
      <w:proofErr w:type="spellStart"/>
      <w:r w:rsidRPr="00DC33CD">
        <w:t>Bestelmeyer</w:t>
      </w:r>
      <w:proofErr w:type="spellEnd"/>
      <w:r w:rsidRPr="00DC33CD">
        <w:t xml:space="preserve">, B. T., Boyd, C. S., Brown, C., Davies, K. W., Duniway, M. C., Ellsworth, L. M., Erickson, T. A., </w:t>
      </w:r>
      <w:proofErr w:type="spellStart"/>
      <w:r w:rsidRPr="00DC33CD">
        <w:t>Fuhlendorf</w:t>
      </w:r>
      <w:proofErr w:type="spellEnd"/>
      <w:r w:rsidRPr="00DC33CD">
        <w:t xml:space="preserve">, S. D., Griffiths, T. V., Jansen, V., Jones, M. O., Karl, J., Knight, A., Maestas, J. D., Maynard, J. J., McCord, S. E., Naugle, D. E., Starns, H. D., … Uden, D. R. (2021). Improving Landsat predictions of rangeland fractional cover with multitask learning and uncertainty. </w:t>
      </w:r>
      <w:r w:rsidRPr="00DC33CD">
        <w:rPr>
          <w:i/>
          <w:iCs/>
        </w:rPr>
        <w:t>Methods in Ecology and Evolution</w:t>
      </w:r>
      <w:r w:rsidRPr="00DC33CD">
        <w:t xml:space="preserve">, </w:t>
      </w:r>
      <w:r w:rsidRPr="00DC33CD">
        <w:rPr>
          <w:i/>
          <w:iCs/>
        </w:rPr>
        <w:t>12</w:t>
      </w:r>
      <w:r w:rsidRPr="00DC33CD">
        <w:t>(5), 841–849. https://doi.org/10.1111/2041-210X.13564</w:t>
      </w:r>
    </w:p>
    <w:p w14:paraId="3366300E" w14:textId="77777777" w:rsidR="00DC33CD" w:rsidRPr="00DC33CD" w:rsidRDefault="00DC33CD" w:rsidP="00DC33CD">
      <w:pPr>
        <w:pStyle w:val="Bibliography"/>
      </w:pPr>
      <w:proofErr w:type="spellStart"/>
      <w:r w:rsidRPr="00DC33CD">
        <w:t>Artamendi</w:t>
      </w:r>
      <w:proofErr w:type="spellEnd"/>
      <w:r w:rsidRPr="00DC33CD">
        <w:t xml:space="preserve">, M., Martin, P. A., </w:t>
      </w:r>
      <w:proofErr w:type="spellStart"/>
      <w:r w:rsidRPr="00DC33CD">
        <w:t>Bartomeus</w:t>
      </w:r>
      <w:proofErr w:type="spellEnd"/>
      <w:r w:rsidRPr="00DC33CD">
        <w:t xml:space="preserve">, I., &amp; </w:t>
      </w:r>
      <w:proofErr w:type="spellStart"/>
      <w:r w:rsidRPr="00DC33CD">
        <w:t>Magrach</w:t>
      </w:r>
      <w:proofErr w:type="spellEnd"/>
      <w:r w:rsidRPr="00DC33CD">
        <w:t xml:space="preserve">, A. (2024). Loss of pollinator diversity consistently reduces reproductive success for wild and cultivated plants. </w:t>
      </w:r>
      <w:r w:rsidRPr="00DC33CD">
        <w:rPr>
          <w:i/>
          <w:iCs/>
        </w:rPr>
        <w:t>Nature Ecology &amp; Evolution</w:t>
      </w:r>
      <w:r w:rsidRPr="00DC33CD">
        <w:t xml:space="preserve">, </w:t>
      </w:r>
      <w:r w:rsidRPr="00DC33CD">
        <w:rPr>
          <w:i/>
          <w:iCs/>
        </w:rPr>
        <w:t>9</w:t>
      </w:r>
      <w:r w:rsidRPr="00DC33CD">
        <w:t>(2), 296–313. https://doi.org/10.1038/s41559-024-02595-2</w:t>
      </w:r>
    </w:p>
    <w:p w14:paraId="724E4A92" w14:textId="77777777" w:rsidR="00DC33CD" w:rsidRPr="00DC33CD" w:rsidRDefault="00DC33CD" w:rsidP="00DC33CD">
      <w:pPr>
        <w:pStyle w:val="Bibliography"/>
      </w:pPr>
      <w:r w:rsidRPr="00DC33CD">
        <w:t xml:space="preserve">Barnett, C., Bateson, M., &amp; Rowe, C. (2007). State-dependent decision making: Educated predators strategically trade off the costs and benefits of consuming aposematic prey. </w:t>
      </w:r>
      <w:r w:rsidRPr="00DC33CD">
        <w:rPr>
          <w:i/>
          <w:iCs/>
        </w:rPr>
        <w:t>Behavioral Ecology</w:t>
      </w:r>
      <w:r w:rsidRPr="00DC33CD">
        <w:t xml:space="preserve">, </w:t>
      </w:r>
      <w:r w:rsidRPr="00DC33CD">
        <w:rPr>
          <w:i/>
          <w:iCs/>
        </w:rPr>
        <w:t>18</w:t>
      </w:r>
      <w:r w:rsidRPr="00DC33CD">
        <w:t>(4), 645–651. https://doi.org/10.1093/beheco/arm027</w:t>
      </w:r>
    </w:p>
    <w:p w14:paraId="408FB9CD" w14:textId="77777777" w:rsidR="00DC33CD" w:rsidRPr="00DC33CD" w:rsidRDefault="00DC33CD" w:rsidP="00DC33CD">
      <w:pPr>
        <w:pStyle w:val="Bibliography"/>
      </w:pPr>
      <w:r w:rsidRPr="00DC33CD">
        <w:t xml:space="preserve">Belitz, M. W., Larsen, E. A., Hurlbert, A. H., Di Cecco, G. J., Neupane, N., Ries, L., Tingley, M. W., Guralnick, R. P., &amp; </w:t>
      </w:r>
      <w:proofErr w:type="spellStart"/>
      <w:r w:rsidRPr="00DC33CD">
        <w:t>Youngflesh</w:t>
      </w:r>
      <w:proofErr w:type="spellEnd"/>
      <w:r w:rsidRPr="00DC33CD">
        <w:t xml:space="preserve">, C. (2025). Potential for bird–insect phenological mismatch in a tri‐trophic system. </w:t>
      </w:r>
      <w:r w:rsidRPr="00DC33CD">
        <w:rPr>
          <w:i/>
          <w:iCs/>
        </w:rPr>
        <w:t>Journal of Animal Ecology</w:t>
      </w:r>
      <w:r w:rsidRPr="00DC33CD">
        <w:t xml:space="preserve">, </w:t>
      </w:r>
      <w:r w:rsidRPr="00DC33CD">
        <w:rPr>
          <w:i/>
          <w:iCs/>
        </w:rPr>
        <w:t>94</w:t>
      </w:r>
      <w:r w:rsidRPr="00DC33CD">
        <w:t>(4), 717–728. https://doi.org/10.1111/1365-2656.70007</w:t>
      </w:r>
    </w:p>
    <w:p w14:paraId="64D7C390" w14:textId="77777777" w:rsidR="00DC33CD" w:rsidRPr="00DC33CD" w:rsidRDefault="00DC33CD" w:rsidP="00DC33CD">
      <w:pPr>
        <w:pStyle w:val="Bibliography"/>
      </w:pPr>
      <w:r w:rsidRPr="00DC33CD">
        <w:t xml:space="preserve">Bergeron, P., </w:t>
      </w:r>
      <w:proofErr w:type="spellStart"/>
      <w:r w:rsidRPr="00DC33CD">
        <w:t>Réale</w:t>
      </w:r>
      <w:proofErr w:type="spellEnd"/>
      <w:r w:rsidRPr="00DC33CD">
        <w:t xml:space="preserve">, D., Humphries, M. M., &amp; Garant, D. (2011). Anticipation and tracking of pulsed resources drive population dynamics in eastern chipmunks. </w:t>
      </w:r>
      <w:r w:rsidRPr="00DC33CD">
        <w:rPr>
          <w:i/>
          <w:iCs/>
        </w:rPr>
        <w:t>Ecology</w:t>
      </w:r>
      <w:r w:rsidRPr="00DC33CD">
        <w:t xml:space="preserve">, </w:t>
      </w:r>
      <w:r w:rsidRPr="00DC33CD">
        <w:rPr>
          <w:i/>
          <w:iCs/>
        </w:rPr>
        <w:t>92</w:t>
      </w:r>
      <w:r w:rsidRPr="00DC33CD">
        <w:t>(11), 2027–2034. https://doi.org/10.1890/11-0766.1</w:t>
      </w:r>
    </w:p>
    <w:p w14:paraId="44766033" w14:textId="77777777" w:rsidR="00DC33CD" w:rsidRPr="00DC33CD" w:rsidRDefault="00DC33CD" w:rsidP="00DC33CD">
      <w:pPr>
        <w:pStyle w:val="Bibliography"/>
      </w:pPr>
      <w:r w:rsidRPr="00DC33CD">
        <w:lastRenderedPageBreak/>
        <w:t xml:space="preserve">Bjornstad, O. N. (2008). </w:t>
      </w:r>
      <w:proofErr w:type="spellStart"/>
      <w:r w:rsidRPr="00DC33CD">
        <w:rPr>
          <w:i/>
          <w:iCs/>
        </w:rPr>
        <w:t>ncf</w:t>
      </w:r>
      <w:proofErr w:type="spellEnd"/>
      <w:r w:rsidRPr="00DC33CD">
        <w:rPr>
          <w:i/>
          <w:iCs/>
        </w:rPr>
        <w:t>: Spatial Covariance Functions</w:t>
      </w:r>
      <w:r w:rsidRPr="00DC33CD">
        <w:t xml:space="preserve"> [Dataset]. The R Foundation. https://doi.org/10.32614/cran.package.ncf</w:t>
      </w:r>
    </w:p>
    <w:p w14:paraId="0C556C28" w14:textId="77777777" w:rsidR="00DC33CD" w:rsidRPr="00DC33CD" w:rsidRDefault="00DC33CD" w:rsidP="00DC33CD">
      <w:pPr>
        <w:pStyle w:val="Bibliography"/>
      </w:pPr>
      <w:proofErr w:type="spellStart"/>
      <w:r w:rsidRPr="00DC33CD">
        <w:t>Bogdziewicz</w:t>
      </w:r>
      <w:proofErr w:type="spellEnd"/>
      <w:r w:rsidRPr="00DC33CD">
        <w:t xml:space="preserve">, M., Crone, E. E., &amp; Zwolak, R. (2020). Do benefits of seed dispersal and caching by </w:t>
      </w:r>
      <w:proofErr w:type="spellStart"/>
      <w:r w:rsidRPr="00DC33CD">
        <w:t>scatterhoarders</w:t>
      </w:r>
      <w:proofErr w:type="spellEnd"/>
      <w:r w:rsidRPr="00DC33CD">
        <w:t xml:space="preserve"> outweigh the costs of predation? An example with oaks and yellow‐necked mice. </w:t>
      </w:r>
      <w:r w:rsidRPr="00DC33CD">
        <w:rPr>
          <w:i/>
          <w:iCs/>
        </w:rPr>
        <w:t>Journal of Ecology</w:t>
      </w:r>
      <w:r w:rsidRPr="00DC33CD">
        <w:t xml:space="preserve">, </w:t>
      </w:r>
      <w:r w:rsidRPr="00DC33CD">
        <w:rPr>
          <w:i/>
          <w:iCs/>
        </w:rPr>
        <w:t>108</w:t>
      </w:r>
      <w:r w:rsidRPr="00DC33CD">
        <w:t>(3), 1009–1018. https://doi.org/10.1111/1365-2745.13307</w:t>
      </w:r>
    </w:p>
    <w:p w14:paraId="4422F606" w14:textId="77777777" w:rsidR="00DC33CD" w:rsidRPr="00DC33CD" w:rsidRDefault="00DC33CD" w:rsidP="00DC33CD">
      <w:pPr>
        <w:pStyle w:val="Bibliography"/>
      </w:pPr>
      <w:proofErr w:type="spellStart"/>
      <w:r w:rsidRPr="00DC33CD">
        <w:t>Bogdziewicz</w:t>
      </w:r>
      <w:proofErr w:type="spellEnd"/>
      <w:r w:rsidRPr="00DC33CD">
        <w:t xml:space="preserve">, M., Zwolak, R., &amp; Crone, E. E. (2016). How do vertebrates respond to mast seeding? </w:t>
      </w:r>
      <w:r w:rsidRPr="00DC33CD">
        <w:rPr>
          <w:i/>
          <w:iCs/>
        </w:rPr>
        <w:t>Oikos</w:t>
      </w:r>
      <w:r w:rsidRPr="00DC33CD">
        <w:t xml:space="preserve">, </w:t>
      </w:r>
      <w:r w:rsidRPr="00DC33CD">
        <w:rPr>
          <w:i/>
          <w:iCs/>
        </w:rPr>
        <w:t>125</w:t>
      </w:r>
      <w:r w:rsidRPr="00DC33CD">
        <w:t>(3), 300–307. https://doi.org/10.1111/oik.03012</w:t>
      </w:r>
    </w:p>
    <w:p w14:paraId="0C452690" w14:textId="77777777" w:rsidR="00DC33CD" w:rsidRPr="00DC33CD" w:rsidRDefault="00DC33CD" w:rsidP="00DC33CD">
      <w:pPr>
        <w:pStyle w:val="Bibliography"/>
      </w:pPr>
      <w:r w:rsidRPr="00DC33CD">
        <w:t xml:space="preserve">Boone, J. D., Ammon, E., &amp; Johnson, K. (2018). Long-term declines in the Pinyon Jay and management implications for piñon–juniper woodlands. In W. D. Shuford, R. E. Gill, &amp; C. M. Handel, </w:t>
      </w:r>
      <w:r w:rsidRPr="00DC33CD">
        <w:rPr>
          <w:i/>
          <w:iCs/>
        </w:rPr>
        <w:t>Trends and Traditions: Avifaunal Change in Western North America</w:t>
      </w:r>
      <w:r w:rsidRPr="00DC33CD">
        <w:t xml:space="preserve"> (pp. 190–197). Western Field Ornithologists. https://doi.org/10.21199/SWB3.10</w:t>
      </w:r>
    </w:p>
    <w:p w14:paraId="53E528BF" w14:textId="77777777" w:rsidR="00DC33CD" w:rsidRPr="00DC33CD" w:rsidRDefault="00DC33CD" w:rsidP="00DC33CD">
      <w:pPr>
        <w:pStyle w:val="Bibliography"/>
      </w:pPr>
      <w:r w:rsidRPr="00DC33CD">
        <w:t xml:space="preserve">Boutin, S., Wauters, L. A., McAdam, A. G., Humphries, M. M., Tosi, G., &amp; Dhondt, A. A. (2006). Anticipatory Reproduction and Population Growth in Seed Predators. </w:t>
      </w:r>
      <w:r w:rsidRPr="00DC33CD">
        <w:rPr>
          <w:i/>
          <w:iCs/>
        </w:rPr>
        <w:t>Science</w:t>
      </w:r>
      <w:r w:rsidRPr="00DC33CD">
        <w:t xml:space="preserve">, </w:t>
      </w:r>
      <w:r w:rsidRPr="00DC33CD">
        <w:rPr>
          <w:i/>
          <w:iCs/>
        </w:rPr>
        <w:t>314</w:t>
      </w:r>
      <w:r w:rsidRPr="00DC33CD">
        <w:t>(5807), 1928–1930. https://doi.org/10.1126/science.1135520</w:t>
      </w:r>
    </w:p>
    <w:p w14:paraId="1958F757" w14:textId="77777777" w:rsidR="00DC33CD" w:rsidRPr="00DC33CD" w:rsidRDefault="00DC33CD" w:rsidP="00DC33CD">
      <w:pPr>
        <w:pStyle w:val="Bibliography"/>
      </w:pPr>
      <w:r w:rsidRPr="00DC33CD">
        <w:t xml:space="preserve">Branson, D. H. (2008). Influence of a Large Late Summer Precipitation Event on Food Limitation and Grasshopper Population Dynamics in a Northern Great Plains Grassland. </w:t>
      </w:r>
      <w:r w:rsidRPr="00DC33CD">
        <w:rPr>
          <w:i/>
          <w:iCs/>
        </w:rPr>
        <w:t>Environmental Entomology</w:t>
      </w:r>
      <w:r w:rsidRPr="00DC33CD">
        <w:t xml:space="preserve">, </w:t>
      </w:r>
      <w:r w:rsidRPr="00DC33CD">
        <w:rPr>
          <w:i/>
          <w:iCs/>
        </w:rPr>
        <w:t>37</w:t>
      </w:r>
      <w:r w:rsidRPr="00DC33CD">
        <w:t>(3), 686–695. https://doi.org/10.1603/0046-225X(2008)37%255B686:IOALLS%255D2.0.CO;2</w:t>
      </w:r>
    </w:p>
    <w:p w14:paraId="051570D1" w14:textId="77777777" w:rsidR="00DC33CD" w:rsidRPr="00DC33CD" w:rsidRDefault="00DC33CD" w:rsidP="00DC33CD">
      <w:pPr>
        <w:pStyle w:val="Bibliography"/>
      </w:pPr>
      <w:proofErr w:type="spellStart"/>
      <w:r w:rsidRPr="00DC33CD">
        <w:t>Bregnard</w:t>
      </w:r>
      <w:proofErr w:type="spellEnd"/>
      <w:r w:rsidRPr="00DC33CD">
        <w:t xml:space="preserve">, C., Rais, O., &amp; </w:t>
      </w:r>
      <w:proofErr w:type="spellStart"/>
      <w:r w:rsidRPr="00DC33CD">
        <w:t>Voordouw</w:t>
      </w:r>
      <w:proofErr w:type="spellEnd"/>
      <w:r w:rsidRPr="00DC33CD">
        <w:t xml:space="preserve">, M. J. (2021). Masting by beech trees predicts the risk of Lyme disease. </w:t>
      </w:r>
      <w:r w:rsidRPr="00DC33CD">
        <w:rPr>
          <w:i/>
          <w:iCs/>
        </w:rPr>
        <w:t>Parasites &amp; Vectors</w:t>
      </w:r>
      <w:r w:rsidRPr="00DC33CD">
        <w:t xml:space="preserve">, </w:t>
      </w:r>
      <w:r w:rsidRPr="00DC33CD">
        <w:rPr>
          <w:i/>
          <w:iCs/>
        </w:rPr>
        <w:t>14</w:t>
      </w:r>
      <w:r w:rsidRPr="00DC33CD">
        <w:t>(1), 168. https://doi.org/10.1186/s13071-021-04646-0</w:t>
      </w:r>
    </w:p>
    <w:p w14:paraId="2295BBD9" w14:textId="77777777" w:rsidR="00DC33CD" w:rsidRPr="00DC33CD" w:rsidRDefault="00DC33CD" w:rsidP="00DC33CD">
      <w:pPr>
        <w:pStyle w:val="Bibliography"/>
      </w:pPr>
      <w:r w:rsidRPr="00DC33CD">
        <w:lastRenderedPageBreak/>
        <w:t xml:space="preserve">Breshears, D. D., Cobb, N. S., Rich, P. M., Price, K. P., Allen, C. D., Balice, R. G., Romme, W. H., Kastens, J. H., Floyd, M. L., Belnap, J., Anderson, J. J., Myers, O. B., &amp; Meyer, C. W. (2005). Regional vegetation die-off in response to global-change-type drought. </w:t>
      </w:r>
      <w:r w:rsidRPr="00DC33CD">
        <w:rPr>
          <w:i/>
          <w:iCs/>
        </w:rPr>
        <w:t>Proceedings of the National Academy of Sciences</w:t>
      </w:r>
      <w:r w:rsidRPr="00DC33CD">
        <w:t xml:space="preserve">, </w:t>
      </w:r>
      <w:r w:rsidRPr="00DC33CD">
        <w:rPr>
          <w:i/>
          <w:iCs/>
        </w:rPr>
        <w:t>102</w:t>
      </w:r>
      <w:r w:rsidRPr="00DC33CD">
        <w:t>(42), 15144–15148. https://doi.org/10.1073/pnas.0505734102</w:t>
      </w:r>
    </w:p>
    <w:p w14:paraId="655436F7" w14:textId="77777777" w:rsidR="00DC33CD" w:rsidRPr="00DC33CD" w:rsidRDefault="00DC33CD" w:rsidP="00DC33CD">
      <w:pPr>
        <w:pStyle w:val="Bibliography"/>
      </w:pPr>
      <w:r w:rsidRPr="00DC33CD">
        <w:t xml:space="preserve">Brodie, J. F., Bello, C., Emer, C., Galetti, M., Luskin, M. S., </w:t>
      </w:r>
      <w:proofErr w:type="spellStart"/>
      <w:r w:rsidRPr="00DC33CD">
        <w:t>Osuri</w:t>
      </w:r>
      <w:proofErr w:type="spellEnd"/>
      <w:r w:rsidRPr="00DC33CD">
        <w:t xml:space="preserve">, A., Peres, C. A., Stoll, A., Villar, N., &amp; López, A. (2025). Defaunation impacts on the carbon balance of tropical forests. </w:t>
      </w:r>
      <w:r w:rsidRPr="00DC33CD">
        <w:rPr>
          <w:i/>
          <w:iCs/>
        </w:rPr>
        <w:t>Conservation Biology</w:t>
      </w:r>
      <w:r w:rsidRPr="00DC33CD">
        <w:t xml:space="preserve">, </w:t>
      </w:r>
      <w:r w:rsidRPr="00DC33CD">
        <w:rPr>
          <w:i/>
          <w:iCs/>
        </w:rPr>
        <w:t>39</w:t>
      </w:r>
      <w:r w:rsidRPr="00DC33CD">
        <w:t>(1), e14414. https://doi.org/10.1111/cobi.14414</w:t>
      </w:r>
    </w:p>
    <w:p w14:paraId="6ACD9857" w14:textId="77777777" w:rsidR="00DC33CD" w:rsidRPr="00DC33CD" w:rsidRDefault="00DC33CD" w:rsidP="00DC33CD">
      <w:pPr>
        <w:pStyle w:val="Bibliography"/>
      </w:pPr>
      <w:r w:rsidRPr="00DC33CD">
        <w:t xml:space="preserve">Burkle, L. A., Marlin, J. C., &amp; Knight, T. M. (2013). Plant-Pollinator Interactions over 120 Years: Loss of Species, Co-Occurrence, and Function. </w:t>
      </w:r>
      <w:r w:rsidRPr="00DC33CD">
        <w:rPr>
          <w:i/>
          <w:iCs/>
        </w:rPr>
        <w:t>Science</w:t>
      </w:r>
      <w:r w:rsidRPr="00DC33CD">
        <w:t xml:space="preserve">, </w:t>
      </w:r>
      <w:r w:rsidRPr="00DC33CD">
        <w:rPr>
          <w:i/>
          <w:iCs/>
        </w:rPr>
        <w:t>339</w:t>
      </w:r>
      <w:r w:rsidRPr="00DC33CD">
        <w:t>(6127), 1611–1615. https://doi.org/10.1126/science.1232728</w:t>
      </w:r>
    </w:p>
    <w:p w14:paraId="6C5A300C" w14:textId="77777777" w:rsidR="00DC33CD" w:rsidRPr="00DC33CD" w:rsidRDefault="00DC33CD" w:rsidP="00DC33CD">
      <w:pPr>
        <w:pStyle w:val="Bibliography"/>
      </w:pPr>
      <w:r w:rsidRPr="00DC33CD">
        <w:t xml:space="preserve">Catford, J. A., Wilson, J. R. U., </w:t>
      </w:r>
      <w:proofErr w:type="spellStart"/>
      <w:r w:rsidRPr="00DC33CD">
        <w:t>Pyšek</w:t>
      </w:r>
      <w:proofErr w:type="spellEnd"/>
      <w:r w:rsidRPr="00DC33CD">
        <w:t xml:space="preserve">, P., Hulme, P. E., &amp; Duncan, R. P. (2022). Addressing context dependence in ecology. </w:t>
      </w:r>
      <w:r w:rsidRPr="00DC33CD">
        <w:rPr>
          <w:i/>
          <w:iCs/>
        </w:rPr>
        <w:t>Trends in Ecology &amp; Evolution</w:t>
      </w:r>
      <w:r w:rsidRPr="00DC33CD">
        <w:t xml:space="preserve">, </w:t>
      </w:r>
      <w:r w:rsidRPr="00DC33CD">
        <w:rPr>
          <w:i/>
          <w:iCs/>
        </w:rPr>
        <w:t>37</w:t>
      </w:r>
      <w:r w:rsidRPr="00DC33CD">
        <w:t>(2), 158–170. https://doi.org/10.1016/j.tree.2021.09.007</w:t>
      </w:r>
    </w:p>
    <w:p w14:paraId="5AF23285" w14:textId="77777777" w:rsidR="00DC33CD" w:rsidRPr="00DC33CD" w:rsidRDefault="00DC33CD" w:rsidP="00DC33CD">
      <w:pPr>
        <w:pStyle w:val="Bibliography"/>
      </w:pPr>
      <w:r w:rsidRPr="00DC33CD">
        <w:t xml:space="preserve">Chamberlain, S. A., Bronstein, J. L., &amp; Rudgers, J. A. (2014). How context dependent are species interactions? </w:t>
      </w:r>
      <w:r w:rsidRPr="00DC33CD">
        <w:rPr>
          <w:i/>
          <w:iCs/>
        </w:rPr>
        <w:t>Ecology Letters</w:t>
      </w:r>
      <w:r w:rsidRPr="00DC33CD">
        <w:t xml:space="preserve">, </w:t>
      </w:r>
      <w:r w:rsidRPr="00DC33CD">
        <w:rPr>
          <w:i/>
          <w:iCs/>
        </w:rPr>
        <w:t>17</w:t>
      </w:r>
      <w:r w:rsidRPr="00DC33CD">
        <w:t>(7), 881–890. https://doi.org/10.1111/ele.12279</w:t>
      </w:r>
    </w:p>
    <w:p w14:paraId="18890364" w14:textId="77777777" w:rsidR="00DC33CD" w:rsidRPr="00DC33CD" w:rsidRDefault="00DC33CD" w:rsidP="00DC33CD">
      <w:pPr>
        <w:pStyle w:val="Bibliography"/>
      </w:pPr>
      <w:proofErr w:type="spellStart"/>
      <w:r w:rsidRPr="00DC33CD">
        <w:t>Charnov</w:t>
      </w:r>
      <w:proofErr w:type="spellEnd"/>
      <w:r w:rsidRPr="00DC33CD">
        <w:t xml:space="preserve">, E. L. (1976). Optimal foraging, the marginal value theorem. </w:t>
      </w:r>
      <w:r w:rsidRPr="00DC33CD">
        <w:rPr>
          <w:i/>
          <w:iCs/>
        </w:rPr>
        <w:t>Theoretical Population Biology</w:t>
      </w:r>
      <w:r w:rsidRPr="00DC33CD">
        <w:t xml:space="preserve">, </w:t>
      </w:r>
      <w:r w:rsidRPr="00DC33CD">
        <w:rPr>
          <w:i/>
          <w:iCs/>
        </w:rPr>
        <w:t>9</w:t>
      </w:r>
      <w:r w:rsidRPr="00DC33CD">
        <w:t>(2), 129–136. https://doi.org/10.1016/0040-5809(76)90040-X</w:t>
      </w:r>
    </w:p>
    <w:p w14:paraId="5B53DC75" w14:textId="77777777" w:rsidR="00DC33CD" w:rsidRPr="00DC33CD" w:rsidRDefault="00DC33CD" w:rsidP="00DC33CD">
      <w:pPr>
        <w:pStyle w:val="Bibliography"/>
      </w:pPr>
      <w:r w:rsidRPr="00DC33CD">
        <w:t xml:space="preserve">Clark, J. S., Nuñez, C. L., &amp; Tomasek, B. (2019). </w:t>
      </w:r>
      <w:proofErr w:type="spellStart"/>
      <w:r w:rsidRPr="00DC33CD">
        <w:t>Foodwebs</w:t>
      </w:r>
      <w:proofErr w:type="spellEnd"/>
      <w:r w:rsidRPr="00DC33CD">
        <w:t xml:space="preserve"> based on unreliable foundations: Spatiotemporal masting merged with consumer movement, storage, and diet. </w:t>
      </w:r>
      <w:r w:rsidRPr="00DC33CD">
        <w:rPr>
          <w:i/>
          <w:iCs/>
        </w:rPr>
        <w:t>Ecological Monographs</w:t>
      </w:r>
      <w:r w:rsidRPr="00DC33CD">
        <w:t xml:space="preserve">, </w:t>
      </w:r>
      <w:r w:rsidRPr="00DC33CD">
        <w:rPr>
          <w:i/>
          <w:iCs/>
        </w:rPr>
        <w:t>89</w:t>
      </w:r>
      <w:r w:rsidRPr="00DC33CD">
        <w:t>(4), e01381. https://doi.org/10.1002/ecm.1381</w:t>
      </w:r>
    </w:p>
    <w:p w14:paraId="3B3D5922" w14:textId="77777777" w:rsidR="00DC33CD" w:rsidRPr="00DC33CD" w:rsidRDefault="00DC33CD" w:rsidP="00DC33CD">
      <w:pPr>
        <w:pStyle w:val="Bibliography"/>
      </w:pPr>
      <w:r w:rsidRPr="00DC33CD">
        <w:lastRenderedPageBreak/>
        <w:t xml:space="preserve">Colwell, R. K., Dunn, R. R., &amp; Harris, N. C. (2012). Coextinction and Persistence of Dependent Species in a Changing World. </w:t>
      </w:r>
      <w:r w:rsidRPr="00DC33CD">
        <w:rPr>
          <w:i/>
          <w:iCs/>
        </w:rPr>
        <w:t>Annual Review of Ecology, Evolution, and Systematics</w:t>
      </w:r>
      <w:r w:rsidRPr="00DC33CD">
        <w:t xml:space="preserve">, </w:t>
      </w:r>
      <w:r w:rsidRPr="00DC33CD">
        <w:rPr>
          <w:i/>
          <w:iCs/>
        </w:rPr>
        <w:t>43</w:t>
      </w:r>
      <w:r w:rsidRPr="00DC33CD">
        <w:t>(1), 183–203. https://doi.org/10.1146/annurev-ecolsys-110411-160304</w:t>
      </w:r>
    </w:p>
    <w:p w14:paraId="3B914505" w14:textId="77777777" w:rsidR="00DC33CD" w:rsidRPr="00DC33CD" w:rsidRDefault="00DC33CD" w:rsidP="00DC33CD">
      <w:pPr>
        <w:pStyle w:val="Bibliography"/>
      </w:pPr>
      <w:r w:rsidRPr="00DC33CD">
        <w:t xml:space="preserve">Cornell Lab of Ornithology. (2024a). </w:t>
      </w:r>
      <w:r w:rsidRPr="00DC33CD">
        <w:rPr>
          <w:i/>
          <w:iCs/>
        </w:rPr>
        <w:t>eBird Basic Dataset</w:t>
      </w:r>
      <w:r w:rsidRPr="00DC33CD">
        <w:t xml:space="preserve"> (Version EBD_relJun-2024) [Dataset].</w:t>
      </w:r>
    </w:p>
    <w:p w14:paraId="4F119839" w14:textId="77777777" w:rsidR="00DC33CD" w:rsidRPr="00DC33CD" w:rsidRDefault="00DC33CD" w:rsidP="00DC33CD">
      <w:pPr>
        <w:pStyle w:val="Bibliography"/>
      </w:pPr>
      <w:r w:rsidRPr="00DC33CD">
        <w:t xml:space="preserve">Cornell Lab of Ornithology. (2024b). </w:t>
      </w:r>
      <w:r w:rsidRPr="00DC33CD">
        <w:rPr>
          <w:i/>
          <w:iCs/>
        </w:rPr>
        <w:t>eBird Basic Dataset</w:t>
      </w:r>
      <w:r w:rsidRPr="00DC33CD">
        <w:t xml:space="preserve"> (Version EBD_relMay-2024) [Dataset].</w:t>
      </w:r>
    </w:p>
    <w:p w14:paraId="7109A084" w14:textId="77777777" w:rsidR="00DC33CD" w:rsidRPr="00DC33CD" w:rsidRDefault="00DC33CD" w:rsidP="00DC33CD">
      <w:pPr>
        <w:pStyle w:val="Bibliography"/>
      </w:pPr>
      <w:r w:rsidRPr="00DC33CD">
        <w:t xml:space="preserve">Curtis, S. M. (2010). </w:t>
      </w:r>
      <w:proofErr w:type="spellStart"/>
      <w:r w:rsidRPr="00DC33CD">
        <w:rPr>
          <w:i/>
          <w:iCs/>
        </w:rPr>
        <w:t>mcmcplots</w:t>
      </w:r>
      <w:proofErr w:type="spellEnd"/>
      <w:r w:rsidRPr="00DC33CD">
        <w:rPr>
          <w:i/>
          <w:iCs/>
        </w:rPr>
        <w:t>: Create Plots from MCMC Output</w:t>
      </w:r>
      <w:r w:rsidRPr="00DC33CD">
        <w:t xml:space="preserve"> (p. 0.4.3) [Dataset]. https://doi.org/10.32614/CRAN.package.mcmcplots</w:t>
      </w:r>
    </w:p>
    <w:p w14:paraId="195FD1AE" w14:textId="77777777" w:rsidR="00DC33CD" w:rsidRPr="00DC33CD" w:rsidRDefault="00DC33CD" w:rsidP="00DC33CD">
      <w:pPr>
        <w:pStyle w:val="Bibliography"/>
      </w:pPr>
      <w:r w:rsidRPr="00DC33CD">
        <w:t xml:space="preserve">Donoso, I., Sorensen, M. C., </w:t>
      </w:r>
      <w:proofErr w:type="spellStart"/>
      <w:r w:rsidRPr="00DC33CD">
        <w:t>Blendinger</w:t>
      </w:r>
      <w:proofErr w:type="spellEnd"/>
      <w:r w:rsidRPr="00DC33CD">
        <w:t xml:space="preserve">, P. G., Kissling, W. D., </w:t>
      </w:r>
      <w:proofErr w:type="spellStart"/>
      <w:r w:rsidRPr="00DC33CD">
        <w:t>Neuschulz</w:t>
      </w:r>
      <w:proofErr w:type="spellEnd"/>
      <w:r w:rsidRPr="00DC33CD">
        <w:t xml:space="preserve">, E. L., Mueller, T., &amp; Schleuning, M. (2020). Downsizing of animal communities triggers stronger functional than structural decay in seed-dispersal networks. </w:t>
      </w:r>
      <w:r w:rsidRPr="00DC33CD">
        <w:rPr>
          <w:i/>
          <w:iCs/>
        </w:rPr>
        <w:t>Nature Communications</w:t>
      </w:r>
      <w:r w:rsidRPr="00DC33CD">
        <w:t xml:space="preserve">, </w:t>
      </w:r>
      <w:r w:rsidRPr="00DC33CD">
        <w:rPr>
          <w:i/>
          <w:iCs/>
        </w:rPr>
        <w:t>11</w:t>
      </w:r>
      <w:r w:rsidRPr="00DC33CD">
        <w:t>(1), 1582. https://doi.org/10.1038/s41467-020-15438-y</w:t>
      </w:r>
    </w:p>
    <w:p w14:paraId="0BFBBF14" w14:textId="77777777" w:rsidR="00DC33CD" w:rsidRPr="00DC33CD" w:rsidRDefault="00DC33CD" w:rsidP="00DC33CD">
      <w:pPr>
        <w:pStyle w:val="Bibliography"/>
      </w:pPr>
      <w:r w:rsidRPr="00DC33CD">
        <w:t xml:space="preserve">Dunn, R. R., Harris, N. C., Colwell, R. K., Koh, L. P., &amp; Sodhi, N. S. (2009). The sixth mass coextinction: Are most endangered species parasites and mutualists? </w:t>
      </w:r>
      <w:r w:rsidRPr="00DC33CD">
        <w:rPr>
          <w:i/>
          <w:iCs/>
        </w:rPr>
        <w:t>Proceedings of the Royal Society B: Biological Sciences</w:t>
      </w:r>
      <w:r w:rsidRPr="00DC33CD">
        <w:t xml:space="preserve">, </w:t>
      </w:r>
      <w:r w:rsidRPr="00DC33CD">
        <w:rPr>
          <w:i/>
          <w:iCs/>
        </w:rPr>
        <w:t>276</w:t>
      </w:r>
      <w:r w:rsidRPr="00DC33CD">
        <w:t>(1670), 3037–3045. https://doi.org/10.1098/rspb.2009.0413</w:t>
      </w:r>
    </w:p>
    <w:p w14:paraId="53DE24F3" w14:textId="77777777" w:rsidR="00DC33CD" w:rsidRPr="00DC33CD" w:rsidRDefault="00DC33CD" w:rsidP="00DC33CD">
      <w:pPr>
        <w:pStyle w:val="Bibliography"/>
      </w:pPr>
      <w:r w:rsidRPr="00DC33CD">
        <w:t xml:space="preserve">Elwood, E. C., Lichti, N. I., Fitzsimmons, S. F., &amp; Dalgleish, H. J. (2018). </w:t>
      </w:r>
      <w:proofErr w:type="spellStart"/>
      <w:r w:rsidRPr="00DC33CD">
        <w:t>Scatterhoarders</w:t>
      </w:r>
      <w:proofErr w:type="spellEnd"/>
      <w:r w:rsidRPr="00DC33CD">
        <w:t xml:space="preserve"> drive long‐ and short‐term population dynamics of a nut‐producing tree, while pre‐dispersal seed predators and herbivores have little effect. </w:t>
      </w:r>
      <w:r w:rsidRPr="00DC33CD">
        <w:rPr>
          <w:i/>
          <w:iCs/>
        </w:rPr>
        <w:t>Journal of Ecology</w:t>
      </w:r>
      <w:r w:rsidRPr="00DC33CD">
        <w:t xml:space="preserve">, </w:t>
      </w:r>
      <w:r w:rsidRPr="00DC33CD">
        <w:rPr>
          <w:i/>
          <w:iCs/>
        </w:rPr>
        <w:t>106</w:t>
      </w:r>
      <w:r w:rsidRPr="00DC33CD">
        <w:t>(3), 1191–1203. https://doi.org/10.1111/1365-2745.12902</w:t>
      </w:r>
    </w:p>
    <w:p w14:paraId="0C3C7172" w14:textId="77777777" w:rsidR="00DC33CD" w:rsidRPr="00DC33CD" w:rsidRDefault="00DC33CD" w:rsidP="00DC33CD">
      <w:pPr>
        <w:pStyle w:val="Bibliography"/>
      </w:pPr>
      <w:r w:rsidRPr="00DC33CD">
        <w:t xml:space="preserve">Essl, F., Dullinger, S., Rabitsch, W., Hulme, P. E., </w:t>
      </w:r>
      <w:proofErr w:type="spellStart"/>
      <w:r w:rsidRPr="00DC33CD">
        <w:t>Pyšek</w:t>
      </w:r>
      <w:proofErr w:type="spellEnd"/>
      <w:r w:rsidRPr="00DC33CD">
        <w:t xml:space="preserve">, P., Wilson, J. R. U., &amp; Richardson, D. M. (2015). Historical legacies accumulate to shape future biodiversity in an era of rapid </w:t>
      </w:r>
      <w:r w:rsidRPr="00DC33CD">
        <w:lastRenderedPageBreak/>
        <w:t xml:space="preserve">global change. </w:t>
      </w:r>
      <w:r w:rsidRPr="00DC33CD">
        <w:rPr>
          <w:i/>
          <w:iCs/>
        </w:rPr>
        <w:t>Diversity and Distributions</w:t>
      </w:r>
      <w:r w:rsidRPr="00DC33CD">
        <w:t xml:space="preserve">, </w:t>
      </w:r>
      <w:r w:rsidRPr="00DC33CD">
        <w:rPr>
          <w:i/>
          <w:iCs/>
        </w:rPr>
        <w:t>21</w:t>
      </w:r>
      <w:r w:rsidRPr="00DC33CD">
        <w:t>(5), 534–547. https://doi.org/10.1111/ddi.12312</w:t>
      </w:r>
    </w:p>
    <w:p w14:paraId="05D8DCDD" w14:textId="77777777" w:rsidR="00DC33CD" w:rsidRPr="00DC33CD" w:rsidRDefault="00DC33CD" w:rsidP="00DC33CD">
      <w:pPr>
        <w:pStyle w:val="Bibliography"/>
      </w:pPr>
      <w:r w:rsidRPr="00DC33CD">
        <w:t xml:space="preserve">Fietz, J., Kager, T., &amp; Schauer, S. (2009). </w:t>
      </w:r>
      <w:proofErr w:type="gramStart"/>
      <w:r w:rsidRPr="00DC33CD">
        <w:t>Is</w:t>
      </w:r>
      <w:proofErr w:type="gramEnd"/>
      <w:r w:rsidRPr="00DC33CD">
        <w:t xml:space="preserve"> energy supply the trigger for reproductive activity in male edible dormice (</w:t>
      </w:r>
      <w:proofErr w:type="spellStart"/>
      <w:r w:rsidRPr="00DC33CD">
        <w:t>Glis</w:t>
      </w:r>
      <w:proofErr w:type="spellEnd"/>
      <w:r w:rsidRPr="00DC33CD">
        <w:t xml:space="preserve"> </w:t>
      </w:r>
      <w:proofErr w:type="spellStart"/>
      <w:r w:rsidRPr="00DC33CD">
        <w:t>glis</w:t>
      </w:r>
      <w:proofErr w:type="spellEnd"/>
      <w:r w:rsidRPr="00DC33CD">
        <w:t xml:space="preserve">)? </w:t>
      </w:r>
      <w:r w:rsidRPr="00DC33CD">
        <w:rPr>
          <w:i/>
          <w:iCs/>
        </w:rPr>
        <w:t>Journal of Comparative Physiology B</w:t>
      </w:r>
      <w:r w:rsidRPr="00DC33CD">
        <w:t xml:space="preserve">, </w:t>
      </w:r>
      <w:r w:rsidRPr="00DC33CD">
        <w:rPr>
          <w:i/>
          <w:iCs/>
        </w:rPr>
        <w:t>179</w:t>
      </w:r>
      <w:r w:rsidRPr="00DC33CD">
        <w:t>(7), 829–837. https://doi.org/10.1007/s00360-009-0364-2</w:t>
      </w:r>
    </w:p>
    <w:p w14:paraId="6B9DB178" w14:textId="77777777" w:rsidR="00DC33CD" w:rsidRPr="00DC33CD" w:rsidRDefault="00DC33CD" w:rsidP="00DC33CD">
      <w:pPr>
        <w:pStyle w:val="Bibliography"/>
      </w:pPr>
      <w:r w:rsidRPr="00DC33CD">
        <w:t>Figueiredo, L., Krauss, J., Steffan‐</w:t>
      </w:r>
      <w:proofErr w:type="spellStart"/>
      <w:r w:rsidRPr="00DC33CD">
        <w:t>Dewenter</w:t>
      </w:r>
      <w:proofErr w:type="spellEnd"/>
      <w:r w:rsidRPr="00DC33CD">
        <w:t xml:space="preserve">, I., &amp; Sarmento Cabral, J. (2019). Understanding extinction debts: </w:t>
      </w:r>
      <w:proofErr w:type="spellStart"/>
      <w:r w:rsidRPr="00DC33CD">
        <w:t>Spatio</w:t>
      </w:r>
      <w:proofErr w:type="spellEnd"/>
      <w:r w:rsidRPr="00DC33CD">
        <w:t xml:space="preserve">–temporal scales, mechanisms and a roadmap for future research. </w:t>
      </w:r>
      <w:proofErr w:type="spellStart"/>
      <w:r w:rsidRPr="00DC33CD">
        <w:rPr>
          <w:i/>
          <w:iCs/>
        </w:rPr>
        <w:t>Ecography</w:t>
      </w:r>
      <w:proofErr w:type="spellEnd"/>
      <w:r w:rsidRPr="00DC33CD">
        <w:t xml:space="preserve">, </w:t>
      </w:r>
      <w:r w:rsidRPr="00DC33CD">
        <w:rPr>
          <w:i/>
          <w:iCs/>
        </w:rPr>
        <w:t>42</w:t>
      </w:r>
      <w:r w:rsidRPr="00DC33CD">
        <w:t>(12), 1973–1990. https://doi.org/10.1111/ecog.04740</w:t>
      </w:r>
    </w:p>
    <w:p w14:paraId="1BAE48B9" w14:textId="77777777" w:rsidR="00DC33CD" w:rsidRPr="00DC33CD" w:rsidRDefault="00DC33CD" w:rsidP="00DC33CD">
      <w:pPr>
        <w:pStyle w:val="Bibliography"/>
      </w:pPr>
      <w:r w:rsidRPr="00DC33CD">
        <w:t xml:space="preserve">Fink, D., Auer, T., Johnston, A., </w:t>
      </w:r>
      <w:proofErr w:type="spellStart"/>
      <w:r w:rsidRPr="00DC33CD">
        <w:t>Strimas</w:t>
      </w:r>
      <w:proofErr w:type="spellEnd"/>
      <w:r w:rsidRPr="00DC33CD">
        <w:t xml:space="preserve">-Mackey, M., Ligocki, S., Robinson, O., </w:t>
      </w:r>
      <w:proofErr w:type="spellStart"/>
      <w:r w:rsidRPr="00DC33CD">
        <w:t>Hochachka</w:t>
      </w:r>
      <w:proofErr w:type="spellEnd"/>
      <w:r w:rsidRPr="00DC33CD">
        <w:t xml:space="preserve">, W., </w:t>
      </w:r>
      <w:proofErr w:type="spellStart"/>
      <w:r w:rsidRPr="00DC33CD">
        <w:t>Jaromczyk</w:t>
      </w:r>
      <w:proofErr w:type="spellEnd"/>
      <w:r w:rsidRPr="00DC33CD">
        <w:t xml:space="preserve">, L., Crowley, C., Dunham, K., Stillman, A., Davis, C., Stokowski, M., Ruiz-Gutierrez, V., Wood, C., &amp; Rodewald, A. (2025). </w:t>
      </w:r>
      <w:r w:rsidRPr="00DC33CD">
        <w:rPr>
          <w:i/>
          <w:iCs/>
        </w:rPr>
        <w:t>eBird Status and Trends, Data Version 2023</w:t>
      </w:r>
      <w:r w:rsidRPr="00DC33CD">
        <w:t xml:space="preserve"> [Dataset]. Cornell Lab of Ornithology. https://doi.org/10.2173/WZTW8903</w:t>
      </w:r>
    </w:p>
    <w:p w14:paraId="0828ABEA" w14:textId="77777777" w:rsidR="00DC33CD" w:rsidRPr="00DC33CD" w:rsidRDefault="00DC33CD" w:rsidP="00DC33CD">
      <w:pPr>
        <w:pStyle w:val="Bibliography"/>
      </w:pPr>
      <w:r w:rsidRPr="00DC33CD">
        <w:t xml:space="preserve">Floyd, M. E. (1982). The Interaction of Pinon Pine and Gambel Oak in Plant Succession near Dolores, Colorado. </w:t>
      </w:r>
      <w:r w:rsidRPr="00DC33CD">
        <w:rPr>
          <w:i/>
          <w:iCs/>
        </w:rPr>
        <w:t>The Southwestern Naturalist</w:t>
      </w:r>
      <w:r w:rsidRPr="00DC33CD">
        <w:t xml:space="preserve">, </w:t>
      </w:r>
      <w:r w:rsidRPr="00DC33CD">
        <w:rPr>
          <w:i/>
          <w:iCs/>
        </w:rPr>
        <w:t>27</w:t>
      </w:r>
      <w:r w:rsidRPr="00DC33CD">
        <w:t>(2), 143. https://doi.org/10.2307/3671138</w:t>
      </w:r>
    </w:p>
    <w:p w14:paraId="1B57E728" w14:textId="77777777" w:rsidR="00DC33CD" w:rsidRPr="00DC33CD" w:rsidRDefault="00DC33CD" w:rsidP="00DC33CD">
      <w:pPr>
        <w:pStyle w:val="Bibliography"/>
      </w:pPr>
      <w:proofErr w:type="spellStart"/>
      <w:r w:rsidRPr="00DC33CD">
        <w:t>Gamelon</w:t>
      </w:r>
      <w:proofErr w:type="spellEnd"/>
      <w:r w:rsidRPr="00DC33CD">
        <w:t xml:space="preserve">, M., Focardi, S., </w:t>
      </w:r>
      <w:proofErr w:type="spellStart"/>
      <w:r w:rsidRPr="00DC33CD">
        <w:t>Baubet</w:t>
      </w:r>
      <w:proofErr w:type="spellEnd"/>
      <w:r w:rsidRPr="00DC33CD">
        <w:t xml:space="preserve">, E., Brandt, S., Franzetti, B., Ronchi, F., Venner, S., Sæther, B.-E., &amp; Gaillard, J.-M. (2017). Reproductive allocation in pulsed-resource environments: A comparative study in two populations of wild boar. </w:t>
      </w:r>
      <w:proofErr w:type="spellStart"/>
      <w:r w:rsidRPr="00DC33CD">
        <w:rPr>
          <w:i/>
          <w:iCs/>
        </w:rPr>
        <w:t>Oecologia</w:t>
      </w:r>
      <w:proofErr w:type="spellEnd"/>
      <w:r w:rsidRPr="00DC33CD">
        <w:t xml:space="preserve">, </w:t>
      </w:r>
      <w:r w:rsidRPr="00DC33CD">
        <w:rPr>
          <w:i/>
          <w:iCs/>
        </w:rPr>
        <w:t>183</w:t>
      </w:r>
      <w:r w:rsidRPr="00DC33CD">
        <w:t>(4), 1065–1076. https://doi.org/10.1007/s00442-017-3821-8</w:t>
      </w:r>
    </w:p>
    <w:p w14:paraId="164BB762" w14:textId="77777777" w:rsidR="00DC33CD" w:rsidRPr="00DC33CD" w:rsidRDefault="00DC33CD" w:rsidP="00DC33CD">
      <w:pPr>
        <w:pStyle w:val="Bibliography"/>
      </w:pPr>
      <w:r w:rsidRPr="00DC33CD">
        <w:t xml:space="preserve">Gelman, A., &amp; Rubin, D. B. (1992). Inference from Iterative Simulation Using Multiple Sequences. </w:t>
      </w:r>
      <w:r w:rsidRPr="00DC33CD">
        <w:rPr>
          <w:i/>
          <w:iCs/>
        </w:rPr>
        <w:t>Statistical Science</w:t>
      </w:r>
      <w:r w:rsidRPr="00DC33CD">
        <w:t xml:space="preserve">, </w:t>
      </w:r>
      <w:r w:rsidRPr="00DC33CD">
        <w:rPr>
          <w:i/>
          <w:iCs/>
        </w:rPr>
        <w:t>7</w:t>
      </w:r>
      <w:r w:rsidRPr="00DC33CD">
        <w:t>(4). https://doi.org/10.1214/ss/1177011136</w:t>
      </w:r>
    </w:p>
    <w:p w14:paraId="71C6F9DF" w14:textId="77777777" w:rsidR="00DC33CD" w:rsidRPr="00DC33CD" w:rsidRDefault="00DC33CD" w:rsidP="00DC33CD">
      <w:pPr>
        <w:pStyle w:val="Bibliography"/>
      </w:pPr>
      <w:r w:rsidRPr="00DC33CD">
        <w:lastRenderedPageBreak/>
        <w:t xml:space="preserve">Hacket-Pain, A., &amp; </w:t>
      </w:r>
      <w:proofErr w:type="spellStart"/>
      <w:r w:rsidRPr="00DC33CD">
        <w:t>Bogdziewicz</w:t>
      </w:r>
      <w:proofErr w:type="spellEnd"/>
      <w:r w:rsidRPr="00DC33CD">
        <w:t xml:space="preserve">, M. (2021). Climate change and plant reproduction: Trends and drivers of mast seeding change. </w:t>
      </w:r>
      <w:r w:rsidRPr="00DC33CD">
        <w:rPr>
          <w:i/>
          <w:iCs/>
        </w:rPr>
        <w:t>Philosophical Transactions of the Royal Society B: Biological Sciences</w:t>
      </w:r>
      <w:r w:rsidRPr="00DC33CD">
        <w:t xml:space="preserve">, </w:t>
      </w:r>
      <w:r w:rsidRPr="00DC33CD">
        <w:rPr>
          <w:i/>
          <w:iCs/>
        </w:rPr>
        <w:t>376</w:t>
      </w:r>
      <w:r w:rsidRPr="00DC33CD">
        <w:t>(1839), 20200379. https://doi.org/10.1098/rstb.2020.0379</w:t>
      </w:r>
    </w:p>
    <w:p w14:paraId="796CE6F4" w14:textId="77777777" w:rsidR="00DC33CD" w:rsidRPr="00DC33CD" w:rsidRDefault="00DC33CD" w:rsidP="00DC33CD">
      <w:pPr>
        <w:pStyle w:val="Bibliography"/>
      </w:pPr>
      <w:r w:rsidRPr="00DC33CD">
        <w:t xml:space="preserve">Hallworth, M. T., Sirén, A. P. K., DeLuca, W. V., Duclos, T. R., McFarland, K. P., Hill, J. M., Rimmer, C. C., &amp; Morelli, T. L. (2024). Boom and bust: The effects of masting on seed predator range dynamics and trophic cascades. </w:t>
      </w:r>
      <w:r w:rsidRPr="00DC33CD">
        <w:rPr>
          <w:i/>
          <w:iCs/>
        </w:rPr>
        <w:t>Diversity and Distributions</w:t>
      </w:r>
      <w:r w:rsidRPr="00DC33CD">
        <w:t xml:space="preserve">, </w:t>
      </w:r>
      <w:r w:rsidRPr="00DC33CD">
        <w:rPr>
          <w:i/>
          <w:iCs/>
        </w:rPr>
        <w:t>30</w:t>
      </w:r>
      <w:r w:rsidRPr="00DC33CD">
        <w:t>(8), e13861. https://doi.org/10.1111/ddi.13861</w:t>
      </w:r>
    </w:p>
    <w:p w14:paraId="61E52416" w14:textId="77777777" w:rsidR="00DC33CD" w:rsidRPr="00DC33CD" w:rsidRDefault="00DC33CD" w:rsidP="00DC33CD">
      <w:pPr>
        <w:pStyle w:val="Bibliography"/>
      </w:pPr>
      <w:proofErr w:type="spellStart"/>
      <w:r w:rsidRPr="00DC33CD">
        <w:t>Hochachka</w:t>
      </w:r>
      <w:proofErr w:type="spellEnd"/>
      <w:r w:rsidRPr="00DC33CD">
        <w:t xml:space="preserve">, W. M., Ruiz-Gutierrez, V., &amp; Johnston, A. (2023). Considerations for fitting occupancy models to data from eBird and similar volunteer-collected data. </w:t>
      </w:r>
      <w:r w:rsidRPr="00DC33CD">
        <w:rPr>
          <w:i/>
          <w:iCs/>
        </w:rPr>
        <w:t>Ornithology</w:t>
      </w:r>
      <w:r w:rsidRPr="00DC33CD">
        <w:t xml:space="preserve">, </w:t>
      </w:r>
      <w:r w:rsidRPr="00DC33CD">
        <w:rPr>
          <w:i/>
          <w:iCs/>
        </w:rPr>
        <w:t>140</w:t>
      </w:r>
      <w:r w:rsidRPr="00DC33CD">
        <w:t>(4). https://doi.org/10.1093/ornithology/ukad035</w:t>
      </w:r>
    </w:p>
    <w:p w14:paraId="2EA64D2A" w14:textId="77777777" w:rsidR="00DC33CD" w:rsidRPr="00DC33CD" w:rsidRDefault="00DC33CD" w:rsidP="00DC33CD">
      <w:pPr>
        <w:pStyle w:val="Bibliography"/>
      </w:pPr>
      <w:r w:rsidRPr="00DC33CD">
        <w:t xml:space="preserve">Hughes, B. B., Beas-Luna, R., Barner, A. K., Brewitt, K., Brumbaugh, D. R., Cerny-Chipman, E. B., Close, S. L., Coblentz, K. E., de </w:t>
      </w:r>
      <w:proofErr w:type="spellStart"/>
      <w:r w:rsidRPr="00DC33CD">
        <w:t>Nesnera</w:t>
      </w:r>
      <w:proofErr w:type="spellEnd"/>
      <w:r w:rsidRPr="00DC33CD">
        <w:t xml:space="preserve">, K. L., </w:t>
      </w:r>
      <w:proofErr w:type="spellStart"/>
      <w:r w:rsidRPr="00DC33CD">
        <w:t>Drobnitch</w:t>
      </w:r>
      <w:proofErr w:type="spellEnd"/>
      <w:r w:rsidRPr="00DC33CD">
        <w:t xml:space="preserve">, S. T., Figurski, J. D., Focht, B., Friedman, M., Freiwald, J., Heady, K. K., Heady, W. N., Hettinger, A., Johnson, A., Karr, K. A., … Carr, M. H. (2017). Long-Term Studies Contribute Disproportionately to Ecology and Policy. </w:t>
      </w:r>
      <w:proofErr w:type="spellStart"/>
      <w:r w:rsidRPr="00DC33CD">
        <w:rPr>
          <w:i/>
          <w:iCs/>
        </w:rPr>
        <w:t>BioScience</w:t>
      </w:r>
      <w:proofErr w:type="spellEnd"/>
      <w:r w:rsidRPr="00DC33CD">
        <w:t xml:space="preserve">, </w:t>
      </w:r>
      <w:r w:rsidRPr="00DC33CD">
        <w:rPr>
          <w:i/>
          <w:iCs/>
        </w:rPr>
        <w:t>67</w:t>
      </w:r>
      <w:r w:rsidRPr="00DC33CD">
        <w:t>(3), 271–281. https://doi.org/10.1093/biosci/biw185</w:t>
      </w:r>
    </w:p>
    <w:p w14:paraId="3CEB10AF" w14:textId="77777777" w:rsidR="00DC33CD" w:rsidRPr="00DC33CD" w:rsidRDefault="00DC33CD" w:rsidP="00DC33CD">
      <w:pPr>
        <w:pStyle w:val="Bibliography"/>
      </w:pPr>
      <w:r w:rsidRPr="00DC33CD">
        <w:t xml:space="preserve">Johnson, K., Neville, T. B., Smith, J. W., &amp; Horner, M. W. (2016). Home range- and colony-scale habitat models for Pinyon Jays in piñon-juniper woodlands of New Mexico, USA. </w:t>
      </w:r>
      <w:r w:rsidRPr="00DC33CD">
        <w:rPr>
          <w:i/>
          <w:iCs/>
        </w:rPr>
        <w:t>Avian Conservation and Ecology</w:t>
      </w:r>
      <w:r w:rsidRPr="00DC33CD">
        <w:t xml:space="preserve">, </w:t>
      </w:r>
      <w:r w:rsidRPr="00DC33CD">
        <w:rPr>
          <w:i/>
          <w:iCs/>
        </w:rPr>
        <w:t>11</w:t>
      </w:r>
      <w:r w:rsidRPr="00DC33CD">
        <w:t>(2). https://doi.org/10.5751/ace-00890-110206</w:t>
      </w:r>
    </w:p>
    <w:p w14:paraId="20EBEDE8" w14:textId="77777777" w:rsidR="00DC33CD" w:rsidRPr="00DC33CD" w:rsidRDefault="00DC33CD" w:rsidP="00DC33CD">
      <w:pPr>
        <w:pStyle w:val="Bibliography"/>
      </w:pPr>
      <w:r w:rsidRPr="00DC33CD">
        <w:t xml:space="preserve">Kellner, K. (2021). </w:t>
      </w:r>
      <w:proofErr w:type="spellStart"/>
      <w:r w:rsidRPr="00DC33CD">
        <w:rPr>
          <w:i/>
          <w:iCs/>
        </w:rPr>
        <w:t>jagsUI</w:t>
      </w:r>
      <w:proofErr w:type="spellEnd"/>
      <w:r w:rsidRPr="00DC33CD">
        <w:rPr>
          <w:i/>
          <w:iCs/>
        </w:rPr>
        <w:t>: a wrapper around “</w:t>
      </w:r>
      <w:proofErr w:type="spellStart"/>
      <w:r w:rsidRPr="00DC33CD">
        <w:rPr>
          <w:i/>
          <w:iCs/>
        </w:rPr>
        <w:t>rjags</w:t>
      </w:r>
      <w:proofErr w:type="spellEnd"/>
      <w:r w:rsidRPr="00DC33CD">
        <w:rPr>
          <w:i/>
          <w:iCs/>
        </w:rPr>
        <w:t>” to streamline JAGS analyses</w:t>
      </w:r>
      <w:r w:rsidRPr="00DC33CD">
        <w:t xml:space="preserve"> (Version 1.5.2) [R]. https://CRAN.R-project.org/package=jagsUI</w:t>
      </w:r>
    </w:p>
    <w:p w14:paraId="16129914" w14:textId="77777777" w:rsidR="00DC33CD" w:rsidRPr="00DC33CD" w:rsidRDefault="00DC33CD" w:rsidP="00DC33CD">
      <w:pPr>
        <w:pStyle w:val="Bibliography"/>
      </w:pPr>
      <w:r w:rsidRPr="00DC33CD">
        <w:lastRenderedPageBreak/>
        <w:t xml:space="preserve">Kelly, D., &amp; Sork, V. L. (2002). Mast Seeding in Perennial Plants: Why, How, </w:t>
      </w:r>
      <w:proofErr w:type="gramStart"/>
      <w:r w:rsidRPr="00DC33CD">
        <w:t>Where</w:t>
      </w:r>
      <w:proofErr w:type="gramEnd"/>
      <w:r w:rsidRPr="00DC33CD">
        <w:t xml:space="preserve">? </w:t>
      </w:r>
      <w:r w:rsidRPr="00DC33CD">
        <w:rPr>
          <w:i/>
          <w:iCs/>
        </w:rPr>
        <w:t>Annual Review of Ecology and Systematics</w:t>
      </w:r>
      <w:r w:rsidRPr="00DC33CD">
        <w:t xml:space="preserve">, </w:t>
      </w:r>
      <w:r w:rsidRPr="00DC33CD">
        <w:rPr>
          <w:i/>
          <w:iCs/>
        </w:rPr>
        <w:t>33</w:t>
      </w:r>
      <w:r w:rsidRPr="00DC33CD">
        <w:t>(1), 427–447. https://doi.org/10.1146/annurev.ecolsys.33.020602.095433</w:t>
      </w:r>
    </w:p>
    <w:p w14:paraId="628745CB" w14:textId="77777777" w:rsidR="00DC33CD" w:rsidRPr="00DC33CD" w:rsidRDefault="00DC33CD" w:rsidP="00DC33CD">
      <w:pPr>
        <w:pStyle w:val="Bibliography"/>
      </w:pPr>
      <w:r w:rsidRPr="00DC33CD">
        <w:t xml:space="preserve">Kéry, M., &amp; Schmidt, B. (2008). Imperfect detection and its consequences for monitoring for conservation. </w:t>
      </w:r>
      <w:r w:rsidRPr="00DC33CD">
        <w:rPr>
          <w:i/>
          <w:iCs/>
        </w:rPr>
        <w:t>Community Ecology</w:t>
      </w:r>
      <w:r w:rsidRPr="00DC33CD">
        <w:t xml:space="preserve">, </w:t>
      </w:r>
      <w:r w:rsidRPr="00DC33CD">
        <w:rPr>
          <w:i/>
          <w:iCs/>
        </w:rPr>
        <w:t>9</w:t>
      </w:r>
      <w:r w:rsidRPr="00DC33CD">
        <w:t>(2), 207–216. https://doi.org/10.1556/ComEc.9.2008.2.10</w:t>
      </w:r>
    </w:p>
    <w:p w14:paraId="7A8D590E" w14:textId="77777777" w:rsidR="00DC33CD" w:rsidRPr="00DC33CD" w:rsidRDefault="00DC33CD" w:rsidP="00DC33CD">
      <w:pPr>
        <w:pStyle w:val="Bibliography"/>
      </w:pPr>
      <w:r w:rsidRPr="00DC33CD">
        <w:t xml:space="preserve">King, A. J., &amp; Marshall, H. H. (2022). Optimal foraging. </w:t>
      </w:r>
      <w:r w:rsidRPr="00DC33CD">
        <w:rPr>
          <w:i/>
          <w:iCs/>
        </w:rPr>
        <w:t>Current Biology</w:t>
      </w:r>
      <w:r w:rsidRPr="00DC33CD">
        <w:t xml:space="preserve">, </w:t>
      </w:r>
      <w:r w:rsidRPr="00DC33CD">
        <w:rPr>
          <w:i/>
          <w:iCs/>
        </w:rPr>
        <w:t>32</w:t>
      </w:r>
      <w:r w:rsidRPr="00DC33CD">
        <w:t>(12), R680–R683. https://doi.org/10.1016/j.cub.2022.04.072</w:t>
      </w:r>
    </w:p>
    <w:p w14:paraId="1B9E65E6" w14:textId="77777777" w:rsidR="00DC33CD" w:rsidRPr="00DC33CD" w:rsidRDefault="00DC33CD" w:rsidP="00DC33CD">
      <w:pPr>
        <w:pStyle w:val="Bibliography"/>
      </w:pPr>
      <w:r w:rsidRPr="00DC33CD">
        <w:t xml:space="preserve">Langendorf, R. E., Estes, J. A., Watson, J. C., Kenner, M. C., Hatfield, B. B., Tinker, M. T., Waddle, E., </w:t>
      </w:r>
      <w:proofErr w:type="spellStart"/>
      <w:r w:rsidRPr="00DC33CD">
        <w:t>DeMarche</w:t>
      </w:r>
      <w:proofErr w:type="spellEnd"/>
      <w:r w:rsidRPr="00DC33CD">
        <w:t xml:space="preserve">, M. L., &amp; Doak, D. F. (2025). Dynamic and context-dependent keystone species effects in kelp forests. </w:t>
      </w:r>
      <w:r w:rsidRPr="00DC33CD">
        <w:rPr>
          <w:i/>
          <w:iCs/>
        </w:rPr>
        <w:t>Proceedings of the National Academy of Sciences</w:t>
      </w:r>
      <w:r w:rsidRPr="00DC33CD">
        <w:t xml:space="preserve">, </w:t>
      </w:r>
      <w:r w:rsidRPr="00DC33CD">
        <w:rPr>
          <w:i/>
          <w:iCs/>
        </w:rPr>
        <w:t>122</w:t>
      </w:r>
      <w:r w:rsidRPr="00DC33CD">
        <w:t>(10), e2413360122. https://doi.org/10.1073/pnas.2413360122</w:t>
      </w:r>
    </w:p>
    <w:p w14:paraId="26B7ED1E" w14:textId="77777777" w:rsidR="00DC33CD" w:rsidRPr="00DC33CD" w:rsidRDefault="00DC33CD" w:rsidP="00DC33CD">
      <w:pPr>
        <w:pStyle w:val="Bibliography"/>
      </w:pPr>
      <w:r w:rsidRPr="00DC33CD">
        <w:t xml:space="preserve">Ligon, J. D. (1978). Reproductive Interdependence of Pinon Jays and Pinon Pines. </w:t>
      </w:r>
      <w:r w:rsidRPr="00DC33CD">
        <w:rPr>
          <w:i/>
          <w:iCs/>
        </w:rPr>
        <w:t>Ecological Monographs</w:t>
      </w:r>
      <w:r w:rsidRPr="00DC33CD">
        <w:t xml:space="preserve">, </w:t>
      </w:r>
      <w:r w:rsidRPr="00DC33CD">
        <w:rPr>
          <w:i/>
          <w:iCs/>
        </w:rPr>
        <w:t>48</w:t>
      </w:r>
      <w:r w:rsidRPr="00DC33CD">
        <w:t>(2), 111–126. https://doi.org/10.2307/2937295</w:t>
      </w:r>
    </w:p>
    <w:p w14:paraId="79105317" w14:textId="77777777" w:rsidR="00DC33CD" w:rsidRPr="00DC33CD" w:rsidRDefault="00DC33CD" w:rsidP="00DC33CD">
      <w:pPr>
        <w:pStyle w:val="Bibliography"/>
      </w:pPr>
      <w:r w:rsidRPr="00DC33CD">
        <w:t xml:space="preserve">Lindén, A., Lehikoinen, A., Hokkanen, T., &amp; Väisänen, R. A. (2011). Modelling irruptions and population dynamics of the great spotted woodpecker – joint effects of density and cone crops. </w:t>
      </w:r>
      <w:r w:rsidRPr="00DC33CD">
        <w:rPr>
          <w:i/>
          <w:iCs/>
        </w:rPr>
        <w:t>Oikos</w:t>
      </w:r>
      <w:r w:rsidRPr="00DC33CD">
        <w:t xml:space="preserve">, </w:t>
      </w:r>
      <w:r w:rsidRPr="00DC33CD">
        <w:rPr>
          <w:i/>
          <w:iCs/>
        </w:rPr>
        <w:t>120</w:t>
      </w:r>
      <w:r w:rsidRPr="00DC33CD">
        <w:t>(7), 1065–1075. https://doi.org/10.1111/j.1600-0706.2010.18970.x</w:t>
      </w:r>
    </w:p>
    <w:p w14:paraId="0250863B" w14:textId="77777777" w:rsidR="00DC33CD" w:rsidRPr="00DC33CD" w:rsidRDefault="00DC33CD" w:rsidP="00DC33CD">
      <w:pPr>
        <w:pStyle w:val="Bibliography"/>
      </w:pPr>
      <w:r w:rsidRPr="00DC33CD">
        <w:t xml:space="preserve">Lira, P. K., De Souza Leite, M., &amp; Metzger, J. P. (2019). Temporal Lag in Ecological Responses to Landscape Change: Where Are We Now? </w:t>
      </w:r>
      <w:r w:rsidRPr="00DC33CD">
        <w:rPr>
          <w:i/>
          <w:iCs/>
        </w:rPr>
        <w:t>Current Landscape Ecology Reports</w:t>
      </w:r>
      <w:r w:rsidRPr="00DC33CD">
        <w:t xml:space="preserve">, </w:t>
      </w:r>
      <w:r w:rsidRPr="00DC33CD">
        <w:rPr>
          <w:i/>
          <w:iCs/>
        </w:rPr>
        <w:t>4</w:t>
      </w:r>
      <w:r w:rsidRPr="00DC33CD">
        <w:t>(3), 70–82. https://doi.org/10.1007/s40823-019-00040-w</w:t>
      </w:r>
    </w:p>
    <w:p w14:paraId="663A360F" w14:textId="77777777" w:rsidR="00DC33CD" w:rsidRPr="00DC33CD" w:rsidRDefault="00DC33CD" w:rsidP="00DC33CD">
      <w:pPr>
        <w:pStyle w:val="Bibliography"/>
      </w:pPr>
      <w:r w:rsidRPr="00DC33CD">
        <w:t xml:space="preserve">Liu, O. R., &amp; Gaines, S. D. (2022). Environmental context dependency in species interactions. </w:t>
      </w:r>
      <w:r w:rsidRPr="00DC33CD">
        <w:rPr>
          <w:i/>
          <w:iCs/>
        </w:rPr>
        <w:t>Proceedings of the National Academy of Sciences</w:t>
      </w:r>
      <w:r w:rsidRPr="00DC33CD">
        <w:t xml:space="preserve">, </w:t>
      </w:r>
      <w:r w:rsidRPr="00DC33CD">
        <w:rPr>
          <w:i/>
          <w:iCs/>
        </w:rPr>
        <w:t>119</w:t>
      </w:r>
      <w:r w:rsidRPr="00DC33CD">
        <w:t>(36), e2118539119. https://doi.org/10.1073/pnas.2118539119</w:t>
      </w:r>
    </w:p>
    <w:p w14:paraId="6238D93B" w14:textId="77777777" w:rsidR="00DC33CD" w:rsidRPr="00DC33CD" w:rsidRDefault="00DC33CD" w:rsidP="00DC33CD">
      <w:pPr>
        <w:pStyle w:val="Bibliography"/>
      </w:pPr>
      <w:proofErr w:type="spellStart"/>
      <w:r w:rsidRPr="00DC33CD">
        <w:lastRenderedPageBreak/>
        <w:t>Magurran</w:t>
      </w:r>
      <w:proofErr w:type="spellEnd"/>
      <w:r w:rsidRPr="00DC33CD">
        <w:t xml:space="preserve">, A. E., Baillie, S. R., Buckland, S. T., Dick, J. </w:t>
      </w:r>
      <w:proofErr w:type="spellStart"/>
      <w:r w:rsidRPr="00DC33CD">
        <w:t>McP</w:t>
      </w:r>
      <w:proofErr w:type="spellEnd"/>
      <w:r w:rsidRPr="00DC33CD">
        <w:t xml:space="preserve">., Elston, D. A., Scott, E. M., Smith, R. I., Somerfield, P. J., &amp; Watt, A. D. (2010). Long-term datasets in biodiversity research and monitoring: Assessing change in ecological communities through time. </w:t>
      </w:r>
      <w:r w:rsidRPr="00DC33CD">
        <w:rPr>
          <w:i/>
          <w:iCs/>
        </w:rPr>
        <w:t>Trends in Ecology &amp; Evolution</w:t>
      </w:r>
      <w:r w:rsidRPr="00DC33CD">
        <w:t xml:space="preserve">, </w:t>
      </w:r>
      <w:r w:rsidRPr="00DC33CD">
        <w:rPr>
          <w:i/>
          <w:iCs/>
        </w:rPr>
        <w:t>25</w:t>
      </w:r>
      <w:r w:rsidRPr="00DC33CD">
        <w:t>(10), 574–582. https://doi.org/10.1016/j.tree.2010.06.016</w:t>
      </w:r>
    </w:p>
    <w:p w14:paraId="39F29FF9" w14:textId="77777777" w:rsidR="00DC33CD" w:rsidRPr="00DC33CD" w:rsidRDefault="00DC33CD" w:rsidP="00DC33CD">
      <w:pPr>
        <w:pStyle w:val="Bibliography"/>
      </w:pPr>
      <w:proofErr w:type="spellStart"/>
      <w:r w:rsidRPr="00DC33CD">
        <w:t>Marzluff</w:t>
      </w:r>
      <w:proofErr w:type="spellEnd"/>
      <w:r w:rsidRPr="00DC33CD">
        <w:t xml:space="preserve">, &amp; Balda, R. P. (1992). </w:t>
      </w:r>
      <w:r w:rsidRPr="00DC33CD">
        <w:rPr>
          <w:i/>
          <w:iCs/>
        </w:rPr>
        <w:t>The Pinyon Jay: Behavioral Ecology of a Colonial and Cooperative Corvid</w:t>
      </w:r>
      <w:r w:rsidRPr="00DC33CD">
        <w:t>. T &amp; AD Poyser Ltd.</w:t>
      </w:r>
    </w:p>
    <w:p w14:paraId="2BEFF0BF" w14:textId="77777777" w:rsidR="00DC33CD" w:rsidRPr="00DC33CD" w:rsidRDefault="00DC33CD" w:rsidP="00DC33CD">
      <w:pPr>
        <w:pStyle w:val="Bibliography"/>
      </w:pPr>
      <w:proofErr w:type="spellStart"/>
      <w:r w:rsidRPr="00DC33CD">
        <w:t>Marzluff</w:t>
      </w:r>
      <w:proofErr w:type="spellEnd"/>
      <w:r w:rsidRPr="00DC33CD">
        <w:t xml:space="preserve">, J. M. (1988). Do pinyon jays alter nest placement based on prior experience? </w:t>
      </w:r>
      <w:r w:rsidRPr="00DC33CD">
        <w:rPr>
          <w:i/>
          <w:iCs/>
        </w:rPr>
        <w:t xml:space="preserve">Animal </w:t>
      </w:r>
      <w:proofErr w:type="spellStart"/>
      <w:r w:rsidRPr="00DC33CD">
        <w:rPr>
          <w:i/>
          <w:iCs/>
        </w:rPr>
        <w:t>Behaviour</w:t>
      </w:r>
      <w:proofErr w:type="spellEnd"/>
      <w:r w:rsidRPr="00DC33CD">
        <w:t xml:space="preserve">, </w:t>
      </w:r>
      <w:r w:rsidRPr="00DC33CD">
        <w:rPr>
          <w:i/>
          <w:iCs/>
        </w:rPr>
        <w:t>36</w:t>
      </w:r>
      <w:r w:rsidRPr="00DC33CD">
        <w:t>(1), 1–10. https://doi.org/10.1016/s0003-3472(88)80244-6</w:t>
      </w:r>
    </w:p>
    <w:p w14:paraId="2EF38855" w14:textId="77777777" w:rsidR="00DC33CD" w:rsidRPr="00DC33CD" w:rsidRDefault="00DC33CD" w:rsidP="00DC33CD">
      <w:pPr>
        <w:pStyle w:val="Bibliography"/>
      </w:pPr>
      <w:proofErr w:type="spellStart"/>
      <w:r w:rsidRPr="00DC33CD">
        <w:t>Marzluff</w:t>
      </w:r>
      <w:proofErr w:type="spellEnd"/>
      <w:r w:rsidRPr="00DC33CD">
        <w:t xml:space="preserve">, J. M., &amp; Balda, R. P. (1988). The Advantages of, and Constraints Forcing, Mate Fidelity in Pinyon Jays. </w:t>
      </w:r>
      <w:r w:rsidRPr="00DC33CD">
        <w:rPr>
          <w:i/>
          <w:iCs/>
        </w:rPr>
        <w:t>The Auk</w:t>
      </w:r>
      <w:r w:rsidRPr="00DC33CD">
        <w:t xml:space="preserve">, </w:t>
      </w:r>
      <w:r w:rsidRPr="00DC33CD">
        <w:rPr>
          <w:i/>
          <w:iCs/>
        </w:rPr>
        <w:t>105</w:t>
      </w:r>
      <w:r w:rsidRPr="00DC33CD">
        <w:t>(2), 286–295. https://doi.org/10.2307/4087492</w:t>
      </w:r>
    </w:p>
    <w:p w14:paraId="4FC20084" w14:textId="77777777" w:rsidR="00DC33CD" w:rsidRPr="00DC33CD" w:rsidRDefault="00DC33CD" w:rsidP="00DC33CD">
      <w:pPr>
        <w:pStyle w:val="Bibliography"/>
      </w:pPr>
      <w:r w:rsidRPr="00DC33CD">
        <w:t xml:space="preserve">Maurer, G. E., Hallmark, A. J., Brown, R. F., Sala, O. E., &amp; Collins, S. L. (2020). Sensitivity of primary production to precipitation across the United States. </w:t>
      </w:r>
      <w:r w:rsidRPr="00DC33CD">
        <w:rPr>
          <w:i/>
          <w:iCs/>
        </w:rPr>
        <w:t>Ecology Letters</w:t>
      </w:r>
      <w:r w:rsidRPr="00DC33CD">
        <w:t xml:space="preserve">, </w:t>
      </w:r>
      <w:r w:rsidRPr="00DC33CD">
        <w:rPr>
          <w:i/>
          <w:iCs/>
        </w:rPr>
        <w:t>23</w:t>
      </w:r>
      <w:r w:rsidRPr="00DC33CD">
        <w:t>(3), 527–536. https://doi.org/10.1111/ele.13455</w:t>
      </w:r>
    </w:p>
    <w:p w14:paraId="609AA769" w14:textId="77777777" w:rsidR="00DC33CD" w:rsidRPr="00DC33CD" w:rsidRDefault="00DC33CD" w:rsidP="00DC33CD">
      <w:pPr>
        <w:pStyle w:val="Bibliography"/>
      </w:pPr>
      <w:r w:rsidRPr="00DC33CD">
        <w:t xml:space="preserve">McDermott, M. E., &amp; DeGroote, L. W. (2016). Long‐term climate impacts on breeding bird phenology in Pennsylvania, </w:t>
      </w:r>
      <w:r w:rsidRPr="00DC33CD">
        <w:rPr>
          <w:smallCaps/>
        </w:rPr>
        <w:t>USA</w:t>
      </w:r>
      <w:r w:rsidRPr="00DC33CD">
        <w:t xml:space="preserve">. </w:t>
      </w:r>
      <w:r w:rsidRPr="00DC33CD">
        <w:rPr>
          <w:i/>
          <w:iCs/>
        </w:rPr>
        <w:t>Global Change Biology</w:t>
      </w:r>
      <w:r w:rsidRPr="00DC33CD">
        <w:t xml:space="preserve">, </w:t>
      </w:r>
      <w:r w:rsidRPr="00DC33CD">
        <w:rPr>
          <w:i/>
          <w:iCs/>
        </w:rPr>
        <w:t>22</w:t>
      </w:r>
      <w:r w:rsidRPr="00DC33CD">
        <w:t>(10), 3304–3319. https://doi.org/10.1111/gcb.13363</w:t>
      </w:r>
    </w:p>
    <w:p w14:paraId="281550B8" w14:textId="77777777" w:rsidR="00DC33CD" w:rsidRPr="00DC33CD" w:rsidRDefault="00DC33CD" w:rsidP="00DC33CD">
      <w:pPr>
        <w:pStyle w:val="Bibliography"/>
      </w:pPr>
      <w:r w:rsidRPr="00DC33CD">
        <w:t xml:space="preserve">McKinnon, E. A., Kurt Kyser, T., &amp; </w:t>
      </w:r>
      <w:proofErr w:type="spellStart"/>
      <w:r w:rsidRPr="00DC33CD">
        <w:t>Stutchbury</w:t>
      </w:r>
      <w:proofErr w:type="spellEnd"/>
      <w:r w:rsidRPr="00DC33CD">
        <w:t xml:space="preserve">, B. J. M. (2017). Does the proportion of arthropods versus fruit in the diet influence overwintering condition of an omnivorous songbird? </w:t>
      </w:r>
      <w:r w:rsidRPr="00DC33CD">
        <w:rPr>
          <w:i/>
          <w:iCs/>
        </w:rPr>
        <w:t>Journal of Field Ornithology</w:t>
      </w:r>
      <w:r w:rsidRPr="00DC33CD">
        <w:t xml:space="preserve">, </w:t>
      </w:r>
      <w:r w:rsidRPr="00DC33CD">
        <w:rPr>
          <w:i/>
          <w:iCs/>
        </w:rPr>
        <w:t>88</w:t>
      </w:r>
      <w:r w:rsidRPr="00DC33CD">
        <w:t>(1), 65–79. https://doi.org/10.1111/jofo.12187</w:t>
      </w:r>
    </w:p>
    <w:p w14:paraId="54C67A0F" w14:textId="77777777" w:rsidR="00DC33CD" w:rsidRPr="00DC33CD" w:rsidRDefault="00DC33CD" w:rsidP="00DC33CD">
      <w:pPr>
        <w:pStyle w:val="Bibliography"/>
      </w:pPr>
      <w:proofErr w:type="spellStart"/>
      <w:r w:rsidRPr="00DC33CD">
        <w:t>Meddens</w:t>
      </w:r>
      <w:proofErr w:type="spellEnd"/>
      <w:r w:rsidRPr="00DC33CD">
        <w:t xml:space="preserve">, A. J. H., Hicke, J. A., </w:t>
      </w:r>
      <w:proofErr w:type="spellStart"/>
      <w:r w:rsidRPr="00DC33CD">
        <w:t>Macalady</w:t>
      </w:r>
      <w:proofErr w:type="spellEnd"/>
      <w:r w:rsidRPr="00DC33CD">
        <w:t xml:space="preserve">, A. K., Buotte, P. C., Cowles, T. R., &amp; Allen, C. D. (2015). Patterns and causes of observed piñon pine mortality in the southwestern United States. </w:t>
      </w:r>
      <w:r w:rsidRPr="00DC33CD">
        <w:rPr>
          <w:i/>
          <w:iCs/>
        </w:rPr>
        <w:t>New Phytologist</w:t>
      </w:r>
      <w:r w:rsidRPr="00DC33CD">
        <w:t xml:space="preserve">, </w:t>
      </w:r>
      <w:r w:rsidRPr="00DC33CD">
        <w:rPr>
          <w:i/>
          <w:iCs/>
        </w:rPr>
        <w:t>206</w:t>
      </w:r>
      <w:r w:rsidRPr="00DC33CD">
        <w:t>(1), 91–97. https://doi.org/10.1111/nph.13193</w:t>
      </w:r>
    </w:p>
    <w:p w14:paraId="5D457BC5" w14:textId="77777777" w:rsidR="00DC33CD" w:rsidRPr="00DC33CD" w:rsidRDefault="00DC33CD" w:rsidP="00DC33CD">
      <w:pPr>
        <w:pStyle w:val="Bibliography"/>
      </w:pPr>
      <w:r w:rsidRPr="00DC33CD">
        <w:lastRenderedPageBreak/>
        <w:t xml:space="preserve">Moore, C. M., &amp; Dittel, J. W. (2020). On mutualism, models, and masting: The effects of seed‐dispersing animals on the plants they disperse. </w:t>
      </w:r>
      <w:r w:rsidRPr="00DC33CD">
        <w:rPr>
          <w:i/>
          <w:iCs/>
        </w:rPr>
        <w:t>Journal of Ecology</w:t>
      </w:r>
      <w:r w:rsidRPr="00DC33CD">
        <w:t xml:space="preserve">, </w:t>
      </w:r>
      <w:r w:rsidRPr="00DC33CD">
        <w:rPr>
          <w:i/>
          <w:iCs/>
        </w:rPr>
        <w:t>108</w:t>
      </w:r>
      <w:r w:rsidRPr="00DC33CD">
        <w:t>(5), 1775–1783. https://doi.org/10.1111/1365-2745.13414</w:t>
      </w:r>
    </w:p>
    <w:p w14:paraId="4DAA2B1A" w14:textId="77777777" w:rsidR="00DC33CD" w:rsidRPr="00DC33CD" w:rsidRDefault="00DC33CD" w:rsidP="00DC33CD">
      <w:pPr>
        <w:pStyle w:val="Bibliography"/>
      </w:pPr>
      <w:r w:rsidRPr="00DC33CD">
        <w:t xml:space="preserve">Munson, S. M., Bradford, J. B., Butterfield, B. J., &amp; Gremer, J. R. (2022). Primary production responses to extreme changes in North American Monsoon precipitation vary by elevation and plant functional composition through time. </w:t>
      </w:r>
      <w:r w:rsidRPr="00DC33CD">
        <w:rPr>
          <w:i/>
          <w:iCs/>
        </w:rPr>
        <w:t>Journal of Ecology</w:t>
      </w:r>
      <w:r w:rsidRPr="00DC33CD">
        <w:t xml:space="preserve">, </w:t>
      </w:r>
      <w:r w:rsidRPr="00DC33CD">
        <w:rPr>
          <w:i/>
          <w:iCs/>
        </w:rPr>
        <w:t>110</w:t>
      </w:r>
      <w:r w:rsidRPr="00DC33CD">
        <w:t>(9), 2232–2245. https://doi.org/10.1111/1365-2745.13947</w:t>
      </w:r>
    </w:p>
    <w:p w14:paraId="14446BED" w14:textId="77777777" w:rsidR="00DC33CD" w:rsidRPr="00DC33CD" w:rsidRDefault="00DC33CD" w:rsidP="00DC33CD">
      <w:pPr>
        <w:pStyle w:val="Bibliography"/>
      </w:pPr>
      <w:r w:rsidRPr="00DC33CD">
        <w:t xml:space="preserve">Neilson, R. P., &amp; </w:t>
      </w:r>
      <w:proofErr w:type="spellStart"/>
      <w:r w:rsidRPr="00DC33CD">
        <w:t>Wullstein</w:t>
      </w:r>
      <w:proofErr w:type="spellEnd"/>
      <w:r w:rsidRPr="00DC33CD">
        <w:t xml:space="preserve">, L. H. (1983). Biogeography of Two Southwest American Oaks in Relation to Atmospheric Dynamics. </w:t>
      </w:r>
      <w:r w:rsidRPr="00DC33CD">
        <w:rPr>
          <w:i/>
          <w:iCs/>
        </w:rPr>
        <w:t>Journal of Biogeography</w:t>
      </w:r>
      <w:r w:rsidRPr="00DC33CD">
        <w:t xml:space="preserve">, </w:t>
      </w:r>
      <w:r w:rsidRPr="00DC33CD">
        <w:rPr>
          <w:i/>
          <w:iCs/>
        </w:rPr>
        <w:t>10</w:t>
      </w:r>
      <w:r w:rsidRPr="00DC33CD">
        <w:t>(4), 275. https://doi.org/10.2307/2844738</w:t>
      </w:r>
    </w:p>
    <w:p w14:paraId="1FED10A8" w14:textId="77777777" w:rsidR="00DC33CD" w:rsidRPr="00DC33CD" w:rsidRDefault="00DC33CD" w:rsidP="00DC33CD">
      <w:pPr>
        <w:pStyle w:val="Bibliography"/>
      </w:pPr>
      <w:r w:rsidRPr="00DC33CD">
        <w:t xml:space="preserve">Ogle, K., Barber, J. J., Barron‐Gafford, G. A., Bentley, L. P., Young, J. M., Huxman, T. E., Loik, M. E., &amp; Tissue, D. T. (2015). Quantifying ecological memory in plant and ecosystem processes. </w:t>
      </w:r>
      <w:r w:rsidRPr="00DC33CD">
        <w:rPr>
          <w:i/>
          <w:iCs/>
        </w:rPr>
        <w:t>Ecology Letters</w:t>
      </w:r>
      <w:r w:rsidRPr="00DC33CD">
        <w:t xml:space="preserve">, </w:t>
      </w:r>
      <w:r w:rsidRPr="00DC33CD">
        <w:rPr>
          <w:i/>
          <w:iCs/>
        </w:rPr>
        <w:t>18</w:t>
      </w:r>
      <w:r w:rsidRPr="00DC33CD">
        <w:t>(3), 221–235. https://doi.org/10.1111/ele.12399</w:t>
      </w:r>
    </w:p>
    <w:p w14:paraId="64A4C14A" w14:textId="77777777" w:rsidR="00DC33CD" w:rsidRPr="00DC33CD" w:rsidRDefault="00DC33CD" w:rsidP="00DC33CD">
      <w:pPr>
        <w:pStyle w:val="Bibliography"/>
      </w:pPr>
      <w:proofErr w:type="spellStart"/>
      <w:r w:rsidRPr="00DC33CD">
        <w:t>Ostfeld</w:t>
      </w:r>
      <w:proofErr w:type="spellEnd"/>
      <w:r w:rsidRPr="00DC33CD">
        <w:t xml:space="preserve">, R. S., &amp; </w:t>
      </w:r>
      <w:proofErr w:type="spellStart"/>
      <w:r w:rsidRPr="00DC33CD">
        <w:t>Keesing</w:t>
      </w:r>
      <w:proofErr w:type="spellEnd"/>
      <w:r w:rsidRPr="00DC33CD">
        <w:t xml:space="preserve">, F. (2000). Pulsed resources and community dynamics of consumers in terrestrial ecosystems. </w:t>
      </w:r>
      <w:r w:rsidRPr="00DC33CD">
        <w:rPr>
          <w:i/>
          <w:iCs/>
        </w:rPr>
        <w:t>Trends in Ecology &amp; Evolution</w:t>
      </w:r>
      <w:r w:rsidRPr="00DC33CD">
        <w:t xml:space="preserve">, </w:t>
      </w:r>
      <w:r w:rsidRPr="00DC33CD">
        <w:rPr>
          <w:i/>
          <w:iCs/>
        </w:rPr>
        <w:t>15</w:t>
      </w:r>
      <w:r w:rsidRPr="00DC33CD">
        <w:t>(6), 232–237. https://doi.org/10.1016/S0169-5347(00)01862-0</w:t>
      </w:r>
    </w:p>
    <w:p w14:paraId="1F981FEF" w14:textId="77777777" w:rsidR="00DC33CD" w:rsidRPr="00DC33CD" w:rsidRDefault="00DC33CD" w:rsidP="00DC33CD">
      <w:pPr>
        <w:pStyle w:val="Bibliography"/>
      </w:pPr>
      <w:r w:rsidRPr="00DC33CD">
        <w:t xml:space="preserve">Padisak, J. (1992). Seasonal Succession of Phytoplankton in a Large Shallow Lake (Balaton, Hungary)—A Dynamic Approach to Ecological Memory, Its Possible Role and Mechanisms. </w:t>
      </w:r>
      <w:r w:rsidRPr="00DC33CD">
        <w:rPr>
          <w:i/>
          <w:iCs/>
        </w:rPr>
        <w:t>The Journal of Ecology</w:t>
      </w:r>
      <w:r w:rsidRPr="00DC33CD">
        <w:t xml:space="preserve">, </w:t>
      </w:r>
      <w:r w:rsidRPr="00DC33CD">
        <w:rPr>
          <w:i/>
          <w:iCs/>
        </w:rPr>
        <w:t>80</w:t>
      </w:r>
      <w:r w:rsidRPr="00DC33CD">
        <w:t>(2), 217. https://doi.org/10.2307/2261008</w:t>
      </w:r>
    </w:p>
    <w:p w14:paraId="2A0DC474" w14:textId="77777777" w:rsidR="00DC33CD" w:rsidRPr="00DC33CD" w:rsidRDefault="00DC33CD" w:rsidP="00DC33CD">
      <w:pPr>
        <w:pStyle w:val="Bibliography"/>
      </w:pPr>
      <w:r w:rsidRPr="00DC33CD">
        <w:t xml:space="preserve">Parmenter, R. R., </w:t>
      </w:r>
      <w:proofErr w:type="spellStart"/>
      <w:r w:rsidRPr="00DC33CD">
        <w:t>Zlotin</w:t>
      </w:r>
      <w:proofErr w:type="spellEnd"/>
      <w:r w:rsidRPr="00DC33CD">
        <w:t xml:space="preserve">, R. I., Moore, D. I., &amp; Myers, O. B. (2018). Environmental and endogenous drivers of tree mast production and synchrony in piñon–juniper–oak woodlands of New Mexico. </w:t>
      </w:r>
      <w:r w:rsidRPr="00DC33CD">
        <w:rPr>
          <w:i/>
          <w:iCs/>
        </w:rPr>
        <w:t>Ecosphere</w:t>
      </w:r>
      <w:r w:rsidRPr="00DC33CD">
        <w:t xml:space="preserve">, </w:t>
      </w:r>
      <w:r w:rsidRPr="00DC33CD">
        <w:rPr>
          <w:i/>
          <w:iCs/>
        </w:rPr>
        <w:t>9</w:t>
      </w:r>
      <w:r w:rsidRPr="00DC33CD">
        <w:t>(8), e02360. https://doi.org/10.1002/ecs2.2360</w:t>
      </w:r>
    </w:p>
    <w:p w14:paraId="6D366B8E" w14:textId="77777777" w:rsidR="00DC33CD" w:rsidRPr="00DC33CD" w:rsidRDefault="00DC33CD" w:rsidP="00DC33CD">
      <w:pPr>
        <w:pStyle w:val="Bibliography"/>
      </w:pPr>
      <w:r w:rsidRPr="00DC33CD">
        <w:lastRenderedPageBreak/>
        <w:t xml:space="preserve">Pearse, I. S., Koenig, W. D., &amp; Kelly, D. (2016). Mechanisms of mast seeding: Resources, weather, cues, and selection. </w:t>
      </w:r>
      <w:r w:rsidRPr="00DC33CD">
        <w:rPr>
          <w:i/>
          <w:iCs/>
        </w:rPr>
        <w:t>New Phytologist</w:t>
      </w:r>
      <w:r w:rsidRPr="00DC33CD">
        <w:t xml:space="preserve">, </w:t>
      </w:r>
      <w:r w:rsidRPr="00DC33CD">
        <w:rPr>
          <w:i/>
          <w:iCs/>
        </w:rPr>
        <w:t>212</w:t>
      </w:r>
      <w:r w:rsidRPr="00DC33CD">
        <w:t>(3), 546–562. https://doi.org/10.1111/nph.14114</w:t>
      </w:r>
    </w:p>
    <w:p w14:paraId="5BC9297C" w14:textId="77777777" w:rsidR="00DC33CD" w:rsidRPr="00DC33CD" w:rsidRDefault="00DC33CD" w:rsidP="00DC33CD">
      <w:pPr>
        <w:pStyle w:val="Bibliography"/>
      </w:pPr>
      <w:r w:rsidRPr="00DC33CD">
        <w:t xml:space="preserve">Plummer, M. (2003). JAGS: A program for analysis of Bayesian graphical models using Gibbs sampling. </w:t>
      </w:r>
      <w:r w:rsidRPr="00DC33CD">
        <w:rPr>
          <w:i/>
          <w:iCs/>
        </w:rPr>
        <w:t>Proceedings of the 3rd International Workshop on Distributed Statistical Computing</w:t>
      </w:r>
      <w:r w:rsidRPr="00DC33CD">
        <w:t xml:space="preserve">, </w:t>
      </w:r>
      <w:r w:rsidRPr="00DC33CD">
        <w:rPr>
          <w:i/>
          <w:iCs/>
        </w:rPr>
        <w:t>124</w:t>
      </w:r>
      <w:r w:rsidRPr="00DC33CD">
        <w:t>(125.10).</w:t>
      </w:r>
    </w:p>
    <w:p w14:paraId="4F496079" w14:textId="77777777" w:rsidR="00DC33CD" w:rsidRPr="00DC33CD" w:rsidRDefault="00DC33CD" w:rsidP="00DC33CD">
      <w:pPr>
        <w:pStyle w:val="Bibliography"/>
      </w:pPr>
      <w:r w:rsidRPr="00DC33CD">
        <w:t xml:space="preserve">Plummer, M., Best, N., Cowles, K., Vines, K., Sarkar, D., Bates, D., Almond, R., &amp; Magnusson, A. (1999). </w:t>
      </w:r>
      <w:r w:rsidRPr="00DC33CD">
        <w:rPr>
          <w:i/>
          <w:iCs/>
        </w:rPr>
        <w:t>coda: Output Analysis and Diagnostics for MCMC</w:t>
      </w:r>
      <w:r w:rsidRPr="00DC33CD">
        <w:t xml:space="preserve"> (p. 0.19-4.1) [Dataset]. https://doi.org/10.32614/CRAN.package.coda</w:t>
      </w:r>
    </w:p>
    <w:p w14:paraId="4D06E769" w14:textId="77777777" w:rsidR="00DC33CD" w:rsidRPr="00DC33CD" w:rsidRDefault="00DC33CD" w:rsidP="00DC33CD">
      <w:pPr>
        <w:pStyle w:val="Bibliography"/>
      </w:pPr>
      <w:r w:rsidRPr="00DC33CD">
        <w:t xml:space="preserve">Poisot, T., Stouffer, D. B., &amp; Gravel, D. (2015). Beyond species: Why ecological interaction networks vary through space and time. </w:t>
      </w:r>
      <w:r w:rsidRPr="00DC33CD">
        <w:rPr>
          <w:i/>
          <w:iCs/>
        </w:rPr>
        <w:t>Oikos</w:t>
      </w:r>
      <w:r w:rsidRPr="00DC33CD">
        <w:t xml:space="preserve">, </w:t>
      </w:r>
      <w:r w:rsidRPr="00DC33CD">
        <w:rPr>
          <w:i/>
          <w:iCs/>
        </w:rPr>
        <w:t>124</w:t>
      </w:r>
      <w:r w:rsidRPr="00DC33CD">
        <w:t>(3), 243–251. https://doi.org/10.1111/oik.01719</w:t>
      </w:r>
    </w:p>
    <w:p w14:paraId="1CE87EBD" w14:textId="77777777" w:rsidR="00DC33CD" w:rsidRPr="00DC33CD" w:rsidRDefault="00DC33CD" w:rsidP="00DC33CD">
      <w:pPr>
        <w:pStyle w:val="Bibliography"/>
      </w:pPr>
      <w:proofErr w:type="spellStart"/>
      <w:r w:rsidRPr="00DC33CD">
        <w:t>Polazzo</w:t>
      </w:r>
      <w:proofErr w:type="spellEnd"/>
      <w:r w:rsidRPr="00DC33CD">
        <w:t xml:space="preserve">, F., Marina, T. I., </w:t>
      </w:r>
      <w:proofErr w:type="spellStart"/>
      <w:r w:rsidRPr="00DC33CD">
        <w:t>Crettaz-Minaglia</w:t>
      </w:r>
      <w:proofErr w:type="spellEnd"/>
      <w:r w:rsidRPr="00DC33CD">
        <w:t xml:space="preserve">, M., &amp; Rico, A. (2022). Food web rewiring drives long-term compositional differences and late-disturbance interactions at the community level. </w:t>
      </w:r>
      <w:r w:rsidRPr="00DC33CD">
        <w:rPr>
          <w:i/>
          <w:iCs/>
        </w:rPr>
        <w:t>Proceedings of the National Academy of Sciences</w:t>
      </w:r>
      <w:r w:rsidRPr="00DC33CD">
        <w:t xml:space="preserve">, </w:t>
      </w:r>
      <w:r w:rsidRPr="00DC33CD">
        <w:rPr>
          <w:i/>
          <w:iCs/>
        </w:rPr>
        <w:t>119</w:t>
      </w:r>
      <w:r w:rsidRPr="00DC33CD">
        <w:t>(17), e2117364119. https://doi.org/10.1073/pnas.2117364119</w:t>
      </w:r>
    </w:p>
    <w:p w14:paraId="1E52D91A" w14:textId="77777777" w:rsidR="00DC33CD" w:rsidRPr="00DC33CD" w:rsidRDefault="00DC33CD" w:rsidP="00DC33CD">
      <w:pPr>
        <w:pStyle w:val="Bibliography"/>
      </w:pPr>
      <w:r w:rsidRPr="00DC33CD">
        <w:t xml:space="preserve">Potts, S. G., </w:t>
      </w:r>
      <w:proofErr w:type="spellStart"/>
      <w:r w:rsidRPr="00DC33CD">
        <w:t>Biesmeijer</w:t>
      </w:r>
      <w:proofErr w:type="spellEnd"/>
      <w:r w:rsidRPr="00DC33CD">
        <w:t xml:space="preserve">, J. C., Kremen, C., Neumann, P., Schweiger, O., &amp; Kunin, W. E. (2010). Global pollinator declines: Trends, impacts and drivers. </w:t>
      </w:r>
      <w:r w:rsidRPr="00DC33CD">
        <w:rPr>
          <w:i/>
          <w:iCs/>
        </w:rPr>
        <w:t>Trends in Ecology &amp; Evolution</w:t>
      </w:r>
      <w:r w:rsidRPr="00DC33CD">
        <w:t xml:space="preserve">, </w:t>
      </w:r>
      <w:r w:rsidRPr="00DC33CD">
        <w:rPr>
          <w:i/>
          <w:iCs/>
        </w:rPr>
        <w:t>25</w:t>
      </w:r>
      <w:r w:rsidRPr="00DC33CD">
        <w:t>(6), 345–353. https://doi.org/10.1016/j.tree.2010.01.007</w:t>
      </w:r>
    </w:p>
    <w:p w14:paraId="6B5F7603" w14:textId="77777777" w:rsidR="00DC33CD" w:rsidRPr="00DC33CD" w:rsidRDefault="00DC33CD" w:rsidP="00DC33CD">
      <w:pPr>
        <w:pStyle w:val="Bibliography"/>
      </w:pPr>
      <w:r w:rsidRPr="00DC33CD">
        <w:t xml:space="preserve">PRISM Climate Group. (2025). </w:t>
      </w:r>
      <w:r w:rsidRPr="00DC33CD">
        <w:rPr>
          <w:i/>
          <w:iCs/>
        </w:rPr>
        <w:t>PRISM</w:t>
      </w:r>
      <w:r w:rsidRPr="00DC33CD">
        <w:t xml:space="preserve"> [Computer software]. https://prism.oregonstate.edu</w:t>
      </w:r>
    </w:p>
    <w:p w14:paraId="483F3A70" w14:textId="77777777" w:rsidR="00DC33CD" w:rsidRPr="00DC33CD" w:rsidRDefault="00DC33CD" w:rsidP="00DC33CD">
      <w:pPr>
        <w:pStyle w:val="Bibliography"/>
      </w:pPr>
      <w:r w:rsidRPr="00DC33CD">
        <w:t xml:space="preserve">Qiu, T., Aravena, M.-C., Ascoli, D., Bergeron, Y., </w:t>
      </w:r>
      <w:proofErr w:type="spellStart"/>
      <w:r w:rsidRPr="00DC33CD">
        <w:t>Bogdziewicz</w:t>
      </w:r>
      <w:proofErr w:type="spellEnd"/>
      <w:r w:rsidRPr="00DC33CD">
        <w:t xml:space="preserve">, M., Boivin, T., Bonal, R., </w:t>
      </w:r>
      <w:proofErr w:type="spellStart"/>
      <w:r w:rsidRPr="00DC33CD">
        <w:t>Caignard</w:t>
      </w:r>
      <w:proofErr w:type="spellEnd"/>
      <w:r w:rsidRPr="00DC33CD">
        <w:t xml:space="preserve">, T., </w:t>
      </w:r>
      <w:proofErr w:type="spellStart"/>
      <w:r w:rsidRPr="00DC33CD">
        <w:t>Cailleret</w:t>
      </w:r>
      <w:proofErr w:type="spellEnd"/>
      <w:r w:rsidRPr="00DC33CD">
        <w:t xml:space="preserve">, M., Calama, R., Calderon, S. D., Camarero, J. J., Chang-Yang, C.-H., Chave, J., </w:t>
      </w:r>
      <w:proofErr w:type="spellStart"/>
      <w:r w:rsidRPr="00DC33CD">
        <w:t>Chianucci</w:t>
      </w:r>
      <w:proofErr w:type="spellEnd"/>
      <w:r w:rsidRPr="00DC33CD">
        <w:t xml:space="preserve">, F., </w:t>
      </w:r>
      <w:proofErr w:type="spellStart"/>
      <w:r w:rsidRPr="00DC33CD">
        <w:t>Courbaud</w:t>
      </w:r>
      <w:proofErr w:type="spellEnd"/>
      <w:r w:rsidRPr="00DC33CD">
        <w:t xml:space="preserve">, B., </w:t>
      </w:r>
      <w:proofErr w:type="spellStart"/>
      <w:r w:rsidRPr="00DC33CD">
        <w:t>Cutini</w:t>
      </w:r>
      <w:proofErr w:type="spellEnd"/>
      <w:r w:rsidRPr="00DC33CD">
        <w:t xml:space="preserve">, A., Das, A. J., </w:t>
      </w:r>
      <w:proofErr w:type="spellStart"/>
      <w:r w:rsidRPr="00DC33CD">
        <w:t>Delpierre</w:t>
      </w:r>
      <w:proofErr w:type="spellEnd"/>
      <w:r w:rsidRPr="00DC33CD">
        <w:t xml:space="preserve">, N., … </w:t>
      </w:r>
      <w:r w:rsidRPr="00DC33CD">
        <w:lastRenderedPageBreak/>
        <w:t xml:space="preserve">Clark, J. S. (2023). Masting is uncommon in trees that depend on mutualist dispersers in the context of global climate and fertility gradients. </w:t>
      </w:r>
      <w:r w:rsidRPr="00DC33CD">
        <w:rPr>
          <w:i/>
          <w:iCs/>
        </w:rPr>
        <w:t>Nature Plants</w:t>
      </w:r>
      <w:r w:rsidRPr="00DC33CD">
        <w:t xml:space="preserve">, </w:t>
      </w:r>
      <w:r w:rsidRPr="00DC33CD">
        <w:rPr>
          <w:i/>
          <w:iCs/>
        </w:rPr>
        <w:t>9</w:t>
      </w:r>
      <w:r w:rsidRPr="00DC33CD">
        <w:t>(7), 1044–1056. https://doi.org/10.1038/s41477-023-01446-5</w:t>
      </w:r>
    </w:p>
    <w:p w14:paraId="3CB1C35D" w14:textId="77777777" w:rsidR="00DC33CD" w:rsidRPr="00DC33CD" w:rsidRDefault="00DC33CD" w:rsidP="00DC33CD">
      <w:pPr>
        <w:pStyle w:val="Bibliography"/>
      </w:pPr>
      <w:r w:rsidRPr="00DC33CD">
        <w:t xml:space="preserve">R Core Team. (2020). </w:t>
      </w:r>
      <w:r w:rsidRPr="00DC33CD">
        <w:rPr>
          <w:i/>
          <w:iCs/>
        </w:rPr>
        <w:t>R: A language and environment for statistical computing</w:t>
      </w:r>
      <w:r w:rsidRPr="00DC33CD">
        <w:t xml:space="preserve"> [Computer software]. R Foundation for Statistical Computing. https://www.R-project.org/</w:t>
      </w:r>
    </w:p>
    <w:p w14:paraId="0AA0971D" w14:textId="77777777" w:rsidR="00DC33CD" w:rsidRPr="00DC33CD" w:rsidRDefault="00DC33CD" w:rsidP="00DC33CD">
      <w:pPr>
        <w:pStyle w:val="Bibliography"/>
      </w:pPr>
      <w:r w:rsidRPr="00DC33CD">
        <w:t xml:space="preserve">Rafferty, N. E., </w:t>
      </w:r>
      <w:proofErr w:type="spellStart"/>
      <w:r w:rsidRPr="00DC33CD">
        <w:t>CaraDonna</w:t>
      </w:r>
      <w:proofErr w:type="spellEnd"/>
      <w:r w:rsidRPr="00DC33CD">
        <w:t xml:space="preserve">, P. J., &amp; Bronstein, J. L. (2015). Phenological shifts and the fate of mutualisms. </w:t>
      </w:r>
      <w:r w:rsidRPr="00DC33CD">
        <w:rPr>
          <w:i/>
          <w:iCs/>
        </w:rPr>
        <w:t>Oikos</w:t>
      </w:r>
      <w:r w:rsidRPr="00DC33CD">
        <w:t xml:space="preserve">, </w:t>
      </w:r>
      <w:r w:rsidRPr="00DC33CD">
        <w:rPr>
          <w:i/>
          <w:iCs/>
        </w:rPr>
        <w:t>124</w:t>
      </w:r>
      <w:r w:rsidRPr="00DC33CD">
        <w:t>(1), 14–21. https://doi.org/10.1111/oik.01523</w:t>
      </w:r>
    </w:p>
    <w:p w14:paraId="4DD1DC39" w14:textId="77777777" w:rsidR="00DC33CD" w:rsidRPr="00DC33CD" w:rsidRDefault="00DC33CD" w:rsidP="00DC33CD">
      <w:pPr>
        <w:pStyle w:val="Bibliography"/>
      </w:pPr>
      <w:r w:rsidRPr="00DC33CD">
        <w:t xml:space="preserve">Raftery, A. E., &amp; Lewis, S. M. (1995). The number of iterations, convergence diagnostics and generic </w:t>
      </w:r>
      <w:proofErr w:type="spellStart"/>
      <w:r w:rsidRPr="00DC33CD">
        <w:t>Netropolis</w:t>
      </w:r>
      <w:proofErr w:type="spellEnd"/>
      <w:r w:rsidRPr="00DC33CD">
        <w:t xml:space="preserve"> algorithms. In </w:t>
      </w:r>
      <w:r w:rsidRPr="00DC33CD">
        <w:rPr>
          <w:i/>
          <w:iCs/>
        </w:rPr>
        <w:t>Practical Markov Chain Monte Carlo</w:t>
      </w:r>
      <w:r w:rsidRPr="00DC33CD">
        <w:t>. Chapman and Hall.</w:t>
      </w:r>
    </w:p>
    <w:p w14:paraId="06FA4263" w14:textId="77777777" w:rsidR="00DC33CD" w:rsidRPr="00DC33CD" w:rsidRDefault="00DC33CD" w:rsidP="00DC33CD">
      <w:pPr>
        <w:pStyle w:val="Bibliography"/>
      </w:pPr>
      <w:r w:rsidRPr="00DC33CD">
        <w:t xml:space="preserve">Redmond, M. D., Forcella, F., &amp; Barger, N. N. (2012). Declines in pinyon </w:t>
      </w:r>
      <w:proofErr w:type="gramStart"/>
      <w:r w:rsidRPr="00DC33CD">
        <w:t>pine cone</w:t>
      </w:r>
      <w:proofErr w:type="gramEnd"/>
      <w:r w:rsidRPr="00DC33CD">
        <w:t xml:space="preserve"> production associated with regional warming. </w:t>
      </w:r>
      <w:r w:rsidRPr="00DC33CD">
        <w:rPr>
          <w:i/>
          <w:iCs/>
        </w:rPr>
        <w:t>Ecosphere</w:t>
      </w:r>
      <w:r w:rsidRPr="00DC33CD">
        <w:t xml:space="preserve">, </w:t>
      </w:r>
      <w:r w:rsidRPr="00DC33CD">
        <w:rPr>
          <w:i/>
          <w:iCs/>
        </w:rPr>
        <w:t>3</w:t>
      </w:r>
      <w:r w:rsidRPr="00DC33CD">
        <w:t>(12), 1–14. https://doi.org/10.1890/ES12-00306.1</w:t>
      </w:r>
    </w:p>
    <w:p w14:paraId="49D194F9" w14:textId="77777777" w:rsidR="00DC33CD" w:rsidRPr="00DC33CD" w:rsidRDefault="00DC33CD" w:rsidP="00DC33CD">
      <w:pPr>
        <w:pStyle w:val="Bibliography"/>
      </w:pPr>
      <w:r w:rsidRPr="00DC33CD">
        <w:t xml:space="preserve">Redmond, M. D., Weisberg, P. J., Cobb, N. S., &amp; Clifford, M. J. (2018). Woodland resilience to regional drought: Dominant controls on tree regeneration following overstorey mortality. </w:t>
      </w:r>
      <w:r w:rsidRPr="00DC33CD">
        <w:rPr>
          <w:i/>
          <w:iCs/>
        </w:rPr>
        <w:t>Journal of Ecology</w:t>
      </w:r>
      <w:r w:rsidRPr="00DC33CD">
        <w:t xml:space="preserve">, </w:t>
      </w:r>
      <w:r w:rsidRPr="00DC33CD">
        <w:rPr>
          <w:i/>
          <w:iCs/>
        </w:rPr>
        <w:t>106</w:t>
      </w:r>
      <w:r w:rsidRPr="00DC33CD">
        <w:t>(2), 625–639. https://doi.org/10.1111/1365-2745.12880</w:t>
      </w:r>
    </w:p>
    <w:p w14:paraId="084CF977" w14:textId="77777777" w:rsidR="00DC33CD" w:rsidRPr="00DC33CD" w:rsidRDefault="00DC33CD" w:rsidP="00DC33CD">
      <w:pPr>
        <w:pStyle w:val="Bibliography"/>
      </w:pPr>
      <w:r w:rsidRPr="00DC33CD">
        <w:t xml:space="preserve">Reilly, J., </w:t>
      </w:r>
      <w:proofErr w:type="spellStart"/>
      <w:r w:rsidRPr="00DC33CD">
        <w:t>Bartomeus</w:t>
      </w:r>
      <w:proofErr w:type="spellEnd"/>
      <w:r w:rsidRPr="00DC33CD">
        <w:t xml:space="preserve">, I., Simpson, D., Allen‐Perkins, A., Garibaldi, L., &amp; Winfree, R. (2024). Wild insects and </w:t>
      </w:r>
      <w:proofErr w:type="gramStart"/>
      <w:r w:rsidRPr="00DC33CD">
        <w:t>honey bees</w:t>
      </w:r>
      <w:proofErr w:type="gramEnd"/>
      <w:r w:rsidRPr="00DC33CD">
        <w:t xml:space="preserve"> are equally important to crop yields in a global analysis. </w:t>
      </w:r>
      <w:r w:rsidRPr="00DC33CD">
        <w:rPr>
          <w:i/>
          <w:iCs/>
        </w:rPr>
        <w:t>Global Ecology and Biogeography</w:t>
      </w:r>
      <w:r w:rsidRPr="00DC33CD">
        <w:t xml:space="preserve">, </w:t>
      </w:r>
      <w:r w:rsidRPr="00DC33CD">
        <w:rPr>
          <w:i/>
          <w:iCs/>
        </w:rPr>
        <w:t>33</w:t>
      </w:r>
      <w:r w:rsidRPr="00DC33CD">
        <w:t>(7), e13843. https://doi.org/10.1111/geb.13843</w:t>
      </w:r>
    </w:p>
    <w:p w14:paraId="0C0AF804" w14:textId="77777777" w:rsidR="00DC33CD" w:rsidRPr="00DC33CD" w:rsidRDefault="00DC33CD" w:rsidP="00DC33CD">
      <w:pPr>
        <w:pStyle w:val="Bibliography"/>
      </w:pPr>
      <w:r w:rsidRPr="00DC33CD">
        <w:t xml:space="preserve">Robinson, O. J., Ruiz-Gutierrez, V., Fink, D., Meese, R. J., Holyoak, M., &amp; Cooch, E. G. (2018). Using citizen science data in integrated population models to inform conservation. </w:t>
      </w:r>
      <w:r w:rsidRPr="00DC33CD">
        <w:rPr>
          <w:i/>
          <w:iCs/>
        </w:rPr>
        <w:t>Biological Conservation</w:t>
      </w:r>
      <w:r w:rsidRPr="00DC33CD">
        <w:t xml:space="preserve">, </w:t>
      </w:r>
      <w:r w:rsidRPr="00DC33CD">
        <w:rPr>
          <w:i/>
          <w:iCs/>
        </w:rPr>
        <w:t>227</w:t>
      </w:r>
      <w:r w:rsidRPr="00DC33CD">
        <w:t>, 361–368. https://doi.org/10.1016/j.biocon.2018.10.002</w:t>
      </w:r>
    </w:p>
    <w:p w14:paraId="1BD96442" w14:textId="77777777" w:rsidR="00DC33CD" w:rsidRPr="00DC33CD" w:rsidRDefault="00DC33CD" w:rsidP="00DC33CD">
      <w:pPr>
        <w:pStyle w:val="Bibliography"/>
      </w:pPr>
      <w:proofErr w:type="spellStart"/>
      <w:r w:rsidRPr="00DC33CD">
        <w:lastRenderedPageBreak/>
        <w:t>Rouyer</w:t>
      </w:r>
      <w:proofErr w:type="spellEnd"/>
      <w:r w:rsidRPr="00DC33CD">
        <w:t xml:space="preserve">, T., Ottersen, G., Durant, J. M., Hidalgo, M., </w:t>
      </w:r>
      <w:proofErr w:type="spellStart"/>
      <w:r w:rsidRPr="00DC33CD">
        <w:t>Hjermann</w:t>
      </w:r>
      <w:proofErr w:type="spellEnd"/>
      <w:r w:rsidRPr="00DC33CD">
        <w:t xml:space="preserve">, D. Ø., Persson, J., Stige, L. Chr., &amp; Stenseth, N. Chr. (2011). Shifting dynamic forces in fish stock fluctuations triggered by age truncation? </w:t>
      </w:r>
      <w:r w:rsidRPr="00DC33CD">
        <w:rPr>
          <w:i/>
          <w:iCs/>
        </w:rPr>
        <w:t>Global Change Biology</w:t>
      </w:r>
      <w:r w:rsidRPr="00DC33CD">
        <w:t xml:space="preserve">, </w:t>
      </w:r>
      <w:r w:rsidRPr="00DC33CD">
        <w:rPr>
          <w:i/>
          <w:iCs/>
        </w:rPr>
        <w:t>17</w:t>
      </w:r>
      <w:r w:rsidRPr="00DC33CD">
        <w:t>(10), 3046–3057. https://doi.org/10.1111/j.1365-2486.2011.02443.x</w:t>
      </w:r>
    </w:p>
    <w:p w14:paraId="7DE7F14B" w14:textId="77777777" w:rsidR="00DC33CD" w:rsidRPr="00DC33CD" w:rsidRDefault="00DC33CD" w:rsidP="00DC33CD">
      <w:pPr>
        <w:pStyle w:val="Bibliography"/>
      </w:pPr>
      <w:r w:rsidRPr="00DC33CD">
        <w:t xml:space="preserve">Royle, J. A. (2004). </w:t>
      </w:r>
      <w:r w:rsidRPr="00DC33CD">
        <w:rPr>
          <w:i/>
          <w:iCs/>
        </w:rPr>
        <w:t>N</w:t>
      </w:r>
      <w:r w:rsidRPr="00DC33CD">
        <w:t xml:space="preserve">‐Mixture Models for Estimating Population Size from Spatially Replicated Counts. </w:t>
      </w:r>
      <w:r w:rsidRPr="00DC33CD">
        <w:rPr>
          <w:i/>
          <w:iCs/>
        </w:rPr>
        <w:t>Biometrics</w:t>
      </w:r>
      <w:r w:rsidRPr="00DC33CD">
        <w:t xml:space="preserve">, </w:t>
      </w:r>
      <w:r w:rsidRPr="00DC33CD">
        <w:rPr>
          <w:i/>
          <w:iCs/>
        </w:rPr>
        <w:t>60</w:t>
      </w:r>
      <w:r w:rsidRPr="00DC33CD">
        <w:t>(1), 108–115. https://doi.org/10.1111/j.0006-341x.2004.00142.x</w:t>
      </w:r>
    </w:p>
    <w:p w14:paraId="4620C8BA" w14:textId="77777777" w:rsidR="00DC33CD" w:rsidRPr="00DC33CD" w:rsidRDefault="00DC33CD" w:rsidP="00DC33CD">
      <w:pPr>
        <w:pStyle w:val="Bibliography"/>
      </w:pPr>
      <w:r w:rsidRPr="00DC33CD">
        <w:t xml:space="preserve">Royle, J. A., Nichols, J. D., &amp; Kéry, M. (2005). Modelling occurrence and abundance of species when detection is imperfect. </w:t>
      </w:r>
      <w:r w:rsidRPr="00DC33CD">
        <w:rPr>
          <w:i/>
          <w:iCs/>
        </w:rPr>
        <w:t>Oikos</w:t>
      </w:r>
      <w:r w:rsidRPr="00DC33CD">
        <w:t xml:space="preserve">, </w:t>
      </w:r>
      <w:r w:rsidRPr="00DC33CD">
        <w:rPr>
          <w:i/>
          <w:iCs/>
        </w:rPr>
        <w:t>110</w:t>
      </w:r>
      <w:r w:rsidRPr="00DC33CD">
        <w:t>(2), 353–359. https://doi.org/10.1111/j.0030-1299.2005.13534.x</w:t>
      </w:r>
    </w:p>
    <w:p w14:paraId="72C1526C" w14:textId="77777777" w:rsidR="00DC33CD" w:rsidRPr="00DC33CD" w:rsidRDefault="00DC33CD" w:rsidP="00DC33CD">
      <w:pPr>
        <w:pStyle w:val="Bibliography"/>
      </w:pPr>
      <w:r w:rsidRPr="00DC33CD">
        <w:t xml:space="preserve">Santos, M., Vázquez, D. P., &amp; </w:t>
      </w:r>
      <w:proofErr w:type="spellStart"/>
      <w:r w:rsidRPr="00DC33CD">
        <w:t>Resasco</w:t>
      </w:r>
      <w:proofErr w:type="spellEnd"/>
      <w:r w:rsidRPr="00DC33CD">
        <w:t xml:space="preserve">, J. (2025). Extinction debt of species and ecological interactions in a fragmented landscape. </w:t>
      </w:r>
      <w:r w:rsidRPr="00DC33CD">
        <w:rPr>
          <w:i/>
          <w:iCs/>
        </w:rPr>
        <w:t>Proceedings of the Royal Society B: Biological Sciences</w:t>
      </w:r>
      <w:r w:rsidRPr="00DC33CD">
        <w:t xml:space="preserve">, </w:t>
      </w:r>
      <w:r w:rsidRPr="00DC33CD">
        <w:rPr>
          <w:i/>
          <w:iCs/>
        </w:rPr>
        <w:t>292</w:t>
      </w:r>
      <w:r w:rsidRPr="00DC33CD">
        <w:t>(2056), 20251640. https://doi.org/10.1098/rspb.2025.1640</w:t>
      </w:r>
    </w:p>
    <w:p w14:paraId="7D83E4AE" w14:textId="77777777" w:rsidR="00DC33CD" w:rsidRPr="00DC33CD" w:rsidRDefault="00DC33CD" w:rsidP="00DC33CD">
      <w:pPr>
        <w:pStyle w:val="Bibliography"/>
      </w:pPr>
      <w:r w:rsidRPr="00DC33CD">
        <w:t xml:space="preserve">Sawaya, G. M., Goldberg, A. S., Steele, M. A., &amp; Dalgleish, H. J. (2018). Environmental variation shifts the relationship between trees and </w:t>
      </w:r>
      <w:proofErr w:type="spellStart"/>
      <w:r w:rsidRPr="00DC33CD">
        <w:t>scatterhoarders</w:t>
      </w:r>
      <w:proofErr w:type="spellEnd"/>
      <w:r w:rsidRPr="00DC33CD">
        <w:t xml:space="preserve"> along the continuum from mutualism to antagonism. </w:t>
      </w:r>
      <w:r w:rsidRPr="00DC33CD">
        <w:rPr>
          <w:i/>
          <w:iCs/>
        </w:rPr>
        <w:t>Integrative Zoology</w:t>
      </w:r>
      <w:r w:rsidRPr="00DC33CD">
        <w:t xml:space="preserve">, </w:t>
      </w:r>
      <w:r w:rsidRPr="00DC33CD">
        <w:rPr>
          <w:i/>
          <w:iCs/>
        </w:rPr>
        <w:t>13</w:t>
      </w:r>
      <w:r w:rsidRPr="00DC33CD">
        <w:t>(3), 319–330. https://doi.org/10.1111/1749-4877.12311</w:t>
      </w:r>
    </w:p>
    <w:p w14:paraId="47E8D32F" w14:textId="77777777" w:rsidR="00DC33CD" w:rsidRPr="00DC33CD" w:rsidRDefault="00DC33CD" w:rsidP="00DC33CD">
      <w:pPr>
        <w:pStyle w:val="Bibliography"/>
      </w:pPr>
      <w:r w:rsidRPr="00DC33CD">
        <w:t xml:space="preserve">Schnurr, J. L., </w:t>
      </w:r>
      <w:proofErr w:type="spellStart"/>
      <w:r w:rsidRPr="00DC33CD">
        <w:t>Ostfeld</w:t>
      </w:r>
      <w:proofErr w:type="spellEnd"/>
      <w:r w:rsidRPr="00DC33CD">
        <w:t xml:space="preserve">, R. S., &amp; Canham, C. D. (2002). Direct and indirect effects of masting on rodent populations and tree seed survival. </w:t>
      </w:r>
      <w:r w:rsidRPr="00DC33CD">
        <w:rPr>
          <w:i/>
          <w:iCs/>
        </w:rPr>
        <w:t>Oikos</w:t>
      </w:r>
      <w:r w:rsidRPr="00DC33CD">
        <w:t xml:space="preserve">, </w:t>
      </w:r>
      <w:r w:rsidRPr="00DC33CD">
        <w:rPr>
          <w:i/>
          <w:iCs/>
        </w:rPr>
        <w:t>96</w:t>
      </w:r>
      <w:r w:rsidRPr="00DC33CD">
        <w:t>(3), 402–410. https://doi.org/10.1034/j.1600-0706.2002.960302.x</w:t>
      </w:r>
    </w:p>
    <w:p w14:paraId="49FA822C" w14:textId="77777777" w:rsidR="00DC33CD" w:rsidRPr="00DC33CD" w:rsidRDefault="00DC33CD" w:rsidP="00DC33CD">
      <w:pPr>
        <w:pStyle w:val="Bibliography"/>
      </w:pPr>
      <w:proofErr w:type="spellStart"/>
      <w:r w:rsidRPr="00DC33CD">
        <w:t>Selonen</w:t>
      </w:r>
      <w:proofErr w:type="spellEnd"/>
      <w:r w:rsidRPr="00DC33CD">
        <w:t xml:space="preserve">, V., Varjonen, R., &amp; </w:t>
      </w:r>
      <w:proofErr w:type="spellStart"/>
      <w:r w:rsidRPr="00DC33CD">
        <w:t>Korpimäki</w:t>
      </w:r>
      <w:proofErr w:type="spellEnd"/>
      <w:r w:rsidRPr="00DC33CD">
        <w:t xml:space="preserve">, E. (2015). Immediate or lagged responses of a red squirrel population to pulsed resources. </w:t>
      </w:r>
      <w:proofErr w:type="spellStart"/>
      <w:r w:rsidRPr="00DC33CD">
        <w:rPr>
          <w:i/>
          <w:iCs/>
        </w:rPr>
        <w:t>Oecologia</w:t>
      </w:r>
      <w:proofErr w:type="spellEnd"/>
      <w:r w:rsidRPr="00DC33CD">
        <w:t xml:space="preserve">, </w:t>
      </w:r>
      <w:r w:rsidRPr="00DC33CD">
        <w:rPr>
          <w:i/>
          <w:iCs/>
        </w:rPr>
        <w:t>177</w:t>
      </w:r>
      <w:r w:rsidRPr="00DC33CD">
        <w:t>(2), 401–411. https://doi.org/10.1007/s00442-014-3148-7</w:t>
      </w:r>
    </w:p>
    <w:p w14:paraId="2A60B27E" w14:textId="77777777" w:rsidR="00DC33CD" w:rsidRPr="00DC33CD" w:rsidRDefault="00DC33CD" w:rsidP="00DC33CD">
      <w:pPr>
        <w:pStyle w:val="Bibliography"/>
      </w:pPr>
      <w:r w:rsidRPr="00DC33CD">
        <w:lastRenderedPageBreak/>
        <w:t xml:space="preserve">Shaw, J. D., Steed, B. E., &amp; </w:t>
      </w:r>
      <w:proofErr w:type="spellStart"/>
      <w:r w:rsidRPr="00DC33CD">
        <w:t>DeBlander</w:t>
      </w:r>
      <w:proofErr w:type="spellEnd"/>
      <w:r w:rsidRPr="00DC33CD">
        <w:t xml:space="preserve">, L. T. (2005). Forest Inventory and Analysis (FIA) Annual Inventory Answers the Question: What Is Happening to Pinyon-Juniper Woodlands? </w:t>
      </w:r>
      <w:r w:rsidRPr="00DC33CD">
        <w:rPr>
          <w:i/>
          <w:iCs/>
        </w:rPr>
        <w:t>Journal of Forestry</w:t>
      </w:r>
      <w:r w:rsidRPr="00DC33CD">
        <w:t xml:space="preserve">, </w:t>
      </w:r>
      <w:r w:rsidRPr="00DC33CD">
        <w:rPr>
          <w:i/>
          <w:iCs/>
        </w:rPr>
        <w:t>103</w:t>
      </w:r>
      <w:r w:rsidRPr="00DC33CD">
        <w:t>(6), 280–285. https://doi.org/10.1093/jof/103.6.280</w:t>
      </w:r>
    </w:p>
    <w:p w14:paraId="5AAC63D0" w14:textId="77777777" w:rsidR="00DC33CD" w:rsidRPr="00DC33CD" w:rsidRDefault="00DC33CD" w:rsidP="00DC33CD">
      <w:pPr>
        <w:pStyle w:val="Bibliography"/>
      </w:pPr>
      <w:r w:rsidRPr="00DC33CD">
        <w:t xml:space="preserve">Sheppard, C. E., Inger, R., McDonald, R. A., Barker, S., Jackson, A. L., Thompson, F. J., </w:t>
      </w:r>
      <w:proofErr w:type="spellStart"/>
      <w:r w:rsidRPr="00DC33CD">
        <w:t>Vitikainen</w:t>
      </w:r>
      <w:proofErr w:type="spellEnd"/>
      <w:r w:rsidRPr="00DC33CD">
        <w:t xml:space="preserve">, E. I. K., </w:t>
      </w:r>
      <w:proofErr w:type="gramStart"/>
      <w:r w:rsidRPr="00DC33CD">
        <w:t>Cant</w:t>
      </w:r>
      <w:proofErr w:type="gramEnd"/>
      <w:r w:rsidRPr="00DC33CD">
        <w:t xml:space="preserve">, M. A., &amp; Marshall, H. H. (2018). Intragroup competition predicts individual foraging </w:t>
      </w:r>
      <w:proofErr w:type="spellStart"/>
      <w:r w:rsidRPr="00DC33CD">
        <w:t>specialisation</w:t>
      </w:r>
      <w:proofErr w:type="spellEnd"/>
      <w:r w:rsidRPr="00DC33CD">
        <w:t xml:space="preserve"> in a group‐living mammal. </w:t>
      </w:r>
      <w:r w:rsidRPr="00DC33CD">
        <w:rPr>
          <w:i/>
          <w:iCs/>
        </w:rPr>
        <w:t>Ecology Letters</w:t>
      </w:r>
      <w:r w:rsidRPr="00DC33CD">
        <w:t xml:space="preserve">, </w:t>
      </w:r>
      <w:r w:rsidRPr="00DC33CD">
        <w:rPr>
          <w:i/>
          <w:iCs/>
        </w:rPr>
        <w:t>21</w:t>
      </w:r>
      <w:r w:rsidRPr="00DC33CD">
        <w:t>(5), 665–673. https://doi.org/10.1111/ele.12933</w:t>
      </w:r>
    </w:p>
    <w:p w14:paraId="227E0CD0" w14:textId="77777777" w:rsidR="00DC33CD" w:rsidRPr="00DC33CD" w:rsidRDefault="00DC33CD" w:rsidP="00DC33CD">
      <w:pPr>
        <w:pStyle w:val="Bibliography"/>
      </w:pPr>
      <w:r w:rsidRPr="00DC33CD">
        <w:t xml:space="preserve">Shepperd, W. D., Edminster, C. B., &amp; Mata, S. A. (2006). Long-Term </w:t>
      </w:r>
      <w:proofErr w:type="spellStart"/>
      <w:r w:rsidRPr="00DC33CD">
        <w:t>Seedfall</w:t>
      </w:r>
      <w:proofErr w:type="spellEnd"/>
      <w:r w:rsidRPr="00DC33CD">
        <w:t xml:space="preserve">, Establishment, Survival, and Growth of Natural and Planted Ponderosa Pine in the Colorado Front Range. </w:t>
      </w:r>
      <w:r w:rsidRPr="00DC33CD">
        <w:rPr>
          <w:i/>
          <w:iCs/>
        </w:rPr>
        <w:t>Western Journal of Applied Forestry</w:t>
      </w:r>
      <w:r w:rsidRPr="00DC33CD">
        <w:t xml:space="preserve">, </w:t>
      </w:r>
      <w:r w:rsidRPr="00DC33CD">
        <w:rPr>
          <w:i/>
          <w:iCs/>
        </w:rPr>
        <w:t>21</w:t>
      </w:r>
      <w:r w:rsidRPr="00DC33CD">
        <w:t>(1), 19–26. https://doi.org/10.1093/wjaf/21.1.19</w:t>
      </w:r>
    </w:p>
    <w:p w14:paraId="58BE50C4" w14:textId="77777777" w:rsidR="00DC33CD" w:rsidRPr="00DC33CD" w:rsidRDefault="00DC33CD" w:rsidP="00DC33CD">
      <w:pPr>
        <w:pStyle w:val="Bibliography"/>
      </w:pPr>
      <w:r w:rsidRPr="00DC33CD">
        <w:t xml:space="preserve">Simon, O. G., Manu, S. A., </w:t>
      </w:r>
      <w:proofErr w:type="spellStart"/>
      <w:r w:rsidRPr="00DC33CD">
        <w:t>Nwaogu</w:t>
      </w:r>
      <w:proofErr w:type="spellEnd"/>
      <w:r w:rsidRPr="00DC33CD">
        <w:t xml:space="preserve">, C. J., &amp; </w:t>
      </w:r>
      <w:proofErr w:type="spellStart"/>
      <w:r w:rsidRPr="00DC33CD">
        <w:t>Omotoriogun</w:t>
      </w:r>
      <w:proofErr w:type="spellEnd"/>
      <w:r w:rsidRPr="00DC33CD">
        <w:t xml:space="preserve">, T. C. (2023). Supplementing a grain diet with insects instead of fruits sustains the body condition of an omnivorous bird. </w:t>
      </w:r>
      <w:r w:rsidRPr="00DC33CD">
        <w:rPr>
          <w:i/>
          <w:iCs/>
        </w:rPr>
        <w:t>Ecology and Evolution</w:t>
      </w:r>
      <w:r w:rsidRPr="00DC33CD">
        <w:t xml:space="preserve">, </w:t>
      </w:r>
      <w:r w:rsidRPr="00DC33CD">
        <w:rPr>
          <w:i/>
          <w:iCs/>
        </w:rPr>
        <w:t>13</w:t>
      </w:r>
      <w:r w:rsidRPr="00DC33CD">
        <w:t>(5). https://doi.org/10.1002/ece3.10141</w:t>
      </w:r>
    </w:p>
    <w:p w14:paraId="182D5ACE" w14:textId="77777777" w:rsidR="00DC33CD" w:rsidRPr="00DC33CD" w:rsidRDefault="00DC33CD" w:rsidP="00DC33CD">
      <w:pPr>
        <w:pStyle w:val="Bibliography"/>
      </w:pPr>
      <w:r w:rsidRPr="00DC33CD">
        <w:t xml:space="preserve">Skagen, S. K., &amp; Adams, A. A. Y. (2012). Weather effects on avian breeding performance and implications of climate change. </w:t>
      </w:r>
      <w:r w:rsidRPr="00DC33CD">
        <w:rPr>
          <w:i/>
          <w:iCs/>
        </w:rPr>
        <w:t>Ecological Applications</w:t>
      </w:r>
      <w:r w:rsidRPr="00DC33CD">
        <w:t xml:space="preserve">, </w:t>
      </w:r>
      <w:r w:rsidRPr="00DC33CD">
        <w:rPr>
          <w:i/>
          <w:iCs/>
        </w:rPr>
        <w:t>22</w:t>
      </w:r>
      <w:r w:rsidRPr="00DC33CD">
        <w:t>(4), 1131–1145. https://doi.org/10.1890/11-0291.1</w:t>
      </w:r>
    </w:p>
    <w:p w14:paraId="1F013E05" w14:textId="77777777" w:rsidR="00DC33CD" w:rsidRPr="00DC33CD" w:rsidRDefault="00DC33CD" w:rsidP="00DC33CD">
      <w:pPr>
        <w:pStyle w:val="Bibliography"/>
      </w:pPr>
      <w:proofErr w:type="spellStart"/>
      <w:r w:rsidRPr="00DC33CD">
        <w:t>Slagsvold</w:t>
      </w:r>
      <w:proofErr w:type="spellEnd"/>
      <w:r w:rsidRPr="00DC33CD">
        <w:t xml:space="preserve">, T., &amp; Wiebe, K. L. (2011). Social learning in birds and its role in shaping a foraging niche. </w:t>
      </w:r>
      <w:r w:rsidRPr="00DC33CD">
        <w:rPr>
          <w:i/>
          <w:iCs/>
        </w:rPr>
        <w:t>Philosophical Transactions of the Royal Society B: Biological Sciences</w:t>
      </w:r>
      <w:r w:rsidRPr="00DC33CD">
        <w:t xml:space="preserve">, </w:t>
      </w:r>
      <w:r w:rsidRPr="00DC33CD">
        <w:rPr>
          <w:i/>
          <w:iCs/>
        </w:rPr>
        <w:t>366</w:t>
      </w:r>
      <w:r w:rsidRPr="00DC33CD">
        <w:t>(1567), 969–977. https://doi.org/10.1098/rstb.2010.0343</w:t>
      </w:r>
    </w:p>
    <w:p w14:paraId="0DB50D9A" w14:textId="77777777" w:rsidR="00DC33CD" w:rsidRPr="00DC33CD" w:rsidRDefault="00DC33CD" w:rsidP="00DC33CD">
      <w:pPr>
        <w:pStyle w:val="Bibliography"/>
      </w:pPr>
      <w:r w:rsidRPr="00DC33CD">
        <w:t xml:space="preserve">Stotz, N. G., &amp; Balda, R. P. (1995). Cache and recovery behavior of wild pinyon jays in northern Arizona. </w:t>
      </w:r>
      <w:r w:rsidRPr="00DC33CD">
        <w:rPr>
          <w:i/>
          <w:iCs/>
        </w:rPr>
        <w:t>The Southwestern Naturalist</w:t>
      </w:r>
      <w:r w:rsidRPr="00DC33CD">
        <w:t xml:space="preserve">, </w:t>
      </w:r>
      <w:r w:rsidRPr="00DC33CD">
        <w:rPr>
          <w:i/>
          <w:iCs/>
        </w:rPr>
        <w:t>40</w:t>
      </w:r>
      <w:r w:rsidRPr="00DC33CD">
        <w:t>(2), 180–184.</w:t>
      </w:r>
    </w:p>
    <w:p w14:paraId="75D780DE" w14:textId="77777777" w:rsidR="00DC33CD" w:rsidRPr="00DC33CD" w:rsidRDefault="00DC33CD" w:rsidP="00DC33CD">
      <w:pPr>
        <w:pStyle w:val="Bibliography"/>
      </w:pPr>
      <w:proofErr w:type="spellStart"/>
      <w:r w:rsidRPr="00DC33CD">
        <w:lastRenderedPageBreak/>
        <w:t>Strimas</w:t>
      </w:r>
      <w:proofErr w:type="spellEnd"/>
      <w:r w:rsidRPr="00DC33CD">
        <w:t xml:space="preserve">-Mackey, M., </w:t>
      </w:r>
      <w:proofErr w:type="spellStart"/>
      <w:r w:rsidRPr="00DC33CD">
        <w:t>Hochachka</w:t>
      </w:r>
      <w:proofErr w:type="spellEnd"/>
      <w:r w:rsidRPr="00DC33CD">
        <w:t xml:space="preserve">, W. M., Ruiz-Gutierrez, V., Robinson, O. J., Miller, E. T., Auer, T., </w:t>
      </w:r>
      <w:proofErr w:type="spellStart"/>
      <w:r w:rsidRPr="00DC33CD">
        <w:t>Kelling</w:t>
      </w:r>
      <w:proofErr w:type="spellEnd"/>
      <w:r w:rsidRPr="00DC33CD">
        <w:t xml:space="preserve">, S., Fink, D., &amp; Johnston, A. (2023). </w:t>
      </w:r>
      <w:r w:rsidRPr="00DC33CD">
        <w:rPr>
          <w:i/>
          <w:iCs/>
        </w:rPr>
        <w:t>Best Practices for Using eBird Data: Vol. Version 2.0</w:t>
      </w:r>
      <w:r w:rsidRPr="00DC33CD">
        <w:t>. Cornell Lab of Ornithology. https://doi.org/10.5281/zenodo.3620739</w:t>
      </w:r>
    </w:p>
    <w:p w14:paraId="6777C021" w14:textId="77777777" w:rsidR="00DC33CD" w:rsidRPr="00DC33CD" w:rsidRDefault="00DC33CD" w:rsidP="00DC33CD">
      <w:pPr>
        <w:pStyle w:val="Bibliography"/>
      </w:pPr>
      <w:r w:rsidRPr="00DC33CD">
        <w:t xml:space="preserve">Strong, C., Zuckerberg, B., Betancourt, J. L., &amp; Koenig, W. D. (2015). Climatic dipoles drive two principal modes of North American boreal bird irruption. </w:t>
      </w:r>
      <w:r w:rsidRPr="00DC33CD">
        <w:rPr>
          <w:i/>
          <w:iCs/>
        </w:rPr>
        <w:t>Proceedings of the National Academy of Sciences</w:t>
      </w:r>
      <w:r w:rsidRPr="00DC33CD">
        <w:t xml:space="preserve">, </w:t>
      </w:r>
      <w:r w:rsidRPr="00DC33CD">
        <w:rPr>
          <w:i/>
          <w:iCs/>
        </w:rPr>
        <w:t>112</w:t>
      </w:r>
      <w:r w:rsidRPr="00DC33CD">
        <w:t>(21). https://doi.org/10.1073/pnas.1418414112</w:t>
      </w:r>
    </w:p>
    <w:p w14:paraId="78129903" w14:textId="77777777" w:rsidR="00DC33CD" w:rsidRPr="00DC33CD" w:rsidRDefault="00DC33CD" w:rsidP="00DC33CD">
      <w:pPr>
        <w:pStyle w:val="Bibliography"/>
      </w:pPr>
      <w:r w:rsidRPr="00DC33CD">
        <w:t xml:space="preserve">Sullivan, B. L., Wood, C. L., Iliff, M. J., Bonney, R. E., Fink, D., &amp; </w:t>
      </w:r>
      <w:proofErr w:type="spellStart"/>
      <w:r w:rsidRPr="00DC33CD">
        <w:t>Kelling</w:t>
      </w:r>
      <w:proofErr w:type="spellEnd"/>
      <w:r w:rsidRPr="00DC33CD">
        <w:t xml:space="preserve">, S. (2009). eBird: A citizen-based bird observation network in the biological sciences. </w:t>
      </w:r>
      <w:r w:rsidRPr="00DC33CD">
        <w:rPr>
          <w:i/>
          <w:iCs/>
        </w:rPr>
        <w:t>Biological Conservation</w:t>
      </w:r>
      <w:r w:rsidRPr="00DC33CD">
        <w:t xml:space="preserve">, </w:t>
      </w:r>
      <w:r w:rsidRPr="00DC33CD">
        <w:rPr>
          <w:i/>
          <w:iCs/>
        </w:rPr>
        <w:t>142</w:t>
      </w:r>
      <w:r w:rsidRPr="00DC33CD">
        <w:t>(10), 2282–2292. https://doi.org/10.1016/j.biocon.2009.05.006</w:t>
      </w:r>
    </w:p>
    <w:p w14:paraId="7C84FEEC" w14:textId="77777777" w:rsidR="00DC33CD" w:rsidRPr="00DC33CD" w:rsidRDefault="00DC33CD" w:rsidP="00DC33CD">
      <w:pPr>
        <w:pStyle w:val="Bibliography"/>
      </w:pPr>
      <w:proofErr w:type="spellStart"/>
      <w:r w:rsidRPr="00DC33CD">
        <w:t>Tylianakis</w:t>
      </w:r>
      <w:proofErr w:type="spellEnd"/>
      <w:r w:rsidRPr="00DC33CD">
        <w:t xml:space="preserve">, J. M., </w:t>
      </w:r>
      <w:proofErr w:type="spellStart"/>
      <w:r w:rsidRPr="00DC33CD">
        <w:t>Didham</w:t>
      </w:r>
      <w:proofErr w:type="spellEnd"/>
      <w:r w:rsidRPr="00DC33CD">
        <w:t xml:space="preserve">, R. K., </w:t>
      </w:r>
      <w:proofErr w:type="spellStart"/>
      <w:r w:rsidRPr="00DC33CD">
        <w:t>Bascompte</w:t>
      </w:r>
      <w:proofErr w:type="spellEnd"/>
      <w:r w:rsidRPr="00DC33CD">
        <w:t xml:space="preserve">, J., &amp; Wardle, D. A. (2008). Global change and species interactions in terrestrial ecosystems. </w:t>
      </w:r>
      <w:r w:rsidRPr="00DC33CD">
        <w:rPr>
          <w:i/>
          <w:iCs/>
        </w:rPr>
        <w:t>Ecology Letters</w:t>
      </w:r>
      <w:r w:rsidRPr="00DC33CD">
        <w:t xml:space="preserve">, </w:t>
      </w:r>
      <w:r w:rsidRPr="00DC33CD">
        <w:rPr>
          <w:i/>
          <w:iCs/>
        </w:rPr>
        <w:t>11</w:t>
      </w:r>
      <w:r w:rsidRPr="00DC33CD">
        <w:t>(12), 1351–1363. https://doi.org/10.1111/j.1461-0248.2008.01250.x</w:t>
      </w:r>
    </w:p>
    <w:p w14:paraId="1534A716" w14:textId="77777777" w:rsidR="00DC33CD" w:rsidRPr="00DC33CD" w:rsidRDefault="00DC33CD" w:rsidP="00DC33CD">
      <w:pPr>
        <w:pStyle w:val="Bibliography"/>
      </w:pPr>
      <w:r w:rsidRPr="00DC33CD">
        <w:t xml:space="preserve">Valiente‐Banuet, A., Aizen, M. A., Alcántara, J. M., Arroyo, J., </w:t>
      </w:r>
      <w:proofErr w:type="spellStart"/>
      <w:r w:rsidRPr="00DC33CD">
        <w:t>Cocucci</w:t>
      </w:r>
      <w:proofErr w:type="spellEnd"/>
      <w:r w:rsidRPr="00DC33CD">
        <w:t xml:space="preserve">, A., Galetti, M., García, M. B., García, D., Gómez, J. M., Jordano, P., Medel, R., Navarro, L., Obeso, J. R., Oviedo, R., Ramírez, N., Rey, P. J., </w:t>
      </w:r>
      <w:proofErr w:type="spellStart"/>
      <w:r w:rsidRPr="00DC33CD">
        <w:t>Traveset</w:t>
      </w:r>
      <w:proofErr w:type="spellEnd"/>
      <w:r w:rsidRPr="00DC33CD">
        <w:t xml:space="preserve">, A., Verdú, M., &amp; Zamora, R. (2015). Beyond species loss: The extinction of ecological interactions in a changing world. </w:t>
      </w:r>
      <w:r w:rsidRPr="00DC33CD">
        <w:rPr>
          <w:i/>
          <w:iCs/>
        </w:rPr>
        <w:t>Functional Ecology</w:t>
      </w:r>
      <w:r w:rsidRPr="00DC33CD">
        <w:t xml:space="preserve">, </w:t>
      </w:r>
      <w:r w:rsidRPr="00DC33CD">
        <w:rPr>
          <w:i/>
          <w:iCs/>
        </w:rPr>
        <w:t>29</w:t>
      </w:r>
      <w:r w:rsidRPr="00DC33CD">
        <w:t>(3), 299–307. https://doi.org/10.1111/1365-2435.12356</w:t>
      </w:r>
    </w:p>
    <w:p w14:paraId="1FFABA81" w14:textId="77777777" w:rsidR="00DC33CD" w:rsidRPr="00DC33CD" w:rsidRDefault="00DC33CD" w:rsidP="00DC33CD">
      <w:pPr>
        <w:pStyle w:val="Bibliography"/>
      </w:pPr>
      <w:r w:rsidRPr="00DC33CD">
        <w:t xml:space="preserve">Van Lanen, N. J., Monroe, A. P., &amp; Aldridge, C. L. (2023). A hidden cost of single species management: Habitat-relationships reveal potential negative effects of conifer removal on a non-target species. </w:t>
      </w:r>
      <w:r w:rsidRPr="00DC33CD">
        <w:rPr>
          <w:i/>
          <w:iCs/>
        </w:rPr>
        <w:t>Biological Conservation</w:t>
      </w:r>
      <w:r w:rsidRPr="00DC33CD">
        <w:t xml:space="preserve">, </w:t>
      </w:r>
      <w:r w:rsidRPr="00DC33CD">
        <w:rPr>
          <w:i/>
          <w:iCs/>
        </w:rPr>
        <w:t>280</w:t>
      </w:r>
      <w:r w:rsidRPr="00DC33CD">
        <w:t>, 109959. https://doi.org/10.1016/j.biocon.2023.109959</w:t>
      </w:r>
    </w:p>
    <w:p w14:paraId="70D1B396" w14:textId="77777777" w:rsidR="00DC33CD" w:rsidRPr="00DC33CD" w:rsidRDefault="00DC33CD" w:rsidP="00DC33CD">
      <w:pPr>
        <w:pStyle w:val="Bibliography"/>
      </w:pPr>
      <w:r w:rsidRPr="00DC33CD">
        <w:lastRenderedPageBreak/>
        <w:t xml:space="preserve">Wauters, L. A., </w:t>
      </w:r>
      <w:proofErr w:type="spellStart"/>
      <w:r w:rsidRPr="00DC33CD">
        <w:t>Githiru</w:t>
      </w:r>
      <w:proofErr w:type="spellEnd"/>
      <w:r w:rsidRPr="00DC33CD">
        <w:t xml:space="preserve">, M., Bertolino, S., Molinari, A., Tosi, G., &amp; Lens, L. (2008). Demography of alpine red squirrel populations in relation to fluctuations in seed crop size. </w:t>
      </w:r>
      <w:proofErr w:type="spellStart"/>
      <w:r w:rsidRPr="00DC33CD">
        <w:rPr>
          <w:i/>
          <w:iCs/>
        </w:rPr>
        <w:t>Ecography</w:t>
      </w:r>
      <w:proofErr w:type="spellEnd"/>
      <w:r w:rsidRPr="00DC33CD">
        <w:t xml:space="preserve">, </w:t>
      </w:r>
      <w:r w:rsidRPr="00DC33CD">
        <w:rPr>
          <w:i/>
          <w:iCs/>
        </w:rPr>
        <w:t>31</w:t>
      </w:r>
      <w:r w:rsidRPr="00DC33CD">
        <w:t>(1), 104–114. https://doi.org/10.1111/j.2007.0906-7590.05251.x</w:t>
      </w:r>
    </w:p>
    <w:p w14:paraId="37E381B2" w14:textId="77777777" w:rsidR="00DC33CD" w:rsidRPr="00DC33CD" w:rsidRDefault="00DC33CD" w:rsidP="00DC33CD">
      <w:pPr>
        <w:pStyle w:val="Bibliography"/>
      </w:pPr>
      <w:r w:rsidRPr="00DC33CD">
        <w:t xml:space="preserve">Wiggins, D. A. (2005). </w:t>
      </w:r>
      <w:r w:rsidRPr="00DC33CD">
        <w:rPr>
          <w:i/>
          <w:iCs/>
        </w:rPr>
        <w:t>Pinyon Jay (</w:t>
      </w:r>
      <w:proofErr w:type="spellStart"/>
      <w:r w:rsidRPr="00DC33CD">
        <w:rPr>
          <w:i/>
          <w:iCs/>
        </w:rPr>
        <w:t>Gymnorhinus</w:t>
      </w:r>
      <w:proofErr w:type="spellEnd"/>
      <w:r w:rsidRPr="00DC33CD">
        <w:rPr>
          <w:i/>
          <w:iCs/>
        </w:rPr>
        <w:t xml:space="preserve"> </w:t>
      </w:r>
      <w:proofErr w:type="spellStart"/>
      <w:r w:rsidRPr="00DC33CD">
        <w:rPr>
          <w:i/>
          <w:iCs/>
        </w:rPr>
        <w:t>cyanocephalus</w:t>
      </w:r>
      <w:proofErr w:type="spellEnd"/>
      <w:r w:rsidRPr="00DC33CD">
        <w:rPr>
          <w:i/>
          <w:iCs/>
        </w:rPr>
        <w:t>): A technical conservation assessment.</w:t>
      </w:r>
      <w:r w:rsidRPr="00DC33CD">
        <w:t xml:space="preserve"> USDA Forest Service, Rocky Mountain Region. http://www.fs.fed.us/r2/projects/scp/assessments/pinyonjay.pdf</w:t>
      </w:r>
    </w:p>
    <w:p w14:paraId="2DF35B6A" w14:textId="77777777" w:rsidR="00DC33CD" w:rsidRPr="00DC33CD" w:rsidRDefault="00DC33CD" w:rsidP="00DC33CD">
      <w:pPr>
        <w:pStyle w:val="Bibliography"/>
      </w:pPr>
      <w:r w:rsidRPr="00DC33CD">
        <w:t xml:space="preserve">Williams, A. P., Cook, B. I., &amp; Smerdon, J. E. (2022). Rapid intensification of the emerging southwestern North American megadrought in 2020–2021. </w:t>
      </w:r>
      <w:r w:rsidRPr="00DC33CD">
        <w:rPr>
          <w:i/>
          <w:iCs/>
        </w:rPr>
        <w:t>Nature Climate Change</w:t>
      </w:r>
      <w:r w:rsidRPr="00DC33CD">
        <w:t xml:space="preserve">, </w:t>
      </w:r>
      <w:r w:rsidRPr="00DC33CD">
        <w:rPr>
          <w:i/>
          <w:iCs/>
        </w:rPr>
        <w:t>12</w:t>
      </w:r>
      <w:r w:rsidRPr="00DC33CD">
        <w:t>(3), 232–234. https://doi.org/10.1038/s41558-022-01290-z</w:t>
      </w:r>
    </w:p>
    <w:p w14:paraId="6C06AB80" w14:textId="77777777" w:rsidR="00DC33CD" w:rsidRPr="00DC33CD" w:rsidRDefault="00DC33CD" w:rsidP="00DC33CD">
      <w:pPr>
        <w:pStyle w:val="Bibliography"/>
      </w:pPr>
      <w:r w:rsidRPr="00DC33CD">
        <w:t xml:space="preserve">Williams, C. T., Klaassen, M., Barnes, B. M., Buck, C. L., Arnold, W., Giroud, S., Vetter, S. G., &amp; Ruf, T. (2017). Seasonal reproductive tactics: Annual timing and the capital-to-income breeder continuum. </w:t>
      </w:r>
      <w:r w:rsidRPr="00DC33CD">
        <w:rPr>
          <w:i/>
          <w:iCs/>
        </w:rPr>
        <w:t>Philosophical Transactions of the Royal Society B: Biological Sciences</w:t>
      </w:r>
      <w:r w:rsidRPr="00DC33CD">
        <w:t xml:space="preserve">, </w:t>
      </w:r>
      <w:r w:rsidRPr="00DC33CD">
        <w:rPr>
          <w:i/>
          <w:iCs/>
        </w:rPr>
        <w:t>372</w:t>
      </w:r>
      <w:r w:rsidRPr="00DC33CD">
        <w:t>(1734), 20160250. https://doi.org/10.1098/rstb.2016.0250</w:t>
      </w:r>
    </w:p>
    <w:p w14:paraId="56EE3DF7" w14:textId="77777777" w:rsidR="00DC33CD" w:rsidRPr="00DC33CD" w:rsidRDefault="00DC33CD" w:rsidP="00DC33CD">
      <w:pPr>
        <w:pStyle w:val="Bibliography"/>
      </w:pPr>
      <w:r w:rsidRPr="00DC33CD">
        <w:t xml:space="preserve">Wilson, B. T., Lister, A. J., Riemann, R. I., &amp; Griffith, D. M. (2013). </w:t>
      </w:r>
      <w:r w:rsidRPr="00DC33CD">
        <w:rPr>
          <w:i/>
          <w:iCs/>
        </w:rPr>
        <w:t>Live tree species basal area of the contiguous United States (2000-2009)</w:t>
      </w:r>
      <w:r w:rsidRPr="00DC33CD">
        <w:t xml:space="preserve"> [Dataset]. Forest Service Research Data Archive. https://doi.org/10.2737/RDS-2013-0013</w:t>
      </w:r>
    </w:p>
    <w:p w14:paraId="0CCC1F4D" w14:textId="77777777" w:rsidR="00DC33CD" w:rsidRPr="00DC33CD" w:rsidRDefault="00DC33CD" w:rsidP="00DC33CD">
      <w:pPr>
        <w:pStyle w:val="Bibliography"/>
      </w:pPr>
      <w:r w:rsidRPr="00DC33CD">
        <w:t xml:space="preserve">Wion, A. P., Pearse, I. S., Broxson, M., &amp; Redmond, M. D. (2025). Mast hindcasts reveal pervasive effects of extreme drought on a foundational conifer species. </w:t>
      </w:r>
      <w:r w:rsidRPr="00DC33CD">
        <w:rPr>
          <w:i/>
          <w:iCs/>
        </w:rPr>
        <w:t>New Phytologist</w:t>
      </w:r>
      <w:r w:rsidRPr="00DC33CD">
        <w:t xml:space="preserve">, </w:t>
      </w:r>
      <w:r w:rsidRPr="00DC33CD">
        <w:rPr>
          <w:i/>
          <w:iCs/>
        </w:rPr>
        <w:t>246</w:t>
      </w:r>
      <w:r w:rsidRPr="00DC33CD">
        <w:t>(2), 450–460. https://doi.org/10.1111/nph.20321</w:t>
      </w:r>
    </w:p>
    <w:p w14:paraId="0DD97609" w14:textId="77777777" w:rsidR="00DC33CD" w:rsidRPr="00DC33CD" w:rsidRDefault="00DC33CD" w:rsidP="00DC33CD">
      <w:pPr>
        <w:pStyle w:val="Bibliography"/>
      </w:pPr>
      <w:r w:rsidRPr="00DC33CD">
        <w:t xml:space="preserve">Wion, A. P., Weisberg, P. J., Pearse, I. S., &amp; Redmond, M. D. (2020). Aridity drives spatiotemporal patterns of masting across the latitudinal range of a dryland conifer. </w:t>
      </w:r>
      <w:proofErr w:type="spellStart"/>
      <w:r w:rsidRPr="00DC33CD">
        <w:rPr>
          <w:i/>
          <w:iCs/>
        </w:rPr>
        <w:t>Ecography</w:t>
      </w:r>
      <w:proofErr w:type="spellEnd"/>
      <w:r w:rsidRPr="00DC33CD">
        <w:t xml:space="preserve">, </w:t>
      </w:r>
      <w:r w:rsidRPr="00DC33CD">
        <w:rPr>
          <w:i/>
          <w:iCs/>
        </w:rPr>
        <w:t>43</w:t>
      </w:r>
      <w:r w:rsidRPr="00DC33CD">
        <w:t>(4), 569–580. https://doi.org/10.1111/ecog.04856</w:t>
      </w:r>
    </w:p>
    <w:p w14:paraId="6A91FF6C" w14:textId="77777777" w:rsidR="00DC33CD" w:rsidRPr="00DC33CD" w:rsidRDefault="00DC33CD" w:rsidP="00DC33CD">
      <w:pPr>
        <w:pStyle w:val="Bibliography"/>
      </w:pPr>
      <w:r w:rsidRPr="00DC33CD">
        <w:lastRenderedPageBreak/>
        <w:t xml:space="preserve">Yang, Y., Foster, K. R., Coyte, K. Z., &amp; Li, A. (2023). Time delays modulate the stability of complex ecosystems. </w:t>
      </w:r>
      <w:r w:rsidRPr="00DC33CD">
        <w:rPr>
          <w:i/>
          <w:iCs/>
        </w:rPr>
        <w:t>Nature Ecology &amp; Evolution</w:t>
      </w:r>
      <w:r w:rsidRPr="00DC33CD">
        <w:t xml:space="preserve">, </w:t>
      </w:r>
      <w:r w:rsidRPr="00DC33CD">
        <w:rPr>
          <w:i/>
          <w:iCs/>
        </w:rPr>
        <w:t>7</w:t>
      </w:r>
      <w:r w:rsidRPr="00DC33CD">
        <w:t>(10), 1610–1619. https://doi.org/10.1038/s41559-023-02158-x</w:t>
      </w:r>
    </w:p>
    <w:p w14:paraId="7E00CF5C" w14:textId="77777777" w:rsidR="00DC33CD" w:rsidRPr="00DC33CD" w:rsidRDefault="00DC33CD" w:rsidP="00DC33CD">
      <w:pPr>
        <w:pStyle w:val="Bibliography"/>
      </w:pPr>
      <w:r w:rsidRPr="00DC33CD">
        <w:t xml:space="preserve">Zylstra, E. R., Ries, L., Neupane, N., Saunders, S. P., Ramírez, M. I., Rendón-Salinas, E., Oberhauser, K. S., Farr, M. T., &amp; Zipkin, E. F. (2021). Changes in climate drive recent monarch butterfly dynamics. </w:t>
      </w:r>
      <w:r w:rsidRPr="00DC33CD">
        <w:rPr>
          <w:i/>
          <w:iCs/>
        </w:rPr>
        <w:t>Nature Ecology &amp; Evolution</w:t>
      </w:r>
      <w:r w:rsidRPr="00DC33CD">
        <w:t xml:space="preserve">, </w:t>
      </w:r>
      <w:r w:rsidRPr="00DC33CD">
        <w:rPr>
          <w:i/>
          <w:iCs/>
        </w:rPr>
        <w:t>5</w:t>
      </w:r>
      <w:r w:rsidRPr="00DC33CD">
        <w:t>(10), 1441–1452. https://doi.org/10.1038/s41559-021-01504-1</w:t>
      </w:r>
    </w:p>
    <w:p w14:paraId="63350F03" w14:textId="002009AA" w:rsidR="00482FFC" w:rsidRPr="00482FFC" w:rsidRDefault="0019106D" w:rsidP="00DC33CD">
      <w:pPr>
        <w:pStyle w:val="Bibliography"/>
        <w:rPr>
          <w:b/>
          <w:bCs/>
        </w:rPr>
      </w:pPr>
      <w:r>
        <w:rPr>
          <w:b/>
          <w:bCs/>
        </w:rPr>
        <w:fldChar w:fldCharType="end"/>
      </w:r>
    </w:p>
    <w:sectPr w:rsidR="00482FFC" w:rsidRPr="00482FFC" w:rsidSect="00167C71">
      <w:pgSz w:w="12240" w:h="15840"/>
      <w:pgMar w:top="1440" w:right="1440" w:bottom="1440" w:left="1440" w:header="720" w:footer="720" w:gutter="0"/>
      <w:lnNumType w:countBy="1" w:restart="continuous"/>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a Teresa Miller ter Kuile" w:date="2025-05-14T15:30:00Z" w:initials="AK">
    <w:p w14:paraId="249DF32B" w14:textId="36D40CA6" w:rsidR="00A63129" w:rsidRDefault="00A63129" w:rsidP="00A63129">
      <w:r>
        <w:annotationRef/>
      </w:r>
      <w:r w:rsidRPr="33602D50">
        <w:t>will be generating this prior to submission</w:t>
      </w:r>
    </w:p>
  </w:comment>
  <w:comment w:id="15" w:author="Kiona Ogle" w:date="2025-09-24T13:50:00Z" w:initials="KO">
    <w:p w14:paraId="29F441E1" w14:textId="48C037D6" w:rsidR="00450279" w:rsidRDefault="00450279" w:rsidP="00450279">
      <w:pPr>
        <w:pStyle w:val="CommentText"/>
      </w:pPr>
      <w:r>
        <w:rPr>
          <w:rStyle w:val="CommentReference"/>
        </w:rPr>
        <w:annotationRef/>
      </w:r>
      <w:r>
        <w:t>Some index of “amount” of pinyon pine (basal area, density, etc.).</w:t>
      </w:r>
    </w:p>
  </w:comment>
  <w:comment w:id="23" w:author="Kyle Christopher Rodman" w:date="2025-08-11T12:02:00Z" w:initials="KR">
    <w:p w14:paraId="692C415B" w14:textId="4E826179" w:rsidR="00363179" w:rsidRDefault="00332E9D">
      <w:pPr>
        <w:pStyle w:val="CommentText"/>
      </w:pPr>
      <w:r>
        <w:rPr>
          <w:rStyle w:val="CommentReference"/>
        </w:rPr>
        <w:annotationRef/>
      </w:r>
      <w:r w:rsidRPr="36228D75">
        <w:t>You could probably shorten this to just a couple of sentences and make it an appendix section</w:t>
      </w:r>
    </w:p>
  </w:comment>
  <w:comment w:id="24" w:author="Kiona Ogle" w:date="2025-08-21T12:31:00Z" w:initials="KO">
    <w:p w14:paraId="667170D9" w14:textId="77777777" w:rsidR="00C7167B" w:rsidRDefault="00C7167B" w:rsidP="00C7167B">
      <w:pPr>
        <w:pStyle w:val="CommentText"/>
      </w:pPr>
      <w:r>
        <w:rPr>
          <w:rStyle w:val="CommentReference"/>
        </w:rPr>
        <w:annotationRef/>
      </w:r>
      <w:r>
        <w:t>I wouldn’t shorten, but might need some clarification.</w:t>
      </w:r>
    </w:p>
  </w:comment>
  <w:comment w:id="29" w:author="Ana Miller-ter Kuile" w:date="2025-10-14T11:39:00Z" w:initials="AM">
    <w:p w14:paraId="03A3AFD8" w14:textId="77777777" w:rsidR="002A02DF" w:rsidRDefault="002A02DF" w:rsidP="002A02DF">
      <w:r>
        <w:rPr>
          <w:rStyle w:val="CommentReference"/>
        </w:rPr>
        <w:annotationRef/>
      </w:r>
      <w:r>
        <w:rPr>
          <w:sz w:val="20"/>
          <w:szCs w:val="20"/>
        </w:rPr>
        <w:t>Kyle?</w:t>
      </w:r>
    </w:p>
  </w:comment>
  <w:comment w:id="71" w:author="Kiona Ogle" w:date="2025-08-21T12:30:00Z" w:initials="KO">
    <w:p w14:paraId="45E0C097" w14:textId="33138884" w:rsidR="00C7167B" w:rsidRDefault="00C7167B" w:rsidP="00C7167B">
      <w:pPr>
        <w:pStyle w:val="CommentText"/>
      </w:pPr>
      <w:r>
        <w:rPr>
          <w:rStyle w:val="CommentReference"/>
        </w:rPr>
        <w:annotationRef/>
      </w:r>
      <w:r>
        <w:t>May need to provide a little more information about this. What is the source and spatial resolution? Is this different from the aforementioned BA estimates?</w:t>
      </w:r>
    </w:p>
  </w:comment>
  <w:comment w:id="69" w:author="Kiona Ogle" w:date="2025-09-24T15:51:00Z" w:initials="KO">
    <w:p w14:paraId="14F726F2" w14:textId="77777777" w:rsidR="00493A20" w:rsidRDefault="00493A20" w:rsidP="00493A20">
      <w:pPr>
        <w:pStyle w:val="CommentText"/>
      </w:pPr>
      <w:r>
        <w:rPr>
          <w:rStyle w:val="CommentReference"/>
        </w:rPr>
        <w:annotationRef/>
      </w:r>
      <w:r>
        <w:t>This seems very out of place. Are the “remotely sensed” cover data the same as the RAP cover data? If so, delete this; if not, then give more explanation for this step that used R.S. data.</w:t>
      </w:r>
    </w:p>
  </w:comment>
  <w:comment w:id="75" w:author="Kyle Christopher Rodman" w:date="2025-08-11T11:57:00Z" w:initials="KR">
    <w:p w14:paraId="6A67D02A" w14:textId="5BA1F062" w:rsidR="00363179" w:rsidRDefault="00332E9D">
      <w:pPr>
        <w:pStyle w:val="CommentText"/>
      </w:pPr>
      <w:r>
        <w:rPr>
          <w:rStyle w:val="CommentReference"/>
        </w:rPr>
        <w:annotationRef/>
      </w:r>
      <w:r w:rsidRPr="168721EA">
        <w:t>It's possible that we may need to put a couple of photos of example locations which show declines or increases in tree cover since the early 2000s.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9DF32B" w15:done="0"/>
  <w15:commentEx w15:paraId="29F441E1" w15:done="0"/>
  <w15:commentEx w15:paraId="692C415B" w15:done="0"/>
  <w15:commentEx w15:paraId="667170D9" w15:paraIdParent="692C415B" w15:done="0"/>
  <w15:commentEx w15:paraId="03A3AFD8" w15:done="0"/>
  <w15:commentEx w15:paraId="45E0C097" w15:done="0"/>
  <w15:commentEx w15:paraId="14F726F2" w15:done="0"/>
  <w15:commentEx w15:paraId="6A67D0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235D0" w16cex:dateUtc="2025-05-14T22:30:00Z"/>
  <w16cex:commentExtensible w16cex:durableId="7D2A629F" w16cex:dateUtc="2025-09-24T20:50:00Z"/>
  <w16cex:commentExtensible w16cex:durableId="65A94FC0" w16cex:dateUtc="2025-08-11T19:02:00Z"/>
  <w16cex:commentExtensible w16cex:durableId="4B76E3C7" w16cex:dateUtc="2025-08-21T19:31:00Z"/>
  <w16cex:commentExtensible w16cex:durableId="3D801108" w16cex:dateUtc="2025-10-14T18:39:00Z"/>
  <w16cex:commentExtensible w16cex:durableId="3DDD810B" w16cex:dateUtc="2025-08-21T19:30:00Z"/>
  <w16cex:commentExtensible w16cex:durableId="5DB9BAF0" w16cex:dateUtc="2025-09-24T22:51:00Z"/>
  <w16cex:commentExtensible w16cex:durableId="08493D9A" w16cex:dateUtc="2025-08-11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9DF32B" w16cid:durableId="58E235D0"/>
  <w16cid:commentId w16cid:paraId="29F441E1" w16cid:durableId="7D2A629F"/>
  <w16cid:commentId w16cid:paraId="692C415B" w16cid:durableId="65A94FC0"/>
  <w16cid:commentId w16cid:paraId="667170D9" w16cid:durableId="4B76E3C7"/>
  <w16cid:commentId w16cid:paraId="03A3AFD8" w16cid:durableId="3D801108"/>
  <w16cid:commentId w16cid:paraId="45E0C097" w16cid:durableId="3DDD810B"/>
  <w16cid:commentId w16cid:paraId="14F726F2" w16cid:durableId="5DB9BAF0"/>
  <w16cid:commentId w16cid:paraId="6A67D02A" w16cid:durableId="08493D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4C135" w14:textId="77777777" w:rsidR="00044EBB" w:rsidRDefault="00044EBB">
      <w:pPr>
        <w:spacing w:after="0"/>
      </w:pPr>
      <w:r>
        <w:separator/>
      </w:r>
    </w:p>
  </w:endnote>
  <w:endnote w:type="continuationSeparator" w:id="0">
    <w:p w14:paraId="7D9EC926" w14:textId="77777777" w:rsidR="00044EBB" w:rsidRDefault="00044E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343738"/>
      <w:docPartObj>
        <w:docPartGallery w:val="Page Numbers (Bottom of Page)"/>
        <w:docPartUnique/>
      </w:docPartObj>
    </w:sdtPr>
    <w:sdtContent>
      <w:p w14:paraId="1ADB0209" w14:textId="2B2963DF"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C55E4">
          <w:rPr>
            <w:rStyle w:val="PageNumber"/>
            <w:noProof/>
          </w:rPr>
          <w:t>5</w:t>
        </w:r>
        <w:r>
          <w:rPr>
            <w:rStyle w:val="PageNumber"/>
          </w:rPr>
          <w:fldChar w:fldCharType="end"/>
        </w:r>
      </w:p>
    </w:sdtContent>
  </w:sdt>
  <w:p w14:paraId="5EE9DEDF" w14:textId="77777777" w:rsidR="00167C71" w:rsidRDefault="00167C71" w:rsidP="00167C71">
    <w:pPr>
      <w:pStyle w:val="Footer"/>
      <w:ind w:right="360"/>
    </w:pPr>
  </w:p>
  <w:p w14:paraId="4D17F56A" w14:textId="77777777" w:rsidR="00ED4EEA" w:rsidRDefault="00ED4E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9240881"/>
      <w:docPartObj>
        <w:docPartGallery w:val="Page Numbers (Bottom of Page)"/>
        <w:docPartUnique/>
      </w:docPartObj>
    </w:sdtPr>
    <w:sdtContent>
      <w:p w14:paraId="3D6D369F" w14:textId="77777777" w:rsidR="00167C71" w:rsidRDefault="00167C71" w:rsidP="001A42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D54E73" w14:textId="77777777" w:rsidR="00167C71" w:rsidRDefault="00167C71" w:rsidP="00167C71">
    <w:pPr>
      <w:pStyle w:val="Footer"/>
      <w:ind w:right="360"/>
    </w:pPr>
  </w:p>
  <w:p w14:paraId="0F2F5FB5" w14:textId="77777777" w:rsidR="00ED4EEA" w:rsidRDefault="00ED4E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80E5A" w14:textId="77777777" w:rsidR="00044EBB" w:rsidRDefault="00044EBB">
      <w:pPr>
        <w:spacing w:after="0"/>
      </w:pPr>
      <w:r>
        <w:separator/>
      </w:r>
    </w:p>
  </w:footnote>
  <w:footnote w:type="continuationSeparator" w:id="0">
    <w:p w14:paraId="551E7D7A" w14:textId="77777777" w:rsidR="00044EBB" w:rsidRDefault="00044EB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7CE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8885546"/>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2" w15:restartNumberingAfterBreak="0">
    <w:nsid w:val="170CD2DE"/>
    <w:multiLevelType w:val="multilevel"/>
    <w:tmpl w:val="FBAE0E6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3507B96"/>
    <w:multiLevelType w:val="hybridMultilevel"/>
    <w:tmpl w:val="ED6273AE"/>
    <w:lvl w:ilvl="0" w:tplc="7C009776">
      <w:start w:val="1"/>
      <w:numFmt w:val="decimal"/>
      <w:lvlText w:val="%1)"/>
      <w:lvlJc w:val="left"/>
      <w:pPr>
        <w:ind w:left="1020" w:hanging="360"/>
      </w:pPr>
    </w:lvl>
    <w:lvl w:ilvl="1" w:tplc="257A1436">
      <w:start w:val="1"/>
      <w:numFmt w:val="decimal"/>
      <w:lvlText w:val="%2)"/>
      <w:lvlJc w:val="left"/>
      <w:pPr>
        <w:ind w:left="1020" w:hanging="360"/>
      </w:pPr>
    </w:lvl>
    <w:lvl w:ilvl="2" w:tplc="B28E8A6E">
      <w:start w:val="1"/>
      <w:numFmt w:val="decimal"/>
      <w:lvlText w:val="%3)"/>
      <w:lvlJc w:val="left"/>
      <w:pPr>
        <w:ind w:left="1020" w:hanging="360"/>
      </w:pPr>
    </w:lvl>
    <w:lvl w:ilvl="3" w:tplc="36826F6E">
      <w:start w:val="1"/>
      <w:numFmt w:val="decimal"/>
      <w:lvlText w:val="%4)"/>
      <w:lvlJc w:val="left"/>
      <w:pPr>
        <w:ind w:left="1020" w:hanging="360"/>
      </w:pPr>
    </w:lvl>
    <w:lvl w:ilvl="4" w:tplc="34E82EB0">
      <w:start w:val="1"/>
      <w:numFmt w:val="decimal"/>
      <w:lvlText w:val="%5)"/>
      <w:lvlJc w:val="left"/>
      <w:pPr>
        <w:ind w:left="1020" w:hanging="360"/>
      </w:pPr>
    </w:lvl>
    <w:lvl w:ilvl="5" w:tplc="771497C8">
      <w:start w:val="1"/>
      <w:numFmt w:val="decimal"/>
      <w:lvlText w:val="%6)"/>
      <w:lvlJc w:val="left"/>
      <w:pPr>
        <w:ind w:left="1020" w:hanging="360"/>
      </w:pPr>
    </w:lvl>
    <w:lvl w:ilvl="6" w:tplc="40D6C93C">
      <w:start w:val="1"/>
      <w:numFmt w:val="decimal"/>
      <w:lvlText w:val="%7)"/>
      <w:lvlJc w:val="left"/>
      <w:pPr>
        <w:ind w:left="1020" w:hanging="360"/>
      </w:pPr>
    </w:lvl>
    <w:lvl w:ilvl="7" w:tplc="8F30A4A2">
      <w:start w:val="1"/>
      <w:numFmt w:val="decimal"/>
      <w:lvlText w:val="%8)"/>
      <w:lvlJc w:val="left"/>
      <w:pPr>
        <w:ind w:left="1020" w:hanging="360"/>
      </w:pPr>
    </w:lvl>
    <w:lvl w:ilvl="8" w:tplc="76D06E38">
      <w:start w:val="1"/>
      <w:numFmt w:val="decimal"/>
      <w:lvlText w:val="%9)"/>
      <w:lvlJc w:val="left"/>
      <w:pPr>
        <w:ind w:left="1020" w:hanging="360"/>
      </w:pPr>
    </w:lvl>
  </w:abstractNum>
  <w:num w:numId="1" w16cid:durableId="1651514795">
    <w:abstractNumId w:val="2"/>
  </w:num>
  <w:num w:numId="2" w16cid:durableId="1441146044">
    <w:abstractNumId w:val="0"/>
  </w:num>
  <w:num w:numId="3" w16cid:durableId="195050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916368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Teresa Miller ter Kuile">
    <w15:presenceInfo w15:providerId="AD" w15:userId="S::ana.miller-ter-kuile@nau.edu::f05f7ea4-c99a-402b-8c05-7689738ab6c0"/>
  </w15:person>
  <w15:person w15:author="Kiona Ogle">
    <w15:presenceInfo w15:providerId="AD" w15:userId="S::Kiona.Ogle@nau.edu::38df18cf-0f00-4a01-bbff-aa9af4ea00e4"/>
  </w15:person>
  <w15:person w15:author="Kyle Christopher Rodman">
    <w15:presenceInfo w15:providerId="AD" w15:userId="S::Kyle.Rodman@nau.edu::eb4c0d42-db71-4cbe-95f9-6192ec5d81d2"/>
  </w15:person>
  <w15:person w15:author="Ana Miller-ter Kuile">
    <w15:presenceInfo w15:providerId="AD" w15:userId="S::Ana.Miller-ter-Kuile@nau.edu::f05f7ea4-c99a-402b-8c05-7689738ab6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D8"/>
    <w:rsid w:val="000042D2"/>
    <w:rsid w:val="000062B8"/>
    <w:rsid w:val="00017D05"/>
    <w:rsid w:val="0002057B"/>
    <w:rsid w:val="0003237A"/>
    <w:rsid w:val="0003459F"/>
    <w:rsid w:val="0003608C"/>
    <w:rsid w:val="00040BEC"/>
    <w:rsid w:val="00044EBB"/>
    <w:rsid w:val="000473DE"/>
    <w:rsid w:val="0005263B"/>
    <w:rsid w:val="00052BC7"/>
    <w:rsid w:val="00055DC4"/>
    <w:rsid w:val="00085CB0"/>
    <w:rsid w:val="0008670E"/>
    <w:rsid w:val="00095BB1"/>
    <w:rsid w:val="000A0DF7"/>
    <w:rsid w:val="000A3078"/>
    <w:rsid w:val="000B293B"/>
    <w:rsid w:val="000C1F3C"/>
    <w:rsid w:val="000C6F45"/>
    <w:rsid w:val="000D576B"/>
    <w:rsid w:val="000E0454"/>
    <w:rsid w:val="000E6782"/>
    <w:rsid w:val="000F105A"/>
    <w:rsid w:val="00100FEF"/>
    <w:rsid w:val="00114B4D"/>
    <w:rsid w:val="00126373"/>
    <w:rsid w:val="001278B6"/>
    <w:rsid w:val="00132C63"/>
    <w:rsid w:val="00136F49"/>
    <w:rsid w:val="00137F43"/>
    <w:rsid w:val="00144A45"/>
    <w:rsid w:val="001539DD"/>
    <w:rsid w:val="0015719C"/>
    <w:rsid w:val="00164413"/>
    <w:rsid w:val="00164807"/>
    <w:rsid w:val="00167C71"/>
    <w:rsid w:val="00167D56"/>
    <w:rsid w:val="00172574"/>
    <w:rsid w:val="00183C56"/>
    <w:rsid w:val="00186ED6"/>
    <w:rsid w:val="0019106D"/>
    <w:rsid w:val="001B1614"/>
    <w:rsid w:val="001B2070"/>
    <w:rsid w:val="001C0B34"/>
    <w:rsid w:val="001C5D82"/>
    <w:rsid w:val="001D6AB7"/>
    <w:rsid w:val="001E2CD1"/>
    <w:rsid w:val="001F33F2"/>
    <w:rsid w:val="00201D20"/>
    <w:rsid w:val="00203A94"/>
    <w:rsid w:val="00207146"/>
    <w:rsid w:val="00213B0C"/>
    <w:rsid w:val="002151D1"/>
    <w:rsid w:val="00220145"/>
    <w:rsid w:val="00221064"/>
    <w:rsid w:val="002271A6"/>
    <w:rsid w:val="00236C22"/>
    <w:rsid w:val="00240BE0"/>
    <w:rsid w:val="00247FB8"/>
    <w:rsid w:val="002537F2"/>
    <w:rsid w:val="00275582"/>
    <w:rsid w:val="00282005"/>
    <w:rsid w:val="00287C85"/>
    <w:rsid w:val="00291DDF"/>
    <w:rsid w:val="002946CD"/>
    <w:rsid w:val="002A02DF"/>
    <w:rsid w:val="002A78F8"/>
    <w:rsid w:val="002C0AB4"/>
    <w:rsid w:val="002C7452"/>
    <w:rsid w:val="002D0660"/>
    <w:rsid w:val="002E03AA"/>
    <w:rsid w:val="002E059F"/>
    <w:rsid w:val="002E0719"/>
    <w:rsid w:val="002E297C"/>
    <w:rsid w:val="002E4972"/>
    <w:rsid w:val="002E6AEF"/>
    <w:rsid w:val="002F4C16"/>
    <w:rsid w:val="0030190A"/>
    <w:rsid w:val="00315E09"/>
    <w:rsid w:val="003215D9"/>
    <w:rsid w:val="0032401D"/>
    <w:rsid w:val="00332E9D"/>
    <w:rsid w:val="003405CF"/>
    <w:rsid w:val="00343DB2"/>
    <w:rsid w:val="00347BE8"/>
    <w:rsid w:val="00363179"/>
    <w:rsid w:val="00364CA8"/>
    <w:rsid w:val="003971A1"/>
    <w:rsid w:val="003A387F"/>
    <w:rsid w:val="003A4B20"/>
    <w:rsid w:val="003B444C"/>
    <w:rsid w:val="003B53B7"/>
    <w:rsid w:val="003D1B61"/>
    <w:rsid w:val="003E0957"/>
    <w:rsid w:val="003F2E29"/>
    <w:rsid w:val="00410872"/>
    <w:rsid w:val="00410EEF"/>
    <w:rsid w:val="0043636C"/>
    <w:rsid w:val="00441A32"/>
    <w:rsid w:val="00447F19"/>
    <w:rsid w:val="00450279"/>
    <w:rsid w:val="00456A3F"/>
    <w:rsid w:val="00464FBB"/>
    <w:rsid w:val="00467B8C"/>
    <w:rsid w:val="0047671F"/>
    <w:rsid w:val="004819E8"/>
    <w:rsid w:val="00482FFC"/>
    <w:rsid w:val="00493A20"/>
    <w:rsid w:val="004A00EE"/>
    <w:rsid w:val="004A1F09"/>
    <w:rsid w:val="004B339F"/>
    <w:rsid w:val="004B3824"/>
    <w:rsid w:val="004C5801"/>
    <w:rsid w:val="004D072B"/>
    <w:rsid w:val="004D074E"/>
    <w:rsid w:val="004D1644"/>
    <w:rsid w:val="004D4B7B"/>
    <w:rsid w:val="004D75E2"/>
    <w:rsid w:val="004F23B2"/>
    <w:rsid w:val="00501471"/>
    <w:rsid w:val="00503E87"/>
    <w:rsid w:val="00513209"/>
    <w:rsid w:val="00514659"/>
    <w:rsid w:val="005236F7"/>
    <w:rsid w:val="0054338E"/>
    <w:rsid w:val="005507D3"/>
    <w:rsid w:val="00566D27"/>
    <w:rsid w:val="00575F07"/>
    <w:rsid w:val="0058745E"/>
    <w:rsid w:val="005C16F0"/>
    <w:rsid w:val="005C6E8E"/>
    <w:rsid w:val="005D5F13"/>
    <w:rsid w:val="005D7B77"/>
    <w:rsid w:val="005D7C8D"/>
    <w:rsid w:val="005E2AEB"/>
    <w:rsid w:val="005F1762"/>
    <w:rsid w:val="005F6A84"/>
    <w:rsid w:val="005F7BD6"/>
    <w:rsid w:val="006062EF"/>
    <w:rsid w:val="006103F0"/>
    <w:rsid w:val="00612557"/>
    <w:rsid w:val="00626A70"/>
    <w:rsid w:val="0063252F"/>
    <w:rsid w:val="00653D9D"/>
    <w:rsid w:val="006561E7"/>
    <w:rsid w:val="00660EB4"/>
    <w:rsid w:val="00662164"/>
    <w:rsid w:val="00666031"/>
    <w:rsid w:val="006872A2"/>
    <w:rsid w:val="006941F9"/>
    <w:rsid w:val="006B3C02"/>
    <w:rsid w:val="006B595D"/>
    <w:rsid w:val="006C0909"/>
    <w:rsid w:val="006C1BC7"/>
    <w:rsid w:val="006C286D"/>
    <w:rsid w:val="006C4265"/>
    <w:rsid w:val="006C55E4"/>
    <w:rsid w:val="006E3DFE"/>
    <w:rsid w:val="006F4C84"/>
    <w:rsid w:val="007055F9"/>
    <w:rsid w:val="007069A1"/>
    <w:rsid w:val="00707916"/>
    <w:rsid w:val="00711C3E"/>
    <w:rsid w:val="00715C1E"/>
    <w:rsid w:val="0071752D"/>
    <w:rsid w:val="00727370"/>
    <w:rsid w:val="00728D59"/>
    <w:rsid w:val="007351E8"/>
    <w:rsid w:val="007545A8"/>
    <w:rsid w:val="00762550"/>
    <w:rsid w:val="00767225"/>
    <w:rsid w:val="00771E0C"/>
    <w:rsid w:val="007725FB"/>
    <w:rsid w:val="00785258"/>
    <w:rsid w:val="00785908"/>
    <w:rsid w:val="007945A8"/>
    <w:rsid w:val="007A4E12"/>
    <w:rsid w:val="007A7694"/>
    <w:rsid w:val="007B1138"/>
    <w:rsid w:val="007B38FC"/>
    <w:rsid w:val="007C026E"/>
    <w:rsid w:val="007C330C"/>
    <w:rsid w:val="007D07E4"/>
    <w:rsid w:val="007D7AD4"/>
    <w:rsid w:val="007E3278"/>
    <w:rsid w:val="007F0677"/>
    <w:rsid w:val="008059C1"/>
    <w:rsid w:val="008101C6"/>
    <w:rsid w:val="008114F5"/>
    <w:rsid w:val="008160B6"/>
    <w:rsid w:val="008266CE"/>
    <w:rsid w:val="008338FA"/>
    <w:rsid w:val="00840051"/>
    <w:rsid w:val="00840650"/>
    <w:rsid w:val="0084104D"/>
    <w:rsid w:val="00870758"/>
    <w:rsid w:val="0089071C"/>
    <w:rsid w:val="008A1F18"/>
    <w:rsid w:val="008A3B61"/>
    <w:rsid w:val="008A4CAE"/>
    <w:rsid w:val="008B24AA"/>
    <w:rsid w:val="008B6542"/>
    <w:rsid w:val="008C01AB"/>
    <w:rsid w:val="008C03F4"/>
    <w:rsid w:val="008C3953"/>
    <w:rsid w:val="008D0582"/>
    <w:rsid w:val="008F1739"/>
    <w:rsid w:val="008F4B4E"/>
    <w:rsid w:val="008F5C8E"/>
    <w:rsid w:val="008F6A89"/>
    <w:rsid w:val="00914C70"/>
    <w:rsid w:val="00925D18"/>
    <w:rsid w:val="00942FE3"/>
    <w:rsid w:val="009459F1"/>
    <w:rsid w:val="0095581B"/>
    <w:rsid w:val="00966CEB"/>
    <w:rsid w:val="00975F2C"/>
    <w:rsid w:val="00986444"/>
    <w:rsid w:val="00987616"/>
    <w:rsid w:val="0099134A"/>
    <w:rsid w:val="009A0E39"/>
    <w:rsid w:val="009A1BE6"/>
    <w:rsid w:val="009A62EA"/>
    <w:rsid w:val="009C1F31"/>
    <w:rsid w:val="009C4515"/>
    <w:rsid w:val="009D37C7"/>
    <w:rsid w:val="009E14D3"/>
    <w:rsid w:val="009E74D5"/>
    <w:rsid w:val="009E7BA9"/>
    <w:rsid w:val="009F4C17"/>
    <w:rsid w:val="00A065AD"/>
    <w:rsid w:val="00A17E2A"/>
    <w:rsid w:val="00A2792A"/>
    <w:rsid w:val="00A418CE"/>
    <w:rsid w:val="00A51923"/>
    <w:rsid w:val="00A53FB8"/>
    <w:rsid w:val="00A63129"/>
    <w:rsid w:val="00A66A63"/>
    <w:rsid w:val="00A82A9B"/>
    <w:rsid w:val="00A86FA3"/>
    <w:rsid w:val="00A95DE3"/>
    <w:rsid w:val="00AA3036"/>
    <w:rsid w:val="00AA5B73"/>
    <w:rsid w:val="00AA646D"/>
    <w:rsid w:val="00AA6B58"/>
    <w:rsid w:val="00AB19C2"/>
    <w:rsid w:val="00AC0442"/>
    <w:rsid w:val="00AD2B50"/>
    <w:rsid w:val="00AE1E03"/>
    <w:rsid w:val="00AF178B"/>
    <w:rsid w:val="00AF6F1D"/>
    <w:rsid w:val="00B0326C"/>
    <w:rsid w:val="00B056C2"/>
    <w:rsid w:val="00B073FE"/>
    <w:rsid w:val="00B07713"/>
    <w:rsid w:val="00B079E1"/>
    <w:rsid w:val="00B11DD0"/>
    <w:rsid w:val="00B20A83"/>
    <w:rsid w:val="00B24923"/>
    <w:rsid w:val="00B336AD"/>
    <w:rsid w:val="00B47A0F"/>
    <w:rsid w:val="00B4B2EF"/>
    <w:rsid w:val="00B51F5B"/>
    <w:rsid w:val="00B54073"/>
    <w:rsid w:val="00B63F63"/>
    <w:rsid w:val="00B65236"/>
    <w:rsid w:val="00B81AEA"/>
    <w:rsid w:val="00B96D92"/>
    <w:rsid w:val="00BA3FBE"/>
    <w:rsid w:val="00BA4510"/>
    <w:rsid w:val="00BA739E"/>
    <w:rsid w:val="00BB019C"/>
    <w:rsid w:val="00BB28EF"/>
    <w:rsid w:val="00BC2839"/>
    <w:rsid w:val="00BD3DAE"/>
    <w:rsid w:val="00BD6793"/>
    <w:rsid w:val="00BE17B6"/>
    <w:rsid w:val="00BE2C8D"/>
    <w:rsid w:val="00BE3A4A"/>
    <w:rsid w:val="00BF2AC0"/>
    <w:rsid w:val="00BF533E"/>
    <w:rsid w:val="00C01E47"/>
    <w:rsid w:val="00C146AB"/>
    <w:rsid w:val="00C21ACB"/>
    <w:rsid w:val="00C33659"/>
    <w:rsid w:val="00C37DC0"/>
    <w:rsid w:val="00C51F3D"/>
    <w:rsid w:val="00C65975"/>
    <w:rsid w:val="00C7167B"/>
    <w:rsid w:val="00C727CD"/>
    <w:rsid w:val="00C82930"/>
    <w:rsid w:val="00CC5652"/>
    <w:rsid w:val="00CE1439"/>
    <w:rsid w:val="00CE2CA1"/>
    <w:rsid w:val="00CE5DE4"/>
    <w:rsid w:val="00CF7BD5"/>
    <w:rsid w:val="00D11A36"/>
    <w:rsid w:val="00D23F1E"/>
    <w:rsid w:val="00D25C6F"/>
    <w:rsid w:val="00D30A78"/>
    <w:rsid w:val="00D351AD"/>
    <w:rsid w:val="00D35F65"/>
    <w:rsid w:val="00D373F1"/>
    <w:rsid w:val="00D426C8"/>
    <w:rsid w:val="00D430F8"/>
    <w:rsid w:val="00D431E9"/>
    <w:rsid w:val="00D52D77"/>
    <w:rsid w:val="00D5360B"/>
    <w:rsid w:val="00D65306"/>
    <w:rsid w:val="00D67E4C"/>
    <w:rsid w:val="00D753EE"/>
    <w:rsid w:val="00D85BFC"/>
    <w:rsid w:val="00D86531"/>
    <w:rsid w:val="00D91440"/>
    <w:rsid w:val="00D93931"/>
    <w:rsid w:val="00DA6BA9"/>
    <w:rsid w:val="00DB13BB"/>
    <w:rsid w:val="00DB2382"/>
    <w:rsid w:val="00DB248A"/>
    <w:rsid w:val="00DC33CD"/>
    <w:rsid w:val="00DD05C3"/>
    <w:rsid w:val="00DD62AF"/>
    <w:rsid w:val="00DF04BB"/>
    <w:rsid w:val="00DF16ED"/>
    <w:rsid w:val="00DF2B03"/>
    <w:rsid w:val="00E03F7B"/>
    <w:rsid w:val="00E05463"/>
    <w:rsid w:val="00E10382"/>
    <w:rsid w:val="00E360F7"/>
    <w:rsid w:val="00E50257"/>
    <w:rsid w:val="00E635D0"/>
    <w:rsid w:val="00E71E3F"/>
    <w:rsid w:val="00E71F01"/>
    <w:rsid w:val="00E72E3D"/>
    <w:rsid w:val="00E753D3"/>
    <w:rsid w:val="00E763F2"/>
    <w:rsid w:val="00E7666B"/>
    <w:rsid w:val="00E83628"/>
    <w:rsid w:val="00E927E5"/>
    <w:rsid w:val="00EA0863"/>
    <w:rsid w:val="00EA3AE6"/>
    <w:rsid w:val="00EB453B"/>
    <w:rsid w:val="00EB725C"/>
    <w:rsid w:val="00EB72EC"/>
    <w:rsid w:val="00EC422E"/>
    <w:rsid w:val="00EC50D8"/>
    <w:rsid w:val="00EC5970"/>
    <w:rsid w:val="00EC6B0C"/>
    <w:rsid w:val="00ED29E7"/>
    <w:rsid w:val="00ED4EEA"/>
    <w:rsid w:val="00ED76C3"/>
    <w:rsid w:val="00EE2B01"/>
    <w:rsid w:val="00EF3AC6"/>
    <w:rsid w:val="00F03710"/>
    <w:rsid w:val="00F11CEB"/>
    <w:rsid w:val="00F20DD5"/>
    <w:rsid w:val="00F21677"/>
    <w:rsid w:val="00F2608D"/>
    <w:rsid w:val="00F44600"/>
    <w:rsid w:val="00F4615A"/>
    <w:rsid w:val="00F51C32"/>
    <w:rsid w:val="00F57066"/>
    <w:rsid w:val="00F574EC"/>
    <w:rsid w:val="00F713D7"/>
    <w:rsid w:val="00F718C9"/>
    <w:rsid w:val="00F83DDB"/>
    <w:rsid w:val="00F83FC2"/>
    <w:rsid w:val="00F927A3"/>
    <w:rsid w:val="00F928DF"/>
    <w:rsid w:val="00FA047F"/>
    <w:rsid w:val="00FA0A13"/>
    <w:rsid w:val="00FB105D"/>
    <w:rsid w:val="00FB2CF6"/>
    <w:rsid w:val="00FC7A8E"/>
    <w:rsid w:val="00FD5B80"/>
    <w:rsid w:val="00FE1E5C"/>
    <w:rsid w:val="00FE6ED2"/>
    <w:rsid w:val="00FF43A5"/>
    <w:rsid w:val="00FF74B5"/>
    <w:rsid w:val="011B9681"/>
    <w:rsid w:val="011DF35B"/>
    <w:rsid w:val="01534AE2"/>
    <w:rsid w:val="01750C90"/>
    <w:rsid w:val="01EE6DEC"/>
    <w:rsid w:val="021B69B9"/>
    <w:rsid w:val="02334A24"/>
    <w:rsid w:val="0249B656"/>
    <w:rsid w:val="0283F876"/>
    <w:rsid w:val="028F4835"/>
    <w:rsid w:val="02FA75EF"/>
    <w:rsid w:val="033B1713"/>
    <w:rsid w:val="03AC169D"/>
    <w:rsid w:val="03C17446"/>
    <w:rsid w:val="04216C11"/>
    <w:rsid w:val="0463804B"/>
    <w:rsid w:val="04B50E02"/>
    <w:rsid w:val="04E856A3"/>
    <w:rsid w:val="04F54D80"/>
    <w:rsid w:val="04F57F86"/>
    <w:rsid w:val="05058B66"/>
    <w:rsid w:val="052D2290"/>
    <w:rsid w:val="055E953A"/>
    <w:rsid w:val="05B370CC"/>
    <w:rsid w:val="05C25FED"/>
    <w:rsid w:val="05DC8B97"/>
    <w:rsid w:val="05F66445"/>
    <w:rsid w:val="05F7CAC8"/>
    <w:rsid w:val="061640D3"/>
    <w:rsid w:val="0651C8FD"/>
    <w:rsid w:val="066B7AA5"/>
    <w:rsid w:val="066F26CE"/>
    <w:rsid w:val="068F1032"/>
    <w:rsid w:val="069E344B"/>
    <w:rsid w:val="06E0FB0B"/>
    <w:rsid w:val="071F5F81"/>
    <w:rsid w:val="07BAC33C"/>
    <w:rsid w:val="07C0FDA9"/>
    <w:rsid w:val="07F2A787"/>
    <w:rsid w:val="081D73F4"/>
    <w:rsid w:val="0824FA74"/>
    <w:rsid w:val="0858DE93"/>
    <w:rsid w:val="0896811C"/>
    <w:rsid w:val="08EAAA6B"/>
    <w:rsid w:val="09018331"/>
    <w:rsid w:val="09463A85"/>
    <w:rsid w:val="09C84172"/>
    <w:rsid w:val="09CC910C"/>
    <w:rsid w:val="09E5952F"/>
    <w:rsid w:val="0A0F496A"/>
    <w:rsid w:val="0A30C1E0"/>
    <w:rsid w:val="0AB545A8"/>
    <w:rsid w:val="0B4DF6EF"/>
    <w:rsid w:val="0B65BD00"/>
    <w:rsid w:val="0B74DD29"/>
    <w:rsid w:val="0B953EC0"/>
    <w:rsid w:val="0BA742EC"/>
    <w:rsid w:val="0BB141C9"/>
    <w:rsid w:val="0BDEC906"/>
    <w:rsid w:val="0BF1CB5E"/>
    <w:rsid w:val="0C16686A"/>
    <w:rsid w:val="0C2A2C72"/>
    <w:rsid w:val="0C8050E2"/>
    <w:rsid w:val="0CAB81E3"/>
    <w:rsid w:val="0CC2A338"/>
    <w:rsid w:val="0CC47B1B"/>
    <w:rsid w:val="0CEF9BBD"/>
    <w:rsid w:val="0CF9A552"/>
    <w:rsid w:val="0D5338AA"/>
    <w:rsid w:val="0D719BAA"/>
    <w:rsid w:val="0D735083"/>
    <w:rsid w:val="0D74EAE6"/>
    <w:rsid w:val="0DDE7CC8"/>
    <w:rsid w:val="0DFE6E6F"/>
    <w:rsid w:val="0E3A00AF"/>
    <w:rsid w:val="0E3F13CD"/>
    <w:rsid w:val="0E4F0EA4"/>
    <w:rsid w:val="0E660FDD"/>
    <w:rsid w:val="0EACE5FB"/>
    <w:rsid w:val="0EB1698C"/>
    <w:rsid w:val="0ED8F597"/>
    <w:rsid w:val="0EE6C68C"/>
    <w:rsid w:val="0F418DD1"/>
    <w:rsid w:val="0F5C0030"/>
    <w:rsid w:val="0FABB77E"/>
    <w:rsid w:val="0FB70235"/>
    <w:rsid w:val="0FE66D6F"/>
    <w:rsid w:val="1065DB86"/>
    <w:rsid w:val="1078407B"/>
    <w:rsid w:val="10B0FCBA"/>
    <w:rsid w:val="10E973BE"/>
    <w:rsid w:val="10F02EB4"/>
    <w:rsid w:val="11388CD6"/>
    <w:rsid w:val="116CC9DF"/>
    <w:rsid w:val="116D5C04"/>
    <w:rsid w:val="11808E79"/>
    <w:rsid w:val="119B8280"/>
    <w:rsid w:val="11C3C8DB"/>
    <w:rsid w:val="11F31B1A"/>
    <w:rsid w:val="12129A1A"/>
    <w:rsid w:val="1266553E"/>
    <w:rsid w:val="127BB6E1"/>
    <w:rsid w:val="128946BC"/>
    <w:rsid w:val="129E162E"/>
    <w:rsid w:val="12CFC61E"/>
    <w:rsid w:val="12DBCD4F"/>
    <w:rsid w:val="12E3BE45"/>
    <w:rsid w:val="13138513"/>
    <w:rsid w:val="13325465"/>
    <w:rsid w:val="133EE712"/>
    <w:rsid w:val="137D77E5"/>
    <w:rsid w:val="1387A59F"/>
    <w:rsid w:val="1392FCAD"/>
    <w:rsid w:val="139E9E81"/>
    <w:rsid w:val="13A217E7"/>
    <w:rsid w:val="13B92F72"/>
    <w:rsid w:val="14067614"/>
    <w:rsid w:val="1466A940"/>
    <w:rsid w:val="1487F245"/>
    <w:rsid w:val="14BCC7C4"/>
    <w:rsid w:val="14C69298"/>
    <w:rsid w:val="14DAF68D"/>
    <w:rsid w:val="14F1C26D"/>
    <w:rsid w:val="15092E0B"/>
    <w:rsid w:val="156FB46F"/>
    <w:rsid w:val="1574EA7C"/>
    <w:rsid w:val="1591F426"/>
    <w:rsid w:val="15BBE611"/>
    <w:rsid w:val="15C84DCA"/>
    <w:rsid w:val="15D27CD2"/>
    <w:rsid w:val="15D6AE8E"/>
    <w:rsid w:val="15E295D7"/>
    <w:rsid w:val="15E3BB94"/>
    <w:rsid w:val="1615C51E"/>
    <w:rsid w:val="1616AD3D"/>
    <w:rsid w:val="1635E2D6"/>
    <w:rsid w:val="16F23538"/>
    <w:rsid w:val="17062877"/>
    <w:rsid w:val="1728EFB5"/>
    <w:rsid w:val="17462607"/>
    <w:rsid w:val="178AA79A"/>
    <w:rsid w:val="17A1C123"/>
    <w:rsid w:val="17A855A4"/>
    <w:rsid w:val="17C3DD55"/>
    <w:rsid w:val="180E4F50"/>
    <w:rsid w:val="18108420"/>
    <w:rsid w:val="1826A334"/>
    <w:rsid w:val="182F7D84"/>
    <w:rsid w:val="1866CA7F"/>
    <w:rsid w:val="1880E555"/>
    <w:rsid w:val="18C82296"/>
    <w:rsid w:val="19278AAD"/>
    <w:rsid w:val="192DD42C"/>
    <w:rsid w:val="19C5C24D"/>
    <w:rsid w:val="1A08E77C"/>
    <w:rsid w:val="1A3A4EB0"/>
    <w:rsid w:val="1A8D7631"/>
    <w:rsid w:val="1AAA5791"/>
    <w:rsid w:val="1AC5323C"/>
    <w:rsid w:val="1B1FF79B"/>
    <w:rsid w:val="1B2E6539"/>
    <w:rsid w:val="1B33017B"/>
    <w:rsid w:val="1B4E9CA3"/>
    <w:rsid w:val="1B6BD2D4"/>
    <w:rsid w:val="1B911208"/>
    <w:rsid w:val="1C3B3470"/>
    <w:rsid w:val="1C5EDD34"/>
    <w:rsid w:val="1C8057D5"/>
    <w:rsid w:val="1C9E7F9B"/>
    <w:rsid w:val="1D15F187"/>
    <w:rsid w:val="1DB91D08"/>
    <w:rsid w:val="1DEA6B8A"/>
    <w:rsid w:val="1E226E6F"/>
    <w:rsid w:val="1E2F72F7"/>
    <w:rsid w:val="1E41F5A7"/>
    <w:rsid w:val="1E6D3695"/>
    <w:rsid w:val="1E71E91B"/>
    <w:rsid w:val="1E9E0E05"/>
    <w:rsid w:val="1EB94AE4"/>
    <w:rsid w:val="1EE8AAA1"/>
    <w:rsid w:val="1EE8BE88"/>
    <w:rsid w:val="1F018223"/>
    <w:rsid w:val="2066B97E"/>
    <w:rsid w:val="20ED4694"/>
    <w:rsid w:val="20F6F878"/>
    <w:rsid w:val="212E806D"/>
    <w:rsid w:val="21DAA2AE"/>
    <w:rsid w:val="220BA848"/>
    <w:rsid w:val="223D30B8"/>
    <w:rsid w:val="22845A93"/>
    <w:rsid w:val="2299E4CD"/>
    <w:rsid w:val="22A4B8EF"/>
    <w:rsid w:val="22AFF10A"/>
    <w:rsid w:val="22C0DCFE"/>
    <w:rsid w:val="22C27CAA"/>
    <w:rsid w:val="22C8FFB0"/>
    <w:rsid w:val="22CEEA43"/>
    <w:rsid w:val="22F5AB4F"/>
    <w:rsid w:val="22F86B52"/>
    <w:rsid w:val="23137373"/>
    <w:rsid w:val="2314EAA7"/>
    <w:rsid w:val="2319C116"/>
    <w:rsid w:val="234F8A55"/>
    <w:rsid w:val="2362D4C3"/>
    <w:rsid w:val="2376D911"/>
    <w:rsid w:val="23914E88"/>
    <w:rsid w:val="23A24965"/>
    <w:rsid w:val="23D4AEFE"/>
    <w:rsid w:val="23D7BB77"/>
    <w:rsid w:val="246CE7E6"/>
    <w:rsid w:val="24C191E6"/>
    <w:rsid w:val="250F45A9"/>
    <w:rsid w:val="2539B669"/>
    <w:rsid w:val="256174FF"/>
    <w:rsid w:val="257881E1"/>
    <w:rsid w:val="25C4A19B"/>
    <w:rsid w:val="25EE13DA"/>
    <w:rsid w:val="261A005D"/>
    <w:rsid w:val="263ED7DA"/>
    <w:rsid w:val="264A19B5"/>
    <w:rsid w:val="264C8ED1"/>
    <w:rsid w:val="265422B9"/>
    <w:rsid w:val="2676DBE6"/>
    <w:rsid w:val="2680B88A"/>
    <w:rsid w:val="2687FEE7"/>
    <w:rsid w:val="26AE1157"/>
    <w:rsid w:val="26D30C65"/>
    <w:rsid w:val="26F58731"/>
    <w:rsid w:val="27117E49"/>
    <w:rsid w:val="27839AD7"/>
    <w:rsid w:val="2799B3B7"/>
    <w:rsid w:val="279A0052"/>
    <w:rsid w:val="27B2B975"/>
    <w:rsid w:val="27C4739B"/>
    <w:rsid w:val="27CE8AC0"/>
    <w:rsid w:val="27F3F69D"/>
    <w:rsid w:val="2825E5D0"/>
    <w:rsid w:val="28394B37"/>
    <w:rsid w:val="283D17D6"/>
    <w:rsid w:val="284CBFED"/>
    <w:rsid w:val="28A051BE"/>
    <w:rsid w:val="28FE5E49"/>
    <w:rsid w:val="29047E5F"/>
    <w:rsid w:val="29071713"/>
    <w:rsid w:val="2908B305"/>
    <w:rsid w:val="2944D350"/>
    <w:rsid w:val="299160E9"/>
    <w:rsid w:val="2999678E"/>
    <w:rsid w:val="2A0095A0"/>
    <w:rsid w:val="2A36A4CF"/>
    <w:rsid w:val="2A5CBB92"/>
    <w:rsid w:val="2A90D567"/>
    <w:rsid w:val="2AE78EBC"/>
    <w:rsid w:val="2AFC5B34"/>
    <w:rsid w:val="2B0F5BA8"/>
    <w:rsid w:val="2B1ECFF3"/>
    <w:rsid w:val="2B8656C0"/>
    <w:rsid w:val="2B9138DA"/>
    <w:rsid w:val="2BA6D9EB"/>
    <w:rsid w:val="2BC177C5"/>
    <w:rsid w:val="2BC24F6F"/>
    <w:rsid w:val="2BCBB6F3"/>
    <w:rsid w:val="2BD1D0EB"/>
    <w:rsid w:val="2C368314"/>
    <w:rsid w:val="2C53BDED"/>
    <w:rsid w:val="2C576FEF"/>
    <w:rsid w:val="2CA20DF3"/>
    <w:rsid w:val="2CAB24C0"/>
    <w:rsid w:val="2CF1F1F0"/>
    <w:rsid w:val="2D2A713A"/>
    <w:rsid w:val="2D2D8A65"/>
    <w:rsid w:val="2D3B7943"/>
    <w:rsid w:val="2D50C699"/>
    <w:rsid w:val="2D5B1416"/>
    <w:rsid w:val="2D97E3CF"/>
    <w:rsid w:val="2DABFDC3"/>
    <w:rsid w:val="2E2948EC"/>
    <w:rsid w:val="2E769A83"/>
    <w:rsid w:val="2E9D8CDE"/>
    <w:rsid w:val="2EA66092"/>
    <w:rsid w:val="2EBC56C8"/>
    <w:rsid w:val="2F617F86"/>
    <w:rsid w:val="2F7B8CAB"/>
    <w:rsid w:val="2F9265D3"/>
    <w:rsid w:val="2FD303EC"/>
    <w:rsid w:val="2FE9775D"/>
    <w:rsid w:val="30075FFB"/>
    <w:rsid w:val="3069D7A3"/>
    <w:rsid w:val="309A165A"/>
    <w:rsid w:val="30F0D39A"/>
    <w:rsid w:val="31072A96"/>
    <w:rsid w:val="311BCDC6"/>
    <w:rsid w:val="3188DE55"/>
    <w:rsid w:val="31AD4171"/>
    <w:rsid w:val="31DB902C"/>
    <w:rsid w:val="32072A4D"/>
    <w:rsid w:val="3246CAA5"/>
    <w:rsid w:val="32920DF8"/>
    <w:rsid w:val="32CAA183"/>
    <w:rsid w:val="32D68A1A"/>
    <w:rsid w:val="3304AC89"/>
    <w:rsid w:val="33376391"/>
    <w:rsid w:val="33C0E12C"/>
    <w:rsid w:val="33D73AC1"/>
    <w:rsid w:val="33FE8562"/>
    <w:rsid w:val="342603DF"/>
    <w:rsid w:val="3435A0C4"/>
    <w:rsid w:val="34527CBF"/>
    <w:rsid w:val="346B7366"/>
    <w:rsid w:val="349939B4"/>
    <w:rsid w:val="351C2C8A"/>
    <w:rsid w:val="35288D87"/>
    <w:rsid w:val="3563B9F8"/>
    <w:rsid w:val="3589F104"/>
    <w:rsid w:val="35923F62"/>
    <w:rsid w:val="35AE7912"/>
    <w:rsid w:val="35B4A7BA"/>
    <w:rsid w:val="35CBAC4D"/>
    <w:rsid w:val="35F176B9"/>
    <w:rsid w:val="360FD129"/>
    <w:rsid w:val="36136C62"/>
    <w:rsid w:val="3614FFDB"/>
    <w:rsid w:val="36243BF4"/>
    <w:rsid w:val="366715B8"/>
    <w:rsid w:val="369D506F"/>
    <w:rsid w:val="36D71A88"/>
    <w:rsid w:val="36DAF809"/>
    <w:rsid w:val="37147833"/>
    <w:rsid w:val="3738837C"/>
    <w:rsid w:val="375BDF4D"/>
    <w:rsid w:val="376E9E0A"/>
    <w:rsid w:val="37A95E8A"/>
    <w:rsid w:val="37F1756C"/>
    <w:rsid w:val="380EC41B"/>
    <w:rsid w:val="380F6759"/>
    <w:rsid w:val="380F78C5"/>
    <w:rsid w:val="38317865"/>
    <w:rsid w:val="3839CADC"/>
    <w:rsid w:val="388A739E"/>
    <w:rsid w:val="389C9FE3"/>
    <w:rsid w:val="38AA084F"/>
    <w:rsid w:val="38FBB8AA"/>
    <w:rsid w:val="3922E82D"/>
    <w:rsid w:val="397542FA"/>
    <w:rsid w:val="397C3238"/>
    <w:rsid w:val="39811E15"/>
    <w:rsid w:val="3A04190B"/>
    <w:rsid w:val="3A882BF3"/>
    <w:rsid w:val="3ACFCDFD"/>
    <w:rsid w:val="3AFD18C3"/>
    <w:rsid w:val="3B25F5D8"/>
    <w:rsid w:val="3B382D4E"/>
    <w:rsid w:val="3B886A12"/>
    <w:rsid w:val="3B895A23"/>
    <w:rsid w:val="3BB054E0"/>
    <w:rsid w:val="3C359A61"/>
    <w:rsid w:val="3D236EDC"/>
    <w:rsid w:val="3D26B65D"/>
    <w:rsid w:val="3D2A4B62"/>
    <w:rsid w:val="3D3C45AA"/>
    <w:rsid w:val="3D454AAF"/>
    <w:rsid w:val="3E91EC61"/>
    <w:rsid w:val="3ECA0B4A"/>
    <w:rsid w:val="3ECCEAE4"/>
    <w:rsid w:val="3EF48364"/>
    <w:rsid w:val="3F014CB4"/>
    <w:rsid w:val="3F3EC6C7"/>
    <w:rsid w:val="3F4C29D2"/>
    <w:rsid w:val="3FC2F738"/>
    <w:rsid w:val="3FE8E96C"/>
    <w:rsid w:val="3FED516A"/>
    <w:rsid w:val="40286402"/>
    <w:rsid w:val="40346C63"/>
    <w:rsid w:val="4079079C"/>
    <w:rsid w:val="407DE1D2"/>
    <w:rsid w:val="407ED1B3"/>
    <w:rsid w:val="408EE308"/>
    <w:rsid w:val="408FD636"/>
    <w:rsid w:val="40F55427"/>
    <w:rsid w:val="410FCE3C"/>
    <w:rsid w:val="41252DCD"/>
    <w:rsid w:val="412A22F2"/>
    <w:rsid w:val="4140DD89"/>
    <w:rsid w:val="414CD4EC"/>
    <w:rsid w:val="41701838"/>
    <w:rsid w:val="41706A1C"/>
    <w:rsid w:val="419BD524"/>
    <w:rsid w:val="419DCCCC"/>
    <w:rsid w:val="422C792A"/>
    <w:rsid w:val="423F66BE"/>
    <w:rsid w:val="426436E8"/>
    <w:rsid w:val="42BA7302"/>
    <w:rsid w:val="431714F8"/>
    <w:rsid w:val="43326006"/>
    <w:rsid w:val="438F4676"/>
    <w:rsid w:val="43C025C2"/>
    <w:rsid w:val="43F37965"/>
    <w:rsid w:val="4430EEBF"/>
    <w:rsid w:val="4454539C"/>
    <w:rsid w:val="4476D18A"/>
    <w:rsid w:val="44C800CB"/>
    <w:rsid w:val="44DCD889"/>
    <w:rsid w:val="451C9B32"/>
    <w:rsid w:val="456DF470"/>
    <w:rsid w:val="45A1D270"/>
    <w:rsid w:val="45C31BCB"/>
    <w:rsid w:val="45D1019E"/>
    <w:rsid w:val="45D5BD19"/>
    <w:rsid w:val="4606809B"/>
    <w:rsid w:val="466AEA2D"/>
    <w:rsid w:val="46894E8D"/>
    <w:rsid w:val="46AE285C"/>
    <w:rsid w:val="46BC3CEB"/>
    <w:rsid w:val="47637259"/>
    <w:rsid w:val="48041076"/>
    <w:rsid w:val="482D2FF8"/>
    <w:rsid w:val="48A68C04"/>
    <w:rsid w:val="48FC16DD"/>
    <w:rsid w:val="49AB28F7"/>
    <w:rsid w:val="49B9E889"/>
    <w:rsid w:val="49E4C305"/>
    <w:rsid w:val="49FFB9C2"/>
    <w:rsid w:val="4A01E089"/>
    <w:rsid w:val="4A11FA0B"/>
    <w:rsid w:val="4A3EC7F8"/>
    <w:rsid w:val="4AE070FA"/>
    <w:rsid w:val="4B06B96B"/>
    <w:rsid w:val="4B19F3E3"/>
    <w:rsid w:val="4B333BFE"/>
    <w:rsid w:val="4B563CBE"/>
    <w:rsid w:val="4B7C0520"/>
    <w:rsid w:val="4BC2E7E3"/>
    <w:rsid w:val="4BD4CD7B"/>
    <w:rsid w:val="4C1F8866"/>
    <w:rsid w:val="4C38B663"/>
    <w:rsid w:val="4CB7EC17"/>
    <w:rsid w:val="4D105C0C"/>
    <w:rsid w:val="4D1E5384"/>
    <w:rsid w:val="4D3665DC"/>
    <w:rsid w:val="4D71E382"/>
    <w:rsid w:val="4D830106"/>
    <w:rsid w:val="4D9393BF"/>
    <w:rsid w:val="4DB080DE"/>
    <w:rsid w:val="4DB6BC9A"/>
    <w:rsid w:val="4E3CBCDA"/>
    <w:rsid w:val="4E4E3961"/>
    <w:rsid w:val="4E634468"/>
    <w:rsid w:val="4EB9E9A9"/>
    <w:rsid w:val="4F861EF3"/>
    <w:rsid w:val="4FE6CA8F"/>
    <w:rsid w:val="50976A2E"/>
    <w:rsid w:val="5133BEEE"/>
    <w:rsid w:val="51371C7D"/>
    <w:rsid w:val="514358F6"/>
    <w:rsid w:val="51F2E445"/>
    <w:rsid w:val="5237C3F0"/>
    <w:rsid w:val="525B0663"/>
    <w:rsid w:val="5261738A"/>
    <w:rsid w:val="52907739"/>
    <w:rsid w:val="52BD2B80"/>
    <w:rsid w:val="52C4C418"/>
    <w:rsid w:val="52C5BE30"/>
    <w:rsid w:val="52CBC753"/>
    <w:rsid w:val="530DAE47"/>
    <w:rsid w:val="5336F6C9"/>
    <w:rsid w:val="53389330"/>
    <w:rsid w:val="53511C8A"/>
    <w:rsid w:val="5391CBCF"/>
    <w:rsid w:val="53C50215"/>
    <w:rsid w:val="544B7E78"/>
    <w:rsid w:val="545916F4"/>
    <w:rsid w:val="547A3B2A"/>
    <w:rsid w:val="549DCFEB"/>
    <w:rsid w:val="549E417F"/>
    <w:rsid w:val="54A15079"/>
    <w:rsid w:val="54AA492B"/>
    <w:rsid w:val="54D3246C"/>
    <w:rsid w:val="5570FF86"/>
    <w:rsid w:val="559EF4C4"/>
    <w:rsid w:val="55CE73D0"/>
    <w:rsid w:val="55EA88CC"/>
    <w:rsid w:val="55F6DE95"/>
    <w:rsid w:val="55FF0A2E"/>
    <w:rsid w:val="562649F8"/>
    <w:rsid w:val="566BCED8"/>
    <w:rsid w:val="5671B83F"/>
    <w:rsid w:val="5692DE91"/>
    <w:rsid w:val="56D5B4EA"/>
    <w:rsid w:val="56E7644F"/>
    <w:rsid w:val="56F257CF"/>
    <w:rsid w:val="571F4BFB"/>
    <w:rsid w:val="57425503"/>
    <w:rsid w:val="57624310"/>
    <w:rsid w:val="57FE482E"/>
    <w:rsid w:val="58024BE2"/>
    <w:rsid w:val="5802D821"/>
    <w:rsid w:val="58218242"/>
    <w:rsid w:val="585B4B85"/>
    <w:rsid w:val="5872359D"/>
    <w:rsid w:val="5874D55F"/>
    <w:rsid w:val="587C263A"/>
    <w:rsid w:val="59735182"/>
    <w:rsid w:val="59BBE99D"/>
    <w:rsid w:val="5A325375"/>
    <w:rsid w:val="5A81981B"/>
    <w:rsid w:val="5A83A434"/>
    <w:rsid w:val="5A88D2BA"/>
    <w:rsid w:val="5AB90AA4"/>
    <w:rsid w:val="5B12D144"/>
    <w:rsid w:val="5B2A7D73"/>
    <w:rsid w:val="5BA37B46"/>
    <w:rsid w:val="5BBE6A6D"/>
    <w:rsid w:val="5BDB13BA"/>
    <w:rsid w:val="5BEDA87A"/>
    <w:rsid w:val="5C054DE9"/>
    <w:rsid w:val="5C0EB055"/>
    <w:rsid w:val="5C2BBF51"/>
    <w:rsid w:val="5C37680A"/>
    <w:rsid w:val="5C4BEBCD"/>
    <w:rsid w:val="5C60BAC1"/>
    <w:rsid w:val="5CC4F5F6"/>
    <w:rsid w:val="5CCF4D0C"/>
    <w:rsid w:val="5D03202D"/>
    <w:rsid w:val="5D1E1A99"/>
    <w:rsid w:val="5D2E2CFA"/>
    <w:rsid w:val="5D443D8A"/>
    <w:rsid w:val="5D4E838E"/>
    <w:rsid w:val="5D5DF1FC"/>
    <w:rsid w:val="5DAAC3A1"/>
    <w:rsid w:val="5E2613AE"/>
    <w:rsid w:val="5E40DC16"/>
    <w:rsid w:val="5E652563"/>
    <w:rsid w:val="5E6BBD69"/>
    <w:rsid w:val="5E85B51C"/>
    <w:rsid w:val="5ECCD064"/>
    <w:rsid w:val="5ED0CAA8"/>
    <w:rsid w:val="5EDDA96B"/>
    <w:rsid w:val="5F4A25EB"/>
    <w:rsid w:val="5F945E32"/>
    <w:rsid w:val="5F95CBBC"/>
    <w:rsid w:val="5FCC4C16"/>
    <w:rsid w:val="600759E7"/>
    <w:rsid w:val="60416D3E"/>
    <w:rsid w:val="604A520F"/>
    <w:rsid w:val="60F9B4CF"/>
    <w:rsid w:val="611D64B6"/>
    <w:rsid w:val="6122F03A"/>
    <w:rsid w:val="614BAECB"/>
    <w:rsid w:val="6197D69E"/>
    <w:rsid w:val="61B58936"/>
    <w:rsid w:val="61C299D9"/>
    <w:rsid w:val="6230EC71"/>
    <w:rsid w:val="625E13F5"/>
    <w:rsid w:val="625F26E6"/>
    <w:rsid w:val="62ACF42D"/>
    <w:rsid w:val="62C67FB6"/>
    <w:rsid w:val="62D908E8"/>
    <w:rsid w:val="62E97BA5"/>
    <w:rsid w:val="62FD9848"/>
    <w:rsid w:val="63292764"/>
    <w:rsid w:val="633BA385"/>
    <w:rsid w:val="6357FDCA"/>
    <w:rsid w:val="6450F5E1"/>
    <w:rsid w:val="6451A163"/>
    <w:rsid w:val="64604529"/>
    <w:rsid w:val="646F6187"/>
    <w:rsid w:val="647AFD1A"/>
    <w:rsid w:val="64804D53"/>
    <w:rsid w:val="64BE4776"/>
    <w:rsid w:val="64ECA29E"/>
    <w:rsid w:val="64F86084"/>
    <w:rsid w:val="65423D22"/>
    <w:rsid w:val="659EA5E7"/>
    <w:rsid w:val="65E139C4"/>
    <w:rsid w:val="65E2BC79"/>
    <w:rsid w:val="6615DE47"/>
    <w:rsid w:val="661D6A8B"/>
    <w:rsid w:val="66362F58"/>
    <w:rsid w:val="665C07C9"/>
    <w:rsid w:val="665C6142"/>
    <w:rsid w:val="66B35D6D"/>
    <w:rsid w:val="66D9B208"/>
    <w:rsid w:val="66EBFFE8"/>
    <w:rsid w:val="66EC2264"/>
    <w:rsid w:val="66F6E6FD"/>
    <w:rsid w:val="66FC61B9"/>
    <w:rsid w:val="675C56FC"/>
    <w:rsid w:val="67899E65"/>
    <w:rsid w:val="67AA313D"/>
    <w:rsid w:val="67AB6589"/>
    <w:rsid w:val="67B3ACD6"/>
    <w:rsid w:val="67E2D569"/>
    <w:rsid w:val="6853D861"/>
    <w:rsid w:val="68540275"/>
    <w:rsid w:val="688A4D6A"/>
    <w:rsid w:val="68C25214"/>
    <w:rsid w:val="68C4DDB0"/>
    <w:rsid w:val="68CDFDF8"/>
    <w:rsid w:val="68DCF641"/>
    <w:rsid w:val="69426112"/>
    <w:rsid w:val="694E680E"/>
    <w:rsid w:val="6954B276"/>
    <w:rsid w:val="69906047"/>
    <w:rsid w:val="699DE01C"/>
    <w:rsid w:val="69A3B5FA"/>
    <w:rsid w:val="69FD31E9"/>
    <w:rsid w:val="6A23DA35"/>
    <w:rsid w:val="6A24BE3F"/>
    <w:rsid w:val="6A3888F4"/>
    <w:rsid w:val="6B3E213C"/>
    <w:rsid w:val="6B3ECA19"/>
    <w:rsid w:val="6B69974F"/>
    <w:rsid w:val="6B8F75BD"/>
    <w:rsid w:val="6BF55E17"/>
    <w:rsid w:val="6C10DEED"/>
    <w:rsid w:val="6C3BE2AD"/>
    <w:rsid w:val="6C69BA9A"/>
    <w:rsid w:val="6C9281F6"/>
    <w:rsid w:val="6D037B3A"/>
    <w:rsid w:val="6D6AE9FE"/>
    <w:rsid w:val="6D6E5E67"/>
    <w:rsid w:val="6DB3B361"/>
    <w:rsid w:val="6DC8B73F"/>
    <w:rsid w:val="6DE92C4C"/>
    <w:rsid w:val="6E81516E"/>
    <w:rsid w:val="6E925A42"/>
    <w:rsid w:val="6EB86744"/>
    <w:rsid w:val="6F19DD0B"/>
    <w:rsid w:val="6F4B68DC"/>
    <w:rsid w:val="6F647C5E"/>
    <w:rsid w:val="6F782C10"/>
    <w:rsid w:val="6F792EEC"/>
    <w:rsid w:val="6F7C75FF"/>
    <w:rsid w:val="6FCAEF03"/>
    <w:rsid w:val="7000E0CD"/>
    <w:rsid w:val="70060E41"/>
    <w:rsid w:val="70198720"/>
    <w:rsid w:val="7091F930"/>
    <w:rsid w:val="70BB7F0E"/>
    <w:rsid w:val="70D3B9D1"/>
    <w:rsid w:val="70E1B07F"/>
    <w:rsid w:val="70E5CC7D"/>
    <w:rsid w:val="717B8113"/>
    <w:rsid w:val="7199E1AA"/>
    <w:rsid w:val="72110EB3"/>
    <w:rsid w:val="722DEF5B"/>
    <w:rsid w:val="72908C70"/>
    <w:rsid w:val="72A2A232"/>
    <w:rsid w:val="733A448E"/>
    <w:rsid w:val="73482FE0"/>
    <w:rsid w:val="7351E9B7"/>
    <w:rsid w:val="736080A4"/>
    <w:rsid w:val="73A2E1C9"/>
    <w:rsid w:val="74504A46"/>
    <w:rsid w:val="745354F0"/>
    <w:rsid w:val="7479B1FC"/>
    <w:rsid w:val="7479CB93"/>
    <w:rsid w:val="74D65892"/>
    <w:rsid w:val="74F5BE68"/>
    <w:rsid w:val="7553A4FB"/>
    <w:rsid w:val="75958139"/>
    <w:rsid w:val="75F7CC7D"/>
    <w:rsid w:val="760B3A66"/>
    <w:rsid w:val="76122337"/>
    <w:rsid w:val="7622A1EE"/>
    <w:rsid w:val="764AA710"/>
    <w:rsid w:val="7665ACAE"/>
    <w:rsid w:val="76999233"/>
    <w:rsid w:val="76A6E536"/>
    <w:rsid w:val="76F92F19"/>
    <w:rsid w:val="7736A25C"/>
    <w:rsid w:val="7750638C"/>
    <w:rsid w:val="7758EA16"/>
    <w:rsid w:val="776C2C60"/>
    <w:rsid w:val="77818C08"/>
    <w:rsid w:val="77CDFE10"/>
    <w:rsid w:val="77EFB612"/>
    <w:rsid w:val="780BD701"/>
    <w:rsid w:val="78A178E0"/>
    <w:rsid w:val="78E96CAE"/>
    <w:rsid w:val="78FF64AF"/>
    <w:rsid w:val="79451897"/>
    <w:rsid w:val="79577DAA"/>
    <w:rsid w:val="79FC9A16"/>
    <w:rsid w:val="7A2D0057"/>
    <w:rsid w:val="7A326ED4"/>
    <w:rsid w:val="7AB497B3"/>
    <w:rsid w:val="7AF4B5B5"/>
    <w:rsid w:val="7B6492E7"/>
    <w:rsid w:val="7B8B4635"/>
    <w:rsid w:val="7B913FB1"/>
    <w:rsid w:val="7B9DC150"/>
    <w:rsid w:val="7BDDEFB1"/>
    <w:rsid w:val="7C0B7AE2"/>
    <w:rsid w:val="7C0F6815"/>
    <w:rsid w:val="7C29C934"/>
    <w:rsid w:val="7C2EC806"/>
    <w:rsid w:val="7C6715EC"/>
    <w:rsid w:val="7C718A92"/>
    <w:rsid w:val="7CE31ED8"/>
    <w:rsid w:val="7D2D6B83"/>
    <w:rsid w:val="7D4DD9CF"/>
    <w:rsid w:val="7D6450AC"/>
    <w:rsid w:val="7D6ABCF5"/>
    <w:rsid w:val="7D705E21"/>
    <w:rsid w:val="7D85F278"/>
    <w:rsid w:val="7DC0A3AA"/>
    <w:rsid w:val="7DDEA03C"/>
    <w:rsid w:val="7E263E90"/>
    <w:rsid w:val="7E832A71"/>
    <w:rsid w:val="7EB9EEA7"/>
    <w:rsid w:val="7F442BE0"/>
    <w:rsid w:val="7F4F7747"/>
    <w:rsid w:val="7F77728F"/>
    <w:rsid w:val="7F857A47"/>
    <w:rsid w:val="7F9D294E"/>
    <w:rsid w:val="7FA0DE8B"/>
    <w:rsid w:val="7FB6D2B9"/>
    <w:rsid w:val="7FBB9BDB"/>
    <w:rsid w:val="7FBF45A1"/>
    <w:rsid w:val="7FF6F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F906"/>
  <w15:docId w15:val="{579E4777-7185-4046-B38E-B8FE5890D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1739"/>
  </w:style>
  <w:style w:type="paragraph" w:styleId="Heading1">
    <w:name w:val="heading 1"/>
    <w:basedOn w:val="Normal"/>
    <w:next w:val="BodyText"/>
    <w:uiPriority w:val="9"/>
    <w:qFormat/>
    <w:rsid w:val="00167C71"/>
    <w:pPr>
      <w:keepNext/>
      <w:keepLines/>
      <w:spacing w:before="480" w:after="0" w:line="480" w:lineRule="auto"/>
      <w:outlineLvl w:val="0"/>
    </w:pPr>
    <w:rPr>
      <w:rFonts w:ascii="Times New Roman" w:eastAsiaTheme="majorEastAsia" w:hAnsi="Times New Roman" w:cstheme="majorBidi"/>
      <w:b/>
      <w:bCs/>
      <w:color w:val="000000" w:themeColor="text1"/>
      <w:szCs w:val="32"/>
    </w:rPr>
  </w:style>
  <w:style w:type="paragraph" w:styleId="Heading2">
    <w:name w:val="heading 2"/>
    <w:basedOn w:val="Normal"/>
    <w:next w:val="BodyText"/>
    <w:uiPriority w:val="9"/>
    <w:unhideWhenUsed/>
    <w:qFormat/>
    <w:rsid w:val="00F927A3"/>
    <w:pPr>
      <w:keepNext/>
      <w:keepLines/>
      <w:spacing w:before="200" w:after="0" w:line="480" w:lineRule="auto"/>
      <w:outlineLvl w:val="1"/>
    </w:pPr>
    <w:rPr>
      <w:rFonts w:ascii="Times New Roman" w:eastAsiaTheme="majorEastAsia" w:hAnsi="Times New Roman" w:cstheme="majorBidi"/>
      <w:b/>
      <w:bCs/>
      <w:color w:val="000000" w:themeColor="text1"/>
      <w:szCs w:val="28"/>
    </w:rPr>
  </w:style>
  <w:style w:type="paragraph" w:styleId="Heading3">
    <w:name w:val="heading 3"/>
    <w:basedOn w:val="Normal"/>
    <w:next w:val="BodyText"/>
    <w:uiPriority w:val="9"/>
    <w:unhideWhenUsed/>
    <w:qFormat/>
    <w:rsid w:val="00FE1E5C"/>
    <w:pPr>
      <w:keepNext/>
      <w:keepLines/>
      <w:spacing w:before="200" w:after="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67C71"/>
    <w:pPr>
      <w:spacing w:before="180" w:after="180" w:line="480" w:lineRule="auto"/>
    </w:pPr>
    <w:rPr>
      <w:rFonts w:ascii="Times New Roman" w:hAnsi="Times New Roman"/>
    </w:rPr>
  </w:style>
  <w:style w:type="paragraph" w:customStyle="1" w:styleId="FirstParagraph">
    <w:name w:val="First Paragraph"/>
    <w:basedOn w:val="BodyText"/>
    <w:next w:val="BodyText"/>
    <w:qFormat/>
    <w:rsid w:val="00167C71"/>
  </w:style>
  <w:style w:type="paragraph" w:customStyle="1" w:styleId="Compact">
    <w:name w:val="Compact"/>
    <w:basedOn w:val="BodyText"/>
    <w:qFormat/>
    <w:pPr>
      <w:spacing w:before="36" w:after="36"/>
    </w:pPr>
  </w:style>
  <w:style w:type="paragraph" w:styleId="Title">
    <w:name w:val="Title"/>
    <w:basedOn w:val="Normal"/>
    <w:next w:val="BodyText"/>
    <w:qFormat/>
    <w:rsid w:val="00167C71"/>
    <w:pPr>
      <w:keepNext/>
      <w:keepLines/>
      <w:spacing w:before="360" w:after="120"/>
    </w:pPr>
    <w:rPr>
      <w:rFonts w:ascii="Times New Roman" w:eastAsiaTheme="majorEastAsia" w:hAnsi="Times New Roman" w:cstheme="majorBidi"/>
      <w:bCs/>
      <w:color w:val="000000" w:themeColor="text1"/>
      <w:szCs w:val="36"/>
    </w:rPr>
  </w:style>
  <w:style w:type="paragraph" w:styleId="Subtitle">
    <w:name w:val="Subtitle"/>
    <w:basedOn w:val="Title"/>
    <w:next w:val="BodyText"/>
    <w:qFormat/>
    <w:rsid w:val="00167C71"/>
    <w:pPr>
      <w:spacing w:before="120"/>
    </w:pPr>
    <w:rPr>
      <w:szCs w:val="30"/>
    </w:rPr>
  </w:style>
  <w:style w:type="paragraph" w:customStyle="1" w:styleId="Author">
    <w:name w:val="Author"/>
    <w:next w:val="BodyText"/>
    <w:qFormat/>
    <w:rsid w:val="00167C71"/>
    <w:pPr>
      <w:keepNext/>
      <w:keepLines/>
      <w:spacing w:after="80"/>
    </w:pPr>
    <w:rPr>
      <w:rFonts w:ascii="Times New Roman" w:hAnsi="Times New Roman"/>
    </w:rPr>
  </w:style>
  <w:style w:type="paragraph" w:styleId="Date">
    <w:name w:val="Date"/>
    <w:next w:val="BodyText"/>
    <w:qFormat/>
    <w:rsid w:val="00167C71"/>
    <w:pPr>
      <w:keepNext/>
      <w:keepLines/>
      <w:spacing w:after="80"/>
    </w:pPr>
    <w:rPr>
      <w:rFonts w:ascii="Times New Roman" w:hAnsi="Times New Roman"/>
    </w:rPr>
  </w:style>
  <w:style w:type="paragraph" w:customStyle="1" w:styleId="Abstract">
    <w:name w:val="Abstract"/>
    <w:basedOn w:val="Normal"/>
    <w:next w:val="BodyText"/>
    <w:qFormat/>
    <w:rsid w:val="00167C71"/>
    <w:pPr>
      <w:keepNext/>
      <w:keepLines/>
      <w:spacing w:after="0" w:line="480" w:lineRule="auto"/>
    </w:pPr>
    <w:rPr>
      <w:rFonts w:ascii="Times New Roman" w:hAnsi="Times New Roman"/>
      <w:szCs w:val="20"/>
    </w:rPr>
  </w:style>
  <w:style w:type="paragraph" w:styleId="Bibliography">
    <w:name w:val="Bibliography"/>
    <w:basedOn w:val="Normal"/>
    <w:qFormat/>
    <w:rsid w:val="0030190A"/>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08670E"/>
    <w:rPr>
      <w:rFonts w:ascii="Times New Roman" w:hAnsi="Times New Roman"/>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545A8"/>
    <w:pPr>
      <w:keepNext/>
      <w:keepLines/>
      <w:spacing w:after="0"/>
    </w:pPr>
    <w:rPr>
      <w:rFonts w:ascii="Times New Roman" w:hAnsi="Times New Roman"/>
      <w:b/>
    </w:rPr>
  </w:style>
  <w:style w:type="paragraph" w:customStyle="1" w:styleId="Definition">
    <w:name w:val="Definition"/>
    <w:basedOn w:val="Normal"/>
    <w:rsid w:val="007545A8"/>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rsid w:val="00167C71"/>
    <w:pPr>
      <w:keepNext/>
    </w:pPr>
    <w:rPr>
      <w:rFonts w:ascii="Times New Roman" w:hAnsi="Times New Roman"/>
      <w:i w:val="0"/>
    </w:rPr>
  </w:style>
  <w:style w:type="paragraph" w:customStyle="1" w:styleId="ImageCaption">
    <w:name w:val="Image Caption"/>
    <w:basedOn w:val="Caption"/>
    <w:rsid w:val="00167C71"/>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4"/>
    </w:rPr>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rPr>
      <w:rFonts w:ascii="Times New Roman" w:hAnsi="Times New Roman"/>
      <w:sz w:val="24"/>
    </w:rPr>
  </w:style>
  <w:style w:type="character" w:styleId="FootnoteReference">
    <w:name w:val="footnote reference"/>
    <w:basedOn w:val="CaptionChar"/>
    <w:rsid w:val="007545A8"/>
    <w:rPr>
      <w:rFonts w:ascii="Times New Roman" w:hAnsi="Times New Roman"/>
      <w:sz w:val="24"/>
      <w:vertAlign w:val="superscript"/>
    </w:rPr>
  </w:style>
  <w:style w:type="character" w:styleId="Hyperlink">
    <w:name w:val="Hyperlink"/>
    <w:basedOn w:val="CaptionChar"/>
    <w:rPr>
      <w:rFonts w:ascii="Times New Roman" w:hAnsi="Times New Roman"/>
      <w:color w:val="4F81BD" w:themeColor="accent1"/>
      <w:sz w:val="24"/>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styleId="Footer">
    <w:name w:val="footer"/>
    <w:basedOn w:val="Normal"/>
    <w:link w:val="FooterChar"/>
    <w:rsid w:val="00167C71"/>
    <w:pPr>
      <w:tabs>
        <w:tab w:val="center" w:pos="4680"/>
        <w:tab w:val="right" w:pos="9360"/>
      </w:tabs>
      <w:spacing w:after="0"/>
    </w:pPr>
  </w:style>
  <w:style w:type="character" w:customStyle="1" w:styleId="FooterChar">
    <w:name w:val="Footer Char"/>
    <w:basedOn w:val="DefaultParagraphFont"/>
    <w:link w:val="Footer"/>
    <w:rsid w:val="00167C71"/>
    <w:rPr>
      <w:rFonts w:ascii="Times New Roman" w:hAnsi="Times New Roman"/>
      <w:sz w:val="24"/>
    </w:rPr>
  </w:style>
  <w:style w:type="character" w:styleId="PageNumber">
    <w:name w:val="page number"/>
    <w:basedOn w:val="DefaultParagraphFont"/>
    <w:rsid w:val="00167C71"/>
    <w:rPr>
      <w:rFonts w:ascii="Times New Roman" w:hAnsi="Times New Roman"/>
      <w:sz w:val="24"/>
    </w:rPr>
  </w:style>
  <w:style w:type="character" w:styleId="LineNumber">
    <w:name w:val="line number"/>
    <w:basedOn w:val="DefaultParagraphFont"/>
    <w:rsid w:val="00167C71"/>
    <w:rPr>
      <w:rFonts w:ascii="Times New Roman" w:hAnsi="Times New Roman"/>
      <w:sz w:val="24"/>
    </w:rPr>
  </w:style>
  <w:style w:type="paragraph" w:styleId="TableofAuthorities">
    <w:name w:val="table of authorities"/>
    <w:basedOn w:val="Normal"/>
    <w:next w:val="Normal"/>
    <w:rsid w:val="007545A8"/>
    <w:pPr>
      <w:spacing w:after="0"/>
      <w:ind w:left="240" w:hanging="240"/>
    </w:pPr>
    <w:rPr>
      <w:rFonts w:ascii="Times New Roman" w:hAnsi="Times New Roman"/>
    </w:rPr>
  </w:style>
  <w:style w:type="paragraph" w:styleId="BodyText2">
    <w:name w:val="Body Text 2"/>
    <w:basedOn w:val="Normal"/>
    <w:link w:val="BodyText2Char"/>
    <w:rsid w:val="00FA047F"/>
    <w:pPr>
      <w:spacing w:after="120" w:line="480" w:lineRule="auto"/>
    </w:pPr>
    <w:rPr>
      <w:rFonts w:ascii="Times New Roman" w:hAnsi="Times New Roman"/>
    </w:rPr>
  </w:style>
  <w:style w:type="character" w:customStyle="1" w:styleId="BodyText2Char">
    <w:name w:val="Body Text 2 Char"/>
    <w:basedOn w:val="DefaultParagraphFont"/>
    <w:link w:val="BodyText2"/>
    <w:rsid w:val="00FA047F"/>
    <w:rPr>
      <w:rFonts w:ascii="Times New Roman" w:hAnsi="Times New Roman"/>
    </w:rPr>
  </w:style>
  <w:style w:type="character" w:styleId="EndnoteReference">
    <w:name w:val="endnote reference"/>
    <w:basedOn w:val="DefaultParagraphFont"/>
    <w:rsid w:val="0030190A"/>
    <w:rPr>
      <w:rFonts w:ascii="Times New Roman" w:hAnsi="Times New Roman"/>
      <w:sz w:val="24"/>
      <w:vertAlign w:val="superscript"/>
    </w:rPr>
  </w:style>
  <w:style w:type="character" w:styleId="PlaceholderText">
    <w:name w:val="Placeholder Text"/>
    <w:basedOn w:val="DefaultParagraphFont"/>
    <w:rsid w:val="00D373F1"/>
    <w:rPr>
      <w:color w:val="666666"/>
    </w:rPr>
  </w:style>
  <w:style w:type="paragraph" w:customStyle="1" w:styleId="Equation">
    <w:name w:val="Equation"/>
    <w:basedOn w:val="Normal"/>
    <w:qFormat/>
    <w:rsid w:val="00FA047F"/>
    <w:rPr>
      <w:rFonts w:ascii="Times New Roman" w:hAnsi="Times New Roman"/>
      <w:i/>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B20A83"/>
    <w:rPr>
      <w:sz w:val="16"/>
      <w:szCs w:val="16"/>
    </w:rPr>
  </w:style>
  <w:style w:type="paragraph" w:styleId="CommentText">
    <w:name w:val="annotation text"/>
    <w:basedOn w:val="Normal"/>
    <w:link w:val="CommentTextChar"/>
    <w:rsid w:val="00B20A83"/>
    <w:rPr>
      <w:sz w:val="20"/>
      <w:szCs w:val="20"/>
    </w:rPr>
  </w:style>
  <w:style w:type="character" w:customStyle="1" w:styleId="CommentTextChar">
    <w:name w:val="Comment Text Char"/>
    <w:basedOn w:val="DefaultParagraphFont"/>
    <w:link w:val="CommentText"/>
    <w:rsid w:val="00B20A83"/>
    <w:rPr>
      <w:sz w:val="20"/>
      <w:szCs w:val="20"/>
    </w:rPr>
  </w:style>
  <w:style w:type="paragraph" w:styleId="CommentSubject">
    <w:name w:val="annotation subject"/>
    <w:basedOn w:val="CommentText"/>
    <w:next w:val="CommentText"/>
    <w:link w:val="CommentSubjectChar"/>
    <w:rsid w:val="00B20A83"/>
    <w:rPr>
      <w:b/>
      <w:bCs/>
    </w:rPr>
  </w:style>
  <w:style w:type="character" w:customStyle="1" w:styleId="CommentSubjectChar">
    <w:name w:val="Comment Subject Char"/>
    <w:basedOn w:val="CommentTextChar"/>
    <w:link w:val="CommentSubject"/>
    <w:rsid w:val="00B20A83"/>
    <w:rPr>
      <w:b/>
      <w:bCs/>
      <w:sz w:val="20"/>
      <w:szCs w:val="20"/>
    </w:rPr>
  </w:style>
  <w:style w:type="paragraph" w:styleId="Revision">
    <w:name w:val="Revision"/>
    <w:hidden/>
    <w:rsid w:val="006B595D"/>
    <w:pPr>
      <w:spacing w:after="0"/>
    </w:pPr>
  </w:style>
  <w:style w:type="paragraph" w:customStyle="1" w:styleId="paragraph">
    <w:name w:val="paragraph"/>
    <w:basedOn w:val="Normal"/>
    <w:rsid w:val="006C55E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6C55E4"/>
  </w:style>
  <w:style w:type="character" w:customStyle="1" w:styleId="eop">
    <w:name w:val="eop"/>
    <w:basedOn w:val="DefaultParagraphFont"/>
    <w:rsid w:val="006C55E4"/>
  </w:style>
  <w:style w:type="character" w:styleId="UnresolvedMention">
    <w:name w:val="Unresolved Mention"/>
    <w:basedOn w:val="DefaultParagraphFont"/>
    <w:uiPriority w:val="99"/>
    <w:semiHidden/>
    <w:unhideWhenUsed/>
    <w:rsid w:val="00BE2C8D"/>
    <w:rPr>
      <w:color w:val="605E5C"/>
      <w:shd w:val="clear" w:color="auto" w:fill="E1DFDD"/>
    </w:rPr>
  </w:style>
  <w:style w:type="character" w:styleId="FollowedHyperlink">
    <w:name w:val="FollowedHyperlink"/>
    <w:basedOn w:val="DefaultParagraphFont"/>
    <w:rsid w:val="00AA30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C0740-A11C-48DD-93A6-6DF2332FB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44</Pages>
  <Words>55599</Words>
  <Characters>316918</Characters>
  <Application>Microsoft Office Word</Application>
  <DocSecurity>0</DocSecurity>
  <Lines>2640</Lines>
  <Paragraphs>743</Paragraphs>
  <ScaleCrop>false</ScaleCrop>
  <HeadingPairs>
    <vt:vector size="2" baseType="variant">
      <vt:variant>
        <vt:lpstr>Title</vt:lpstr>
      </vt:variant>
      <vt:variant>
        <vt:i4>1</vt:i4>
      </vt:variant>
    </vt:vector>
  </HeadingPairs>
  <TitlesOfParts>
    <vt:vector size="1" baseType="lpstr">
      <vt:lpstr>Title: The relationship between an avian seed disperser and seed availability in the Southwest USA is lagged and dependent on climate and habitat context</vt:lpstr>
    </vt:vector>
  </TitlesOfParts>
  <Company/>
  <LinksUpToDate>false</LinksUpToDate>
  <CharactersWithSpaces>371774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The relationship between an avian seed disperser and seed availability in the Southwest USA is lagged and dependent on climate and habitat context</dc:title>
  <dc:creator>Ana Miller-ter Kuile</dc:creator>
  <cp:keywords/>
  <cp:lastModifiedBy>Ana Miller-ter Kuile</cp:lastModifiedBy>
  <cp:revision>34</cp:revision>
  <dcterms:created xsi:type="dcterms:W3CDTF">2025-10-16T16:59:00Z</dcterms:created>
  <dcterms:modified xsi:type="dcterms:W3CDTF">2025-10-21T21:37:00Z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journal-of-animal-ecology.csl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ZOTERO_PREF_1">
    <vt:lpwstr>&lt;data data-version="3" zotero-version="7.0.27"&gt;&lt;session id="wtAcWR64"/&gt;&lt;style id="http://www.zotero.org/styles/journal-of-animal-ecology" hasBibliography="1" bibliographyStyleHasBeenSet="1"/&gt;&lt;prefs&gt;&lt;pref name="fieldType" value="Field"/&gt;&lt;/prefs&gt;&lt;/data&gt;</vt:lpwstr>
  </property>
  <property fmtid="{D5CDD505-2E9C-101B-9397-08002B2CF9AE}" pid="12" name="MTWinEqns">
    <vt:bool>true</vt:bool>
  </property>
</Properties>
</file>
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36C8" w14:textId="7141DFA8" w:rsidR="00E10382" w:rsidRDefault="2E9D8CDE" w:rsidP="00EB725C">
      <w:pPr>
        <w:pStyle w:val="Title"/>
      </w:pPr>
      <w:bookmarkStart w:id="0" w:name="materials-and-methods"/>
      <w:r w:rsidRPr="10F02EB4">
        <w:rPr>
          <w:b/>
        </w:rPr>
        <w:t>Title:</w:t>
      </w:r>
      <w:r>
        <w:t xml:space="preserve"> </w:t>
      </w:r>
      <w:r w:rsidR="46AE285C" w:rsidRPr="10F02EB4">
        <w:rPr>
          <w:bCs w:val="0"/>
          <w:szCs w:val="24"/>
        </w:rPr>
        <w:t xml:space="preserve"> </w:t>
      </w:r>
      <w:r w:rsidR="00164413">
        <w:t xml:space="preserve">Caching in: </w:t>
      </w:r>
      <w:r w:rsidR="00236C22">
        <w:t xml:space="preserve">Quantifying </w:t>
      </w:r>
      <w:r w:rsidR="00164413">
        <w:t xml:space="preserve">the temporal </w:t>
      </w:r>
      <w:r w:rsidR="00236C22">
        <w:t>relationships</w:t>
      </w:r>
      <w:r w:rsidR="00172574">
        <w:t xml:space="preserve"> </w:t>
      </w:r>
      <w:r w:rsidR="00164413">
        <w:t xml:space="preserve">of seed dispersal interactions </w:t>
      </w:r>
    </w:p>
    <w:p w14:paraId="1C472ED3" w14:textId="77777777" w:rsidR="00EB725C" w:rsidRPr="00EB725C" w:rsidRDefault="00EB725C" w:rsidP="00EB725C">
      <w:pPr>
        <w:pStyle w:val="BodyText"/>
      </w:pPr>
    </w:p>
    <w:p w14:paraId="12ECABA7" w14:textId="5E3336E7"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Kiona Ogle</w:t>
      </w:r>
      <w:r w:rsidRPr="5A83A434">
        <w:rPr>
          <w:vertAlign w:val="superscript"/>
        </w:rPr>
        <w:t>1</w:t>
      </w:r>
      <w:r>
        <w:t>, Jamie S. Sanderlin</w:t>
      </w:r>
      <w:r w:rsidRPr="5A83A434">
        <w:rPr>
          <w:vertAlign w:val="superscript"/>
        </w:rPr>
        <w:t>2</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77777777" w:rsidR="00A63129" w:rsidRDefault="2E9D8CDE" w:rsidP="00A63129">
      <w:pPr>
        <w:pStyle w:val="BodyText"/>
      </w:pPr>
      <w:r w:rsidRPr="001F33F2">
        <w:rPr>
          <w:vertAlign w:val="superscript"/>
        </w:rPr>
        <w:t>1</w:t>
      </w:r>
      <w:r>
        <w:t xml:space="preserve"> Northern Arizona University School of Informatics, Computing, and Cyber Systems, Flagstaff, Arizona, USA</w:t>
      </w:r>
    </w:p>
    <w:p w14:paraId="4AA15869" w14:textId="77777777" w:rsidR="00A63129" w:rsidRDefault="2E9D8CDE" w:rsidP="00A63129">
      <w:pPr>
        <w:pStyle w:val="BodyText"/>
      </w:pPr>
      <w:r w:rsidRPr="001F33F2">
        <w:rPr>
          <w:vertAlign w:val="superscript"/>
        </w:rPr>
        <w:t>2</w:t>
      </w:r>
      <w:r>
        <w:t xml:space="preserve"> USDA Forest Service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lastRenderedPageBreak/>
        <w:t>Author Contributions</w:t>
      </w:r>
    </w:p>
    <w:p w14:paraId="009A3C9E" w14:textId="0F5A5250"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4244D609" w14:textId="03E8D092" w:rsidR="00A63129" w:rsidRDefault="00E635D0" w:rsidP="000062B8">
      <w:pPr>
        <w:pStyle w:val="Compact"/>
        <w:numPr>
          <w:ilvl w:val="0"/>
          <w:numId w:val="3"/>
        </w:numPr>
      </w:pPr>
      <w:r>
        <w:t>Species interactions</w:t>
      </w:r>
      <w:r w:rsidR="00236C22">
        <w:t>,</w:t>
      </w:r>
      <w:r>
        <w:t xml:space="preserve"> </w:t>
      </w:r>
      <w:r w:rsidR="00236C22">
        <w:t xml:space="preserve">such as </w:t>
      </w:r>
      <w:r w:rsidR="000062B8">
        <w:t>seed dispersal</w:t>
      </w:r>
      <w:r w:rsidR="00236C22">
        <w:t>,</w:t>
      </w:r>
      <w:r w:rsidR="000062B8">
        <w:t xml:space="preserve"> effect populations</w:t>
      </w:r>
      <w:r w:rsidR="00236C22">
        <w:t xml:space="preserve"> and </w:t>
      </w:r>
      <w:r w:rsidR="000062B8">
        <w:t>communities</w:t>
      </w:r>
      <w:r w:rsidR="00236C22">
        <w:t xml:space="preserve"> over varying timescales and shape the structure and function of ecosystems across the globe. </w:t>
      </w:r>
      <w:r>
        <w:t xml:space="preserve">However, we lack a cohesive framework </w:t>
      </w:r>
      <w:r w:rsidR="00236C22">
        <w:t xml:space="preserve">for quantifying </w:t>
      </w:r>
      <w:r w:rsidR="00BD6793">
        <w:t>th</w:t>
      </w:r>
      <w:r w:rsidR="000062B8">
        <w:t>e</w:t>
      </w:r>
      <w:r w:rsidR="005C443E">
        <w:t>ir</w:t>
      </w:r>
      <w:r w:rsidR="000062B8">
        <w:t xml:space="preserve"> temporal dynamics</w:t>
      </w:r>
      <w:r w:rsidR="00BD6793">
        <w:t xml:space="preserve">. </w:t>
      </w:r>
    </w:p>
    <w:p w14:paraId="65D3E591" w14:textId="708075E9" w:rsidR="00A63129" w:rsidRDefault="00236C22" w:rsidP="00BA4510">
      <w:pPr>
        <w:pStyle w:val="Compact"/>
        <w:numPr>
          <w:ilvl w:val="0"/>
          <w:numId w:val="3"/>
        </w:numPr>
      </w:pPr>
      <w:r>
        <w:t>Here</w:t>
      </w:r>
      <w:r w:rsidR="00BD6793">
        <w:t xml:space="preserve">, we evaluate </w:t>
      </w:r>
      <w:r>
        <w:t>the dynamics</w:t>
      </w:r>
      <w:r w:rsidR="00BD6793">
        <w:t xml:space="preserve"> between a </w:t>
      </w:r>
      <w:r w:rsidR="00FB105D">
        <w:t>declining</w:t>
      </w:r>
      <w:r w:rsidR="00BD6793">
        <w:t xml:space="preserve"> seed disperser (pinyon jay; </w:t>
      </w:r>
      <w:proofErr w:type="spellStart"/>
      <w:r w:rsidR="00BD6793" w:rsidRPr="00AC0442">
        <w:rPr>
          <w:i/>
          <w:iCs/>
        </w:rPr>
        <w:t>Gymnorhinus</w:t>
      </w:r>
      <w:proofErr w:type="spellEnd"/>
      <w:r w:rsidR="00BD6793" w:rsidRPr="00AC0442">
        <w:rPr>
          <w:i/>
          <w:iCs/>
        </w:rPr>
        <w:t xml:space="preserve"> </w:t>
      </w:r>
      <w:proofErr w:type="spellStart"/>
      <w:r w:rsidR="00BD6793" w:rsidRPr="00AC0442">
        <w:rPr>
          <w:i/>
          <w:iCs/>
        </w:rPr>
        <w:t>cyanocephalus</w:t>
      </w:r>
      <w:proofErr w:type="spellEnd"/>
      <w:r w:rsidR="00BD6793">
        <w:t xml:space="preserve">) and a masting tree species (two-needle pinyon pine; </w:t>
      </w:r>
      <w:r w:rsidR="00BD6793">
        <w:rPr>
          <w:i/>
          <w:iCs/>
        </w:rPr>
        <w:t>Pinus edulis</w:t>
      </w:r>
      <w:r w:rsidR="00BD6793">
        <w:t xml:space="preserve">) in the </w:t>
      </w:r>
      <w:r>
        <w:t xml:space="preserve">southwestern </w:t>
      </w:r>
      <w:r w:rsidR="00BD6793">
        <w:t xml:space="preserve">USA. We leveraged over a decade (2010-2022) of eBird data on pinyon jay abundance and </w:t>
      </w:r>
      <w:r>
        <w:t>complementary</w:t>
      </w:r>
      <w:r w:rsidR="00BD6793">
        <w:t xml:space="preserve"> </w:t>
      </w:r>
      <w:r w:rsidR="00F44600">
        <w:t xml:space="preserve">climate and </w:t>
      </w:r>
      <w:r w:rsidR="00BD6793">
        <w:t xml:space="preserve">yearly pinyon cone production </w:t>
      </w:r>
      <w:r w:rsidR="00F44600">
        <w:t xml:space="preserve">data </w:t>
      </w:r>
      <w:r w:rsidR="00BD6793">
        <w:t xml:space="preserve">to evaluate the temporal </w:t>
      </w:r>
      <w:r>
        <w:t xml:space="preserve">coupling </w:t>
      </w:r>
      <w:r w:rsidR="00BD6793">
        <w:t xml:space="preserve">between jays and </w:t>
      </w:r>
      <w:r>
        <w:t>seed availability</w:t>
      </w:r>
      <w:r w:rsidR="00BD6793">
        <w:t xml:space="preserve">. </w:t>
      </w:r>
      <w:r w:rsidR="00F44600">
        <w:t xml:space="preserve">We analyzed these data via a flexible modeling framework that allowed us to </w:t>
      </w:r>
      <w:r>
        <w:t>quantif</w:t>
      </w:r>
      <w:r w:rsidR="00FB105D">
        <w:t xml:space="preserve">y </w:t>
      </w:r>
      <w:r w:rsidR="00BD6793">
        <w:t xml:space="preserve">the contribution of </w:t>
      </w:r>
      <w:r>
        <w:t xml:space="preserve">three potential </w:t>
      </w:r>
      <w:r w:rsidR="00BD6793">
        <w:t xml:space="preserve">relationships </w:t>
      </w:r>
      <w:r>
        <w:t xml:space="preserve">describing the response of </w:t>
      </w:r>
      <w:r w:rsidR="00BD6793">
        <w:t xml:space="preserve">pinyon jays </w:t>
      </w:r>
      <w:r>
        <w:t xml:space="preserve">to </w:t>
      </w:r>
      <w:r w:rsidR="00BD6793">
        <w:t xml:space="preserve">pinyon </w:t>
      </w:r>
      <w:r>
        <w:t>cone production</w:t>
      </w:r>
      <w:r w:rsidR="00BD6793">
        <w:t xml:space="preserve">: </w:t>
      </w:r>
      <w:r w:rsidR="00BA4510">
        <w:t>1) anticipatory</w:t>
      </w:r>
      <w:r>
        <w:t xml:space="preserve">, </w:t>
      </w:r>
      <w:r w:rsidR="00BA4510">
        <w:t>2) immediate</w:t>
      </w:r>
      <w:r>
        <w:t xml:space="preserve">, and </w:t>
      </w:r>
      <w:r w:rsidR="00BA4510">
        <w:t>3) delayed.</w:t>
      </w:r>
    </w:p>
    <w:p w14:paraId="0D1AE4C3" w14:textId="68F21F72" w:rsidR="00A63129" w:rsidRDefault="00BD6793" w:rsidP="00A63129">
      <w:pPr>
        <w:pStyle w:val="Compact"/>
        <w:numPr>
          <w:ilvl w:val="0"/>
          <w:numId w:val="3"/>
        </w:numPr>
      </w:pPr>
      <w:r>
        <w:t xml:space="preserve">Pinyon jays were most abundant </w:t>
      </w:r>
      <w:r w:rsidR="00F44600">
        <w:t xml:space="preserve">in </w:t>
      </w:r>
      <w:r>
        <w:t>the spring following high cone production</w:t>
      </w:r>
      <w:r w:rsidR="00055DC4">
        <w:t xml:space="preserve"> (64% relative importance</w:t>
      </w:r>
      <w:r w:rsidR="007A7694">
        <w:t xml:space="preserve">; </w:t>
      </w:r>
      <w:r w:rsidR="00FB105D">
        <w:t>“</w:t>
      </w:r>
      <w:r w:rsidR="00F44600">
        <w:t>immediate</w:t>
      </w:r>
      <w:r w:rsidR="00FB105D">
        <w:t>”</w:t>
      </w:r>
      <w:r w:rsidR="00F44600">
        <w:t xml:space="preserve"> response</w:t>
      </w:r>
      <w:r w:rsidR="00055DC4">
        <w:t>)</w:t>
      </w:r>
      <w:r>
        <w:t xml:space="preserve">, likely because they nested near areas where they cached seeds. </w:t>
      </w:r>
      <w:r w:rsidR="00F44600">
        <w:t>There was also a legacy effect of high seed years</w:t>
      </w:r>
      <w:r w:rsidR="00055DC4">
        <w:t xml:space="preserve"> (</w:t>
      </w:r>
      <w:r w:rsidR="00F44600">
        <w:t xml:space="preserve">34% </w:t>
      </w:r>
      <w:r w:rsidR="00055DC4">
        <w:t xml:space="preserve">relative </w:t>
      </w:r>
      <w:r w:rsidR="008C01AB">
        <w:t xml:space="preserve">importance </w:t>
      </w:r>
      <w:r w:rsidR="00F44600">
        <w:t xml:space="preserve">of the </w:t>
      </w:r>
      <w:r w:rsidR="00FB105D">
        <w:t>“</w:t>
      </w:r>
      <w:r w:rsidR="00F44600">
        <w:t>delayed</w:t>
      </w:r>
      <w:r w:rsidR="00FB105D">
        <w:t>”</w:t>
      </w:r>
      <w:r w:rsidR="00F44600">
        <w:t xml:space="preserve"> response</w:t>
      </w:r>
      <w:r w:rsidR="00055DC4">
        <w:t>)</w:t>
      </w:r>
      <w:r w:rsidR="000062B8">
        <w:t xml:space="preserve">, likely due to </w:t>
      </w:r>
      <w:r w:rsidR="00F44600">
        <w:t xml:space="preserve">delayed </w:t>
      </w:r>
      <w:r w:rsidR="000062B8">
        <w:t>population increases</w:t>
      </w:r>
      <w:r w:rsidR="00F44600">
        <w:t xml:space="preserve"> following increased resource availability</w:t>
      </w:r>
      <w:r>
        <w:t xml:space="preserve">. </w:t>
      </w:r>
      <w:r w:rsidR="000062B8">
        <w:t xml:space="preserve">These effects were mediated by both climate and habitat context. </w:t>
      </w:r>
    </w:p>
    <w:p w14:paraId="5BC6D4B2" w14:textId="52E6468B" w:rsidR="00A63129" w:rsidRDefault="00BD6793" w:rsidP="00A63129">
      <w:pPr>
        <w:pStyle w:val="Compact"/>
        <w:numPr>
          <w:ilvl w:val="0"/>
          <w:numId w:val="3"/>
        </w:numPr>
      </w:pPr>
      <w:r>
        <w:t>This study provides insight into the causes of pinyon jay</w:t>
      </w:r>
      <w:r w:rsidR="00F44600">
        <w:t xml:space="preserve"> decline, which are likely linked to reduced seed productivity</w:t>
      </w:r>
      <w:r>
        <w:t xml:space="preserve">. </w:t>
      </w:r>
      <w:r w:rsidR="00F44600">
        <w:t>Moreover, the</w:t>
      </w:r>
      <w:r>
        <w:t xml:space="preserve"> modeling approach can be </w:t>
      </w:r>
      <w:r w:rsidR="00F44600">
        <w:t>extended to</w:t>
      </w:r>
      <w:r>
        <w:t xml:space="preserve"> evaluate the temporal patterns of species interactions</w:t>
      </w:r>
      <w:r w:rsidR="00F44600">
        <w:t xml:space="preserve"> more generally, which is</w:t>
      </w:r>
      <w:r>
        <w:t xml:space="preserve"> invaluable for building more predictive species interaction models. </w:t>
      </w:r>
    </w:p>
    <w:p w14:paraId="182108E5" w14:textId="270AB30D" w:rsidR="00055DC4" w:rsidRDefault="00055DC4" w:rsidP="00A63129">
      <w:pPr>
        <w:pStyle w:val="Heading1"/>
      </w:pPr>
      <w:bookmarkStart w:id="6" w:name="keywords"/>
      <w:bookmarkEnd w:id="5"/>
      <w:r>
        <w:lastRenderedPageBreak/>
        <w:t>Significance Statement (120 words max)</w:t>
      </w:r>
    </w:p>
    <w:p w14:paraId="75DA91EB" w14:textId="2442220D" w:rsidR="00A63129" w:rsidRDefault="00A63129" w:rsidP="00A63129">
      <w:pPr>
        <w:pStyle w:val="Heading1"/>
      </w:pPr>
      <w:r>
        <w:t>Keywords</w:t>
      </w:r>
    </w:p>
    <w:p w14:paraId="2F8FCE68" w14:textId="0DC5117A" w:rsidR="00E83628" w:rsidRDefault="7C29C934" w:rsidP="00E635D0">
      <w:pPr>
        <w:pStyle w:val="FirstParagraph"/>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t>seed production</w:t>
      </w:r>
      <w:r w:rsidR="2E9D8CDE">
        <w:t>,</w:t>
      </w:r>
      <w:r w:rsidR="05C25FED">
        <w:t xml:space="preserve"> </w:t>
      </w:r>
      <w:r w:rsidR="2E9D8CDE">
        <w:t xml:space="preserve">mutualism, </w:t>
      </w:r>
      <w:r w:rsidR="05058B66" w:rsidRPr="5A83A434">
        <w:rPr>
          <w:i/>
          <w:iCs/>
        </w:rPr>
        <w:t>Pinus edulis</w:t>
      </w:r>
      <w:r w:rsidR="2E9D8CDE">
        <w:t xml:space="preserve">, </w:t>
      </w:r>
      <w:proofErr w:type="spellStart"/>
      <w:r w:rsidR="00AC0442" w:rsidRPr="00AC0442">
        <w:rPr>
          <w:i/>
          <w:iCs/>
        </w:rPr>
        <w:t>Gymnorhinus</w:t>
      </w:r>
      <w:proofErr w:type="spellEnd"/>
      <w:r w:rsidR="00AC0442" w:rsidRPr="00AC0442">
        <w:rPr>
          <w:i/>
          <w:iCs/>
        </w:rPr>
        <w:t xml:space="preserve"> </w:t>
      </w:r>
      <w:proofErr w:type="spellStart"/>
      <w:r w:rsidR="00AC0442" w:rsidRPr="00AC0442">
        <w:rPr>
          <w:i/>
          <w:iCs/>
        </w:rPr>
        <w:t>cyanocephalus</w:t>
      </w:r>
      <w:proofErr w:type="spellEnd"/>
      <w:r w:rsidR="2E9D8CDE">
        <w:t xml:space="preserve">, </w:t>
      </w:r>
      <w:r w:rsidR="1B2E6539">
        <w:t xml:space="preserve">resource availability, </w:t>
      </w:r>
      <w:r w:rsidR="2E9D8CDE">
        <w:t xml:space="preserve">species </w:t>
      </w:r>
      <w:r w:rsidR="00E635D0">
        <w:t>interactio</w:t>
      </w:r>
      <w:r w:rsidR="2E9D8CDE">
        <w:t>n</w:t>
      </w:r>
      <w:bookmarkStart w:id="7" w:name="introduction"/>
      <w:bookmarkEnd w:id="6"/>
      <w:r w:rsidR="00E635D0">
        <w:t>s, temporal legacies</w:t>
      </w:r>
      <w:r w:rsidR="00282005">
        <w:t>, time lags</w:t>
      </w:r>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7DEE9F61" w:rsidR="006C55E4" w:rsidRDefault="006C55E4" w:rsidP="002F4C16">
      <w:pPr>
        <w:pStyle w:val="paragraph"/>
        <w:spacing w:before="0" w:beforeAutospacing="0" w:after="0" w:afterAutospacing="0" w:line="480" w:lineRule="auto"/>
        <w:textAlignment w:val="baseline"/>
        <w:rPr>
          <w:rStyle w:val="eop"/>
        </w:rPr>
      </w:pPr>
      <w:r>
        <w:rPr>
          <w:rStyle w:val="normaltextrun"/>
        </w:rPr>
        <w:t>Species interactions, including predation, herbivory, competition, and mutualisms, shape the functioning of every ecosystem</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{"citationID":"VnW07xyl","properties":{"formattedCitation":"(Tylianakis et al., 2008)","plainCitation":"(Tylianakis et al., 2008)","noteIndex":0},"citationItems":[{"id":138,"uris":["http://zotero.org/users/6391447/items/695HTSZE"],"itemData":{"id":138,"type":"article-journal","abstract":"The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8F1739">
        <w:rPr>
          <w:rStyle w:val="normaltextrun"/>
        </w:rPr>
        <w:fldChar w:fldCharType="separate"/>
      </w:r>
      <w:r w:rsidR="008F1739">
        <w:rPr>
          <w:rStyle w:val="normaltextrun"/>
          <w:noProof/>
        </w:rPr>
        <w:t>(Tylianakis et al., 2008)</w:t>
      </w:r>
      <w:r w:rsidR="008F1739">
        <w:rPr>
          <w:rStyle w:val="normaltextrun"/>
        </w:rPr>
        <w:fldChar w:fldCharType="end"/>
      </w:r>
      <w:r>
        <w:rPr>
          <w:rStyle w:val="normaltextrun"/>
        </w:rPr>
        <w:t>.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w:t>
      </w:r>
      <w:r w:rsidR="00282005">
        <w:rPr>
          <w:rStyle w:val="normaltextrun"/>
        </w:rPr>
        <w:t xml:space="preserve">ecosystem </w:t>
      </w:r>
      <w:r>
        <w:rPr>
          <w:rStyle w:val="normaltextrun"/>
        </w:rPr>
        <w:t>functions associated with mutualist interactions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{"citationID":"KcMhwlFA","properties":{"formattedCitation":"(Donoso et al., 2020; Santos et al., 2025; Valiente\\uc0\\u8208{}Banuet et al., 2015)","plainCitation":"(Donoso et al., 2020; Santos et al., 2025; Valiente‐Banuet et al., 2015)","noteIndex":0},"citationItems":[{"id":2530,"uris":["http://zotero.org/users/6391447/items/B5R8FK83"],"itemData":{"id":2530,"type":"article-journal","abstract":"Abstract\n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Lena"},{"family":"Mueller","given":"Thomas"},{"family":"Schleuning","given":"Matthias"}],"issued":{"date-parts":[["2020",3,27]]}}},{"id":3028,"uris":["http://zotero.org/users/6391447/items/VHSZ4TPU"],"itemData":{"id":3028,"type":"article-journal","abstract":"Addressing the worldwide biodiversity crisis in fragmented landscapes requires considering both immediate and delayed extinctions—the extinction debt. This debt arises from the gradual loss of species following habitat fragmentation. Additionally, species interactions may also experience an extinction debt, affecting ecosystem structure and function. However, the extinction debt for species interactions has received little attention. We studied the lasting effects of habitat fragmentation on plants, herbivore insects of four trophic guilds, parasitoids and their trophic interactions in a dryland landscape in central-western Argentina. Assuming a paid debt in long-fragmented habitats, we examined the potentially unpaid debt in recently fragmented habitats as the difference between the current richness of species and interactions and their expected richness based on area and connectivity from long-fragmented habitats. We found a higher extinction debt for herbivores and plant–herbivore interactions in small, isolated habitats and a lower extinction debt for plants only in small habitats. By contrast, the extinction debt of parasitoids was higher in large, well-connected habitats, while there was no extinction debt detected for herbivore-parasitoid interactions. Understanding the magnitude of extinction debts for species and interactions offers guidance for mitigating future extinctions of species and interactions to curb the degradation of ecosystems and preserve their long-term function.","container-title":"Proceedings of the Royal Society B: Biological Sciences","DOI":"10.1098/rspb.2025.1640","ISSN":"1471-2954","issue":"2056","journalAbbreviation":"Proc. R. Soc. B.","language":"en","page":"20251640","source":"DOI.org (Crossref)","title":"Extinction debt of species and ecological interactions in a fragmented landscape","volume":"292","author":[{"family":"Santos","given":"Micaela"},{"family":"Vázquez","given":"Diego P."},{"family":"Resasco","given":"Julian"}],"issued":{"date-parts":[["2025",10]]}}},{"id":134,"uris":["http://zotero.org/users/6391447/items/VWMS2D8E"],"itemData":{"id":134,"type":"article-journal","container-title":"Functional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8F1739">
        <w:rPr>
          <w:rStyle w:val="normaltextrun"/>
        </w:rPr>
        <w:fldChar w:fldCharType="separate"/>
      </w:r>
      <w:r w:rsidR="008F1739" w:rsidRPr="008F1739">
        <w:t>(Donoso et al., 2020; Santos et al., 2025; Valiente‐Banuet et al., 2015)</w:t>
      </w:r>
      <w:r w:rsidR="008F1739">
        <w:rPr>
          <w:rStyle w:val="normaltextrun"/>
        </w:rPr>
        <w:fldChar w:fldCharType="end"/>
      </w:r>
      <w:r>
        <w:rPr>
          <w:rStyle w:val="normaltextrun"/>
        </w:rPr>
        <w:t>. For example, the loss of large-bodied seed dispersers reduces forest carbon storage</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{"citationID":"s8gnZ1Of","properties":{"formattedCitation":"(Brodie et al., 2025)","plainCitation":"(Brodie et al., 2025)","noteIndex":0},"citationItems":[{"id":2959,"uris":["http://zotero.org/users/6391447/items/XHTXUPAK"],"itemData":{"id":2959,"type":"article-journal","abstract":"Abstract\n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1739">
        <w:rPr>
          <w:rStyle w:val="normaltextrun"/>
          <w:rFonts w:ascii="Cambria Math" w:hAnsi="Cambria Math" w:cs="Cambria Math"/>
        </w:rPr>
        <w:instrText>∼</w:instrText>
      </w:r>
      <w:r w:rsidR="008F1739">
        <w:rPr>
          <w:rStyle w:val="normaltextrun"/>
        </w:rPr>
        <w:instrText xml:space="preserve">1.6 Pg CO\n              2\n              equivalent across the Brazilian Atlantic Forest and 4−9.2 Pg across the Amazon over 100 years and of </w:instrText>
      </w:r>
      <w:r w:rsidR="008F1739">
        <w:rPr>
          <w:rStyle w:val="normaltextrun"/>
          <w:rFonts w:ascii="Cambria Math" w:hAnsi="Cambria Math" w:cs="Cambria Math"/>
        </w:rPr>
        <w:instrText>∼</w:instrText>
      </w:r>
      <w:r w:rsidR="008F173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1739">
        <w:rPr>
          <w:rStyle w:val="normaltextrun"/>
          <w:rFonts w:ascii="Cambria Math" w:hAnsi="Cambria Math" w:cs="Cambria Math"/>
        </w:rPr>
        <w:instrText>∼</w:instrText>
      </w:r>
      <w:r w:rsidR="008F1739">
        <w:rPr>
          <w:rStyle w:val="normaltextrun"/>
        </w:rPr>
        <w:instrText xml:space="preserve">1.6 Pg CO\n                  2\n                  en el Bosque Atlántico Brasileño y de 4 ‐ 9.2 Pg en la Amazonia a lo largo de cien años; la pérdida es de </w:instrText>
      </w:r>
      <w:r w:rsidR="008F1739">
        <w:rPr>
          <w:rStyle w:val="normaltextrun"/>
          <w:rFonts w:ascii="Cambria Math" w:hAnsi="Cambria Math" w:cs="Cambria Math"/>
        </w:rPr>
        <w:instrText>∼</w:instrText>
      </w:r>
      <w:r w:rsidR="008F173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8F1739">
        <w:rPr>
          <w:rStyle w:val="normaltextrun"/>
        </w:rPr>
        <w:fldChar w:fldCharType="separate"/>
      </w:r>
      <w:r w:rsidR="008F1739">
        <w:rPr>
          <w:rStyle w:val="normaltextrun"/>
          <w:noProof/>
        </w:rPr>
        <w:t>(Brodie et al., 2025)</w:t>
      </w:r>
      <w:r w:rsidR="008F1739">
        <w:rPr>
          <w:rStyle w:val="normaltextrun"/>
        </w:rPr>
        <w:fldChar w:fldCharType="end"/>
      </w:r>
      <w:r>
        <w:rPr>
          <w:rStyle w:val="normaltextrun"/>
        </w:rPr>
        <w:t xml:space="preserve">, and the global pollinator decline is likely to </w:t>
      </w:r>
      <w:r w:rsidR="00785908">
        <w:rPr>
          <w:rStyle w:val="normaltextrun"/>
        </w:rPr>
        <w:t xml:space="preserve">negatively impact </w:t>
      </w:r>
      <w:r>
        <w:rPr>
          <w:rStyle w:val="normaltextrun"/>
        </w:rPr>
        <w:t>crop production</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{"citationID":"erGX7bF5","properties":{"formattedCitation":"(Burkle et al., 2013; Reilly et al., 2024)","plainCitation":"(Burkle et al., 2013; Reilly et al., 2024)","noteIndex":0},"citationItems":[{"id":2960,"uris":["http://zotero.org/users/6391447/items/QWPJRRYP"],"itemData":{"id":2960,"type":"article-journal","abstract":"Honeybees Can't Do It Alone\n            \n              The majority of food crops require pollination to set fruit with the honeybee providing a pollination workhorse, with both feral and managed populations an integral component of crop management (see the Perspective by\n              \n                Tylianakis\n              \n              , published online 28 February).\n              \n                Garibaldi\n                et al.\n              \n              (p.\n              1608\n              , published online 28 February) now show that wild pollinators are also a vital part of our crop systems. In more than 40 important crops grown worldwide, wild pollinators improved pollination efficiency, increasing fruit set by twice that facilitated by honeybees.\n              \n                Burkle\n                et al.\n              \n              (p.\n              1611\n              , published online 28 February) took advantage of one of the most thorough and oldest data sets available on plant-pollinator interaction networks and recollected data on plant-pollinator interactions after more than 120 years of climate change and landscape alteration. The historical data set consists of observations collected by Charles Robertson near Carlinville, Illinois (USA), in the late 1800s on the phenology of plants and their pollinating insects, as well as information about which plants and pollinators interacted with one another. Many sites were revisited in the early 1970s and in 2009 and 2010 to collect similar plant-pollinator data. Pollinator function has declined through time, with bees showing lower visitation rates and lower fidelity to individual plant species.\n            \n          , \n            \n              Long-term data in a North American landscape document the loss of species interactions in plant-pollinator networks.\n              \n                [Also see Perspective by\n                Tylianakis\n                ]\n              \n            \n          , \n            Using historic data sets, we quantified the degree to which global change over 120 years disrupted plant-pollinator interactions in a temperate forest understory community in Illinois, USA. We found degradation of interaction network structure and function and extirpation of 50% of bee species. Network changes can be attributed to shifts in forb and bee phenologies resulting in temporal mismatches, nonrandom species extinctions, and loss of spatial co-occurrences between extant species in modified landscapes. Quantity and quality of pollination services have declined through time. The historic network showed flexibility in response to disturbance; however, our data suggest that networks will be less resilient to future changes.","container-title":"Science","DOI":"10.1126/science.1232728","ISSN":"0036-8075, 1095-9203","issue":"6127","journalAbbreviation":"Science","language":"en","page":"1611-1615","source":"DOI.org (Crossref)","title":"Plant-Pollinator Interactions over 120 Years: Loss of Species, Co-Occurrence, and Function","title-short":"Plant-Pollinator Interactions over 120 Years","volume":"339","author":[{"family":"Burkle","given":"Laura A."},{"family":"Marlin","given":"John C."},{"family":"Knight","given":"Tiffany M."}],"issued":{"date-parts":[["2013",3,29]]}}},{"id":2981,"uris":["http://zotero.org/users/6391447/items/G7EIG2IS"],"itemData":{"id":2981,"type":"article-journal","abstract":"Abstract\n            \n              Aim\n              Most of the world's food crops are dependent on pollinators. However, there is a great deal of uncertainty in the strength of this relationship, especially regarding the relative contributions of the honey bee (often a managed species) and wild insects to crop yields on a global scale. Previous data syntheses have likewise reached differing conclusions on whether pollinator species diversity, or only the number of pollinator visits to flowers, is important to crop yield. This study quantifies the current state of these relationships and links to a dynamic version of our analyses that updates automatically as studies become available.\n            \n            \n              Location\n              Global.\n            \n            \n              Time Period\n              Present.\n            \n            \n              Taxa studied\n              Insect pollinators of global crops.\n            \n            \n              Methods\n              Using a newly created database of 93 crop pollination studies across six continents that roughly triples the number of studies previously available, we analysed the relationship between insect visit rates, pollinator diversity, and crop yields in a series of mixed‐effects models.\n            \n            \n              Results\n              We found that honey bees and wild insects contribute roughly equal amounts to crop yields worldwide, having similar average flower visitation rates and producing similar increases in yield per visit. We also found that pollinator species diversity was positively associated with increased crop yields even when total visits from all species are accounted for, though it was less explanatory than the total number of visits itself.\n            \n            \n              Main conclusions\n              Our analysis suggests a middle ground where honey bees are not responsible for the vast majority of crop pollination as has often been assumed in the agricultural literature, and likewise wild insects are not vastly more important than honey bees, as recent global analyses have reported. We also conclude that while pollinator diversity is less important than the number of pollinator visits, these typically involve many species, underscoring the importance of conserving a diversity of wild pollinators.","container-title":"Global Ecology and Biogeography","DOI":"10.1111/geb.13843","ISSN":"1466-822X, 1466-8238","issue":"7","journalAbbreviation":"Global Ecol Biogeogr","language":"en","page":"e13843","source":"DOI.org (Crossref)","title":"Wild insects and honey bees are equally important to crop yields in a global analysis","volume":"33","author":[{"family":"Reilly","given":"James"},{"family":"Bartomeus","given":"Ignasi"},{"family":"Simpson","given":"Dylan"},{"family":"Allen‐Perkins","given":"Alfonso"},{"family":"Garibaldi","given":"Lucas"},{"family":"Winfree","given":"Rachael"}],"issued":{"date-parts":[["2024",7]]}}}],"schema":"https://github.com/citation-style-language/schema/raw/master/csl-citation.json"} </w:instrText>
      </w:r>
      <w:r w:rsidR="008F1739">
        <w:rPr>
          <w:rStyle w:val="normaltextrun"/>
        </w:rPr>
        <w:fldChar w:fldCharType="separate"/>
      </w:r>
      <w:r w:rsidR="008F1739">
        <w:rPr>
          <w:rStyle w:val="normaltextrun"/>
          <w:noProof/>
        </w:rPr>
        <w:t>(Burkle et al., 2013; Reilly et al., 2024)</w:t>
      </w:r>
      <w:r w:rsidR="008F1739">
        <w:rPr>
          <w:rStyle w:val="normaltextrun"/>
        </w:rPr>
        <w:fldChar w:fldCharType="end"/>
      </w:r>
      <w:r w:rsidR="00282005">
        <w:rPr>
          <w:rStyle w:val="normaltextrun"/>
        </w:rPr>
        <w:t xml:space="preserve"> and </w:t>
      </w:r>
      <w:r>
        <w:rPr>
          <w:rStyle w:val="normaltextrun"/>
        </w:rPr>
        <w:t xml:space="preserve">the structure and diversity of </w:t>
      </w:r>
      <w:r w:rsidR="00282005">
        <w:rPr>
          <w:rStyle w:val="normaltextrun"/>
        </w:rPr>
        <w:t xml:space="preserve">native </w:t>
      </w:r>
      <w:r>
        <w:rPr>
          <w:rStyle w:val="normaltextrun"/>
        </w:rPr>
        <w:t>plant communities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{"citationID":"QOkOVTzr","properties":{"formattedCitation":"(Artamendi et al., 2024; Potts et al., 2010)","plainCitation":"(Artamendi et al., 2024; Potts et al., 2010)","noteIndex":0},"citationItems":[{"id":2980,"uris":["http://zotero.org/users/6391447/items/9GYEVZG9"],"itemData":{"id":2980,"type":"article-journal","container-title":"Nature Ecology &amp; Evolution","DOI":"10.1038/s41559-024-02595-2","ISSN":"2397-334X","issue":"2","journalAbbreviation":"Nat Ecol Evol","language":"en","page":"296-313","source":"DOI.org (Crossref)","title":"Loss of pollinator diversity consistently reduces reproductive success for wild and cultivated plants","volume":"9","author":[{"family":"Artamendi","given":"Maddi"},{"family":"Martin","given":"Philip A."},{"family":"Bartomeus","given":"Ignasi"},{"family":"Magrach","given":"Ainhoa"}],"issued":{"date-parts":[["2024",12,11]]}}},{"id":2962,"uris":["http://zotero.org/users/6391447/items/HCPNDDJ3"],"itemData":{"id":2962,"type":"article-journal","container-title":"Trends in Ecology &amp; Evolution","DOI":"10.1016/j.tree.2010.01.007","ISSN":"01695347","issue":"6","journalAbbreviation":"Trends in Ecology &amp; Evolution","language":"en","license":"https://www.elsevier.com/tdm/userlicense/1.0/","page":"345-353","source":"DOI.org (Crossref)","title":"Global pollinator declines: trends, impacts and drivers","title-short":"Global pollinator declines","volume":"25","author":[{"family":"Potts","given":"Simon G."},{"family":"Biesmeijer","given":"Jacobus C."},{"family":"Kremen","given":"Claire"},{"family":"Neumann","given":"Peter"},{"family":"Schweiger","given":"Oliver"},{"family":"Kunin","given":"William E."}],"issued":{"date-parts":[["2010",6]]}}}],"schema":"https://github.com/citation-style-language/schema/raw/master/csl-citation.json"} </w:instrText>
      </w:r>
      <w:r w:rsidR="008F1739">
        <w:rPr>
          <w:rStyle w:val="normaltextrun"/>
        </w:rPr>
        <w:fldChar w:fldCharType="separate"/>
      </w:r>
      <w:r w:rsidR="008F1739">
        <w:rPr>
          <w:rStyle w:val="normaltextrun"/>
          <w:noProof/>
        </w:rPr>
        <w:t>(Artamendi et al., 2024; Potts et al., 2010)</w:t>
      </w:r>
      <w:r w:rsidR="008F1739">
        <w:rPr>
          <w:rStyle w:val="normaltextrun"/>
        </w:rPr>
        <w:fldChar w:fldCharType="end"/>
      </w:r>
      <w:r>
        <w:rPr>
          <w:rStyle w:val="normaltextrun"/>
        </w:rPr>
        <w:t xml:space="preserve">. Importantly, many mutualist interactions have non-instantaneous </w:t>
      </w:r>
      <w:r w:rsidR="00BE17B6">
        <w:rPr>
          <w:rStyle w:val="normaltextrun"/>
        </w:rPr>
        <w:t xml:space="preserve">(e.g., delayed or lagged) </w:t>
      </w:r>
      <w:r>
        <w:rPr>
          <w:rStyle w:val="normaltextrun"/>
        </w:rPr>
        <w:t>effects</w:t>
      </w:r>
      <w:r w:rsidR="0032401D">
        <w:rPr>
          <w:rStyle w:val="normaltextrun"/>
        </w:rPr>
        <w:t xml:space="preserve"> since</w:t>
      </w:r>
      <w:r>
        <w:rPr>
          <w:rStyle w:val="normaltextrun"/>
        </w:rPr>
        <w:t xml:space="preserve"> past population and community dynamics likely shape present and future ecosystem functioning</w:t>
      </w:r>
      <w:r w:rsidR="008F1739">
        <w:rPr>
          <w:rStyle w:val="normaltextrun"/>
        </w:rPr>
        <w:t xml:space="preserve"> </w:t>
      </w:r>
      <w:r w:rsidR="008F1739">
        <w:rPr>
          <w:rStyle w:val="normaltextrun"/>
        </w:rPr>
        <w:fldChar w:fldCharType="begin"/>
      </w:r>
      <w:r w:rsidR="00513209">
        <w:rPr>
          <w:rStyle w:val="normaltextrun"/>
        </w:rPr>
        <w:instrText xml:space="preserve"> ADDIN ZOTERO_ITEM CSL_CITATION {"citationID":"o3f74da0","properties":{"formattedCitation":"(Essl et al., 2015; Padisak, 1992)","plainCitation":"(Essl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normaltextrun"/>
        </w:rPr>
        <w:fldChar w:fldCharType="separate"/>
      </w:r>
      <w:r w:rsidR="00513209">
        <w:rPr>
          <w:rStyle w:val="normaltextrun"/>
          <w:noProof/>
        </w:rPr>
        <w:t>(Essl et al., 2015; Padisak, 1992)</w:t>
      </w:r>
      <w:r w:rsidR="008F1739">
        <w:rPr>
          <w:rStyle w:val="normaltextrun"/>
        </w:rPr>
        <w:fldChar w:fldCharType="end"/>
      </w:r>
      <w:r w:rsidR="008F1739">
        <w:rPr>
          <w:rStyle w:val="normaltextrun"/>
        </w:rPr>
        <w:t>.</w:t>
      </w:r>
      <w:r>
        <w:rPr>
          <w:rStyle w:val="normaltextrun"/>
        </w:rPr>
        <w:t xml:space="preserve"> Thus, understanding </w:t>
      </w:r>
      <w:r w:rsidR="006E3DFE">
        <w:rPr>
          <w:rStyle w:val="normaltextrun"/>
        </w:rPr>
        <w:t xml:space="preserve">how mutualisms are likely to change in the future </w:t>
      </w:r>
      <w:r>
        <w:rPr>
          <w:rStyle w:val="normaltextrun"/>
        </w:rPr>
        <w:t>requires examining the temporal dynamics</w:t>
      </w:r>
      <w:r w:rsidR="006E3DFE">
        <w:rPr>
          <w:rStyle w:val="normaltextrun"/>
        </w:rPr>
        <w:t xml:space="preserve"> of interaction strengths along with the population and community drivers of these dynamics </w:t>
      </w:r>
      <w:r w:rsidR="008F1739">
        <w:rPr>
          <w:rStyle w:val="normaltextrun"/>
        </w:rPr>
        <w:fldChar w:fldCharType="begin"/>
      </w:r>
      <w:r w:rsidR="008F1739">
        <w:rPr>
          <w:rStyle w:val="normaltextrun"/>
        </w:rPr>
        <w:instrText xml:space="preserve"> ADDIN ZOTERO_ITEM CSL_CITATION {"citationID":"i7wSUZAl","properties":{"formattedCitation":"(Figueiredo et al., 2019)","plainCitation":"(Figueiredo et al., 2019)","noteIndex":0},"citationItems":[{"id":2545,"uris":["http://zotero.org/users/6391447/items/BQIXEEKN"],"itemData":{"id":2545,"type":"article-journal","abstract":"Extinction debt refers to delayed species extinctions expected as a consequence of ecosystem perturbation. Quantifying such extinctions and investigating long‐term consequences of perturbations has proven challenging, because perturbations are not isolated and occur across various spatial and temporal scales, from local habitat losses to global warming. Additionally, the relative importance of eco‐evolutionary processes varies across scales, because levels of ecological organization, i.e. individuals, (meta)populations and (meta)communities, respond hierarchically to perturbations. To summarize our current knowledge of the scales and mechanisms influencing extinction debts, we reviewed recent empirical, theoretical and methodological studies addressing either the spatio–temporal scales of extinction debts or the eco‐evolutionary mechanisms delaying extinctions. Extinction debts were detected across a range of ecosystems and taxonomic groups, with estimates ranging from 9 to 90% of current species richness. The duration over which debts have been sustained varies from 5 to 570 yr, and projections of the total period required to settle a debt can extend to 1000 yr. Reported causes of delayed extinctions are 1) life‐history traits that prolong individual survival, and 2) population and metapopulation dynamics that maintain populations under deteriorated conditions. Other potential factors that may extend survival time such as microevolutionary dynamics, or delayed extinctions of interaction partners, have rarely been analyzed. Therefore, we propose a roadmap for future research with three key avenues: 1) the microevolutionary dynamics of extinction processes, 2) the disjunctive loss of interacting species and 3) the impact of multiple regimes of perturbation on the payment of debts. For their ability to integrate processes occurring at different levels of ecological organization, we highlight mechanistic simulation models as tools to address these knowledge gaps and to deepen our understanding of extinction dynamics.","container-title":"Ecography","DOI":"10.1111/ecog.04740","ISSN":"0906-7590, 1600-0587","issue":"12","journalAbbreviation":"Ecography","language":"en","page":"1973-1990","source":"DOI.org (Crossref)","title":"Understanding extinction debts: spatio–temporal scales, mechanisms and a roadmap for future research","title-short":"Understanding extinction debts","volume":"42","author":[{"family":"Figueiredo","given":"Ludmilla"},{"family":"Krauss","given":"Jochen"},{"family":"Steffan‐Dewenter","given":"Ingolf"},{"family":"Sarmento Cabral","given":"Juliano"}],"issued":{"date-parts":[["2019",12]]}}}],"schema":"https://github.com/citation-style-language/schema/raw/master/csl-citation.json"} </w:instrText>
      </w:r>
      <w:r w:rsidR="008F1739">
        <w:rPr>
          <w:rStyle w:val="normaltextrun"/>
        </w:rPr>
        <w:fldChar w:fldCharType="separate"/>
      </w:r>
      <w:r w:rsidR="008F1739">
        <w:rPr>
          <w:rStyle w:val="normaltextrun"/>
          <w:noProof/>
        </w:rPr>
        <w:t>(Figueiredo et al., 2019)</w:t>
      </w:r>
      <w:r w:rsidR="008F1739">
        <w:rPr>
          <w:rStyle w:val="normaltextrun"/>
        </w:rPr>
        <w:fldChar w:fldCharType="end"/>
      </w:r>
      <w:r w:rsidR="008F1739">
        <w:rPr>
          <w:rStyle w:val="normaltextrun"/>
        </w:rPr>
        <w:t>.</w:t>
      </w:r>
    </w:p>
    <w:p w14:paraId="7255F75B" w14:textId="536C0F45" w:rsidR="006C55E4" w:rsidRPr="0032401D" w:rsidRDefault="00164413" w:rsidP="00164413">
      <w:pPr>
        <w:pStyle w:val="paragraph"/>
        <w:spacing w:before="0" w:beforeAutospacing="0" w:after="0" w:afterAutospacing="0" w:line="480" w:lineRule="auto"/>
        <w:textAlignment w:val="baseline"/>
      </w:pPr>
      <w:r>
        <w:rPr>
          <w:rStyle w:val="eop"/>
        </w:rPr>
        <w:tab/>
        <w:t>Mutualist interaction strength and direction are shaped by past dynamics, reflecting ecological memory or biological legacies</w:t>
      </w:r>
      <w:r w:rsidR="008F1739">
        <w:rPr>
          <w:rStyle w:val="eop"/>
        </w:rPr>
        <w:t xml:space="preserve"> </w:t>
      </w:r>
      <w:r w:rsidR="008F1739">
        <w:rPr>
          <w:rStyle w:val="eop"/>
        </w:rPr>
        <w:fldChar w:fldCharType="begin"/>
      </w:r>
      <w:r w:rsidR="001C5D82">
        <w:rPr>
          <w:rStyle w:val="eop"/>
        </w:rPr>
        <w:instrText xml:space="preserve"> ADDIN ZOTERO_ITEM CSL_CITATION {"citationID":"oJY2rIbX","properties":{"formattedCitation":"(Ogle et al., 2015; Padisak, 1992)","plainCitation":"(Ogle et al., 2015; Padisak, 1992)","dontUpdate":true,"noteIndex":0},"citationItems":[{"id":67,"uris":["http://zotero.org/users/6391447/items/HCIC6RJW"],"itemData":{"id":67,"type":"article-journal","abstract":"The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eop"/>
        </w:rPr>
        <w:fldChar w:fldCharType="separate"/>
      </w:r>
      <w:r w:rsidR="008F1739">
        <w:rPr>
          <w:rStyle w:val="eop"/>
          <w:noProof/>
        </w:rPr>
        <w:t>(e.g., Ogle et al., 2015; Padisak, 1992)</w:t>
      </w:r>
      <w:r w:rsidR="008F1739">
        <w:rPr>
          <w:rStyle w:val="eop"/>
        </w:rPr>
        <w:fldChar w:fldCharType="end"/>
      </w:r>
      <w:r>
        <w:rPr>
          <w:rStyle w:val="normaltextrun"/>
        </w:rPr>
        <w:t>,</w:t>
      </w:r>
      <w:r>
        <w:rPr>
          <w:rStyle w:val="eop"/>
        </w:rPr>
        <w:t xml:space="preserve"> and often vary across space due to variation in fitness, resource availability, and competitive interactions</w:t>
      </w:r>
      <w:r w:rsidR="008F1739">
        <w:rPr>
          <w:rStyle w:val="eop"/>
        </w:rPr>
        <w:t xml:space="preserve"> </w:t>
      </w:r>
      <w:r w:rsidR="008F1739">
        <w:rPr>
          <w:rStyle w:val="eop"/>
        </w:rPr>
        <w:fldChar w:fldCharType="begin"/>
      </w:r>
      <w:r w:rsidR="008F1739">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8F1739">
        <w:rPr>
          <w:rStyle w:val="eop"/>
        </w:rPr>
        <w:fldChar w:fldCharType="separate"/>
      </w:r>
      <w:r w:rsidR="008F1739">
        <w:rPr>
          <w:rStyle w:val="eop"/>
          <w:noProof/>
        </w:rPr>
        <w:t>(Langendorf et al., 2025; Liu &amp; Gaines, 2022)</w:t>
      </w:r>
      <w:r w:rsidR="008F1739">
        <w:rPr>
          <w:rStyle w:val="eop"/>
        </w:rPr>
        <w:fldChar w:fldCharType="end"/>
      </w:r>
      <w:r w:rsidR="006C55E4">
        <w:rPr>
          <w:rStyle w:val="normaltextrun"/>
        </w:rPr>
        <w:t xml:space="preserve">. </w:t>
      </w:r>
      <w:r w:rsidR="0032401D">
        <w:rPr>
          <w:rStyle w:val="normaltextrun"/>
        </w:rPr>
        <w:t xml:space="preserve">This </w:t>
      </w:r>
      <w:r w:rsidR="00715C1E">
        <w:rPr>
          <w:rStyle w:val="normaltextrun"/>
        </w:rPr>
        <w:t xml:space="preserve">spatiotemporal </w:t>
      </w:r>
      <w:r w:rsidR="0032401D">
        <w:rPr>
          <w:rStyle w:val="normaltextrun"/>
        </w:rPr>
        <w:t>variation may be especially important for seed dispersal</w:t>
      </w:r>
      <w:r w:rsidR="00715C1E">
        <w:rPr>
          <w:rStyle w:val="normaltextrun"/>
        </w:rPr>
        <w:t xml:space="preserve"> interactions</w:t>
      </w:r>
      <w:r w:rsidR="0032401D">
        <w:rPr>
          <w:rStyle w:val="normaltextrun"/>
        </w:rPr>
        <w:t xml:space="preserve">, where mutualisms can switch </w:t>
      </w:r>
      <w:r w:rsidR="00715C1E">
        <w:rPr>
          <w:rStyle w:val="normaltextrun"/>
        </w:rPr>
        <w:t xml:space="preserve">between beneficial to </w:t>
      </w:r>
      <w:r w:rsidR="0032401D">
        <w:rPr>
          <w:rStyle w:val="normaltextrun"/>
        </w:rPr>
        <w:t>consumptive interactions depending on seed availability</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{"citationID":"KjFjW6XI","properties":{"formattedCitation":"(Bogdziewicz et al., 2020; Moore &amp; Dittel, 2020; Sawaya et al., 2018)","plainCitation":"(Bogdziewicz et al., 2020; Moore &amp; Dittel, 2020; Sawaya et al., 2018)","noteIndex":0},"citationItems":[{"id":2854,"uris":["http://zotero.org/groups/5634119/items/MJABSAQ9"],"itemData":{"id":2854,"type":"article-journal","abstract":"AbstractNumerous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8F1739">
        <w:rPr>
          <w:rStyle w:val="normaltextrun"/>
        </w:rPr>
        <w:fldChar w:fldCharType="separate"/>
      </w:r>
      <w:r w:rsidR="008F1739">
        <w:rPr>
          <w:rStyle w:val="normaltextrun"/>
          <w:noProof/>
        </w:rPr>
        <w:t>(Bogdziewicz et al., 2020; Moore &amp; Dittel, 2020; Sawaya et al., 2018)</w:t>
      </w:r>
      <w:r w:rsidR="008F1739">
        <w:rPr>
          <w:rStyle w:val="normaltextrun"/>
        </w:rPr>
        <w:fldChar w:fldCharType="end"/>
      </w:r>
      <w:r w:rsidR="008F1739">
        <w:rPr>
          <w:rStyle w:val="normaltextrun"/>
        </w:rPr>
        <w:t xml:space="preserve">. </w:t>
      </w:r>
      <w:r w:rsidR="0032401D">
        <w:rPr>
          <w:rStyle w:val="normaltextrun"/>
        </w:rPr>
        <w:t>I</w:t>
      </w:r>
      <w:r w:rsidR="006C55E4">
        <w:rPr>
          <w:rStyle w:val="normaltextrun"/>
        </w:rPr>
        <w:t xml:space="preserve">n marginal conditions (i.e. fewer resources, lower fitness individuals), </w:t>
      </w:r>
      <w:r w:rsidR="0032401D">
        <w:rPr>
          <w:rStyle w:val="normaltextrun"/>
        </w:rPr>
        <w:t>seed dispersers</w:t>
      </w:r>
      <w:r w:rsidR="006C55E4">
        <w:rPr>
          <w:rStyle w:val="normaltextrun"/>
        </w:rPr>
        <w:t xml:space="preserve"> spend more time foraging </w:t>
      </w:r>
      <w:r w:rsidR="00BE17B6">
        <w:rPr>
          <w:rStyle w:val="normaltextrun"/>
        </w:rPr>
        <w:t>i</w:t>
      </w:r>
      <w:r w:rsidR="006C55E4">
        <w:rPr>
          <w:rStyle w:val="normaltextrun"/>
        </w:rPr>
        <w:t xml:space="preserve">n </w:t>
      </w:r>
      <w:r w:rsidR="008266CE">
        <w:rPr>
          <w:rStyle w:val="normaltextrun"/>
        </w:rPr>
        <w:t xml:space="preserve">patches </w:t>
      </w:r>
      <w:r w:rsidR="00715C1E">
        <w:rPr>
          <w:rStyle w:val="normaltextrun"/>
        </w:rPr>
        <w:t xml:space="preserve">supporting more </w:t>
      </w:r>
      <w:r w:rsidR="008266CE">
        <w:rPr>
          <w:rStyle w:val="normaltextrun"/>
        </w:rPr>
        <w:t>readily</w:t>
      </w:r>
      <w:r w:rsidR="00715C1E">
        <w:rPr>
          <w:rStyle w:val="normaltextrun"/>
        </w:rPr>
        <w:t xml:space="preserve"> </w:t>
      </w:r>
      <w:r w:rsidR="008266CE">
        <w:rPr>
          <w:rStyle w:val="normaltextrun"/>
        </w:rPr>
        <w:lastRenderedPageBreak/>
        <w:t xml:space="preserve">available </w:t>
      </w:r>
      <w:r w:rsidR="006C55E4">
        <w:rPr>
          <w:rStyle w:val="normaltextrun"/>
        </w:rPr>
        <w:t xml:space="preserve">resources and less time exploring their </w:t>
      </w:r>
      <w:r w:rsidR="00715C1E">
        <w:rPr>
          <w:rStyle w:val="normaltextrun"/>
        </w:rPr>
        <w:t xml:space="preserve">broader </w:t>
      </w:r>
      <w:r w:rsidR="006C55E4">
        <w:rPr>
          <w:rStyle w:val="normaltextrun"/>
        </w:rPr>
        <w:t>environment</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{"citationID":"9zx7f2iO","properties":{"formattedCitation":"(Barnett et al., 2007; Charnov, 1976)","plainCitation":"(Barnett et al., 2007; Charnov, 1976)","noteIndex":0},"citationItems":[{"id":3019,"uris":["http://zotero.org/groups/5634119/items/36JB6G3C"],"itemData":{"id":3019,"type":"article-journal","container-title":"Behavioral Ecology","DOI":"10.1093/beheco/arm027","ISSN":"1465-7279, 1045-2249","issue":"4","language":"en","page":"645-651","source":"DOI.org (Crossref)","title":"State-dependent decision making: educated predators strategically trade off the costs and benefits of consuming aposematic prey","title-short":"State-dependent decision making","volume":"18","author":[{"family":"Barnett","given":"Ca"},{"family":"Bateson","given":"M"},{"family":"Rowe","given":"C"}],"issued":{"date-parts":[["2007",7]]}}},{"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L."}],"issued":{"date-parts":[["1976",4]]}}}],"schema":"https://github.com/citation-style-language/schema/raw/master/csl-citation.json"} </w:instrText>
      </w:r>
      <w:r w:rsidR="008F1739">
        <w:rPr>
          <w:rStyle w:val="normaltextrun"/>
        </w:rPr>
        <w:fldChar w:fldCharType="separate"/>
      </w:r>
      <w:r w:rsidR="008F1739">
        <w:rPr>
          <w:rStyle w:val="normaltextrun"/>
          <w:noProof/>
        </w:rPr>
        <w:t>(Barnett et al., 2007; Charnov, 1976)</w:t>
      </w:r>
      <w:r w:rsidR="008F1739">
        <w:rPr>
          <w:rStyle w:val="normaltextrun"/>
        </w:rPr>
        <w:fldChar w:fldCharType="end"/>
      </w:r>
      <w:r w:rsidR="006C55E4">
        <w:rPr>
          <w:rStyle w:val="normaltextrun"/>
        </w:rPr>
        <w:t xml:space="preserve">. </w:t>
      </w:r>
      <w:r w:rsidR="0032401D">
        <w:rPr>
          <w:rStyle w:val="normaltextrun"/>
        </w:rPr>
        <w:t>T</w:t>
      </w:r>
      <w:r w:rsidR="006C55E4">
        <w:rPr>
          <w:rStyle w:val="normaltextrun"/>
        </w:rPr>
        <w:t>his could mean that if</w:t>
      </w:r>
      <w:r w:rsidR="0032401D">
        <w:rPr>
          <w:rStyle w:val="normaltextrun"/>
        </w:rPr>
        <w:t xml:space="preserve"> patches of</w:t>
      </w:r>
      <w:r w:rsidR="006C55E4">
        <w:rPr>
          <w:rStyle w:val="normaltextrun"/>
        </w:rPr>
        <w:t xml:space="preserve"> seeds are available in marginal conditions, seed dispersers will rely more heavily on those seeds</w:t>
      </w:r>
      <w:r w:rsidR="0032401D">
        <w:rPr>
          <w:rStyle w:val="normaltextrun"/>
        </w:rPr>
        <w:t xml:space="preserve">, increasing </w:t>
      </w:r>
      <w:r w:rsidR="006C55E4">
        <w:rPr>
          <w:rStyle w:val="normaltextrun"/>
        </w:rPr>
        <w:t>dependencies between seed dispersers and seed</w:t>
      </w:r>
      <w:r w:rsidR="0032401D">
        <w:rPr>
          <w:rStyle w:val="normaltextrun"/>
        </w:rPr>
        <w:t xml:space="preserve">s. </w:t>
      </w:r>
      <w:r w:rsidR="00715C1E">
        <w:rPr>
          <w:rStyle w:val="normaltextrun"/>
        </w:rPr>
        <w:t>On the other hand</w:t>
      </w:r>
      <w:r w:rsidR="006C55E4">
        <w:rPr>
          <w:rStyle w:val="normaltextrun"/>
        </w:rPr>
        <w:t xml:space="preserve">, </w:t>
      </w:r>
      <w:r w:rsidR="00715C1E">
        <w:rPr>
          <w:rStyle w:val="normaltextrun"/>
        </w:rPr>
        <w:t>under more favorable</w:t>
      </w:r>
      <w:r w:rsidR="008266CE">
        <w:rPr>
          <w:rStyle w:val="normaltextrun"/>
        </w:rPr>
        <w:t xml:space="preserve"> conditions </w:t>
      </w:r>
      <w:r w:rsidR="006C55E4">
        <w:rPr>
          <w:rStyle w:val="normaltextrun"/>
        </w:rPr>
        <w:t xml:space="preserve">that likely support larger seed disperser population sizes, higher intraspecific competition may lead to more generalist foraging </w:t>
      </w:r>
      <w:r w:rsidR="00715C1E">
        <w:rPr>
          <w:rStyle w:val="normaltextrun"/>
        </w:rPr>
        <w:t xml:space="preserve">by </w:t>
      </w:r>
      <w:r w:rsidR="006C55E4">
        <w:rPr>
          <w:rStyle w:val="normaltextrun"/>
        </w:rPr>
        <w:t xml:space="preserve">individuals, thus reducing the dependency between seed dispersers and seeds </w:t>
      </w:r>
      <w:r w:rsidR="001B2070">
        <w:rPr>
          <w:rStyle w:val="normaltextrun"/>
        </w:rPr>
        <w:t xml:space="preserve">produced by </w:t>
      </w:r>
      <w:r w:rsidR="006C55E4">
        <w:rPr>
          <w:rStyle w:val="normaltextrun"/>
        </w:rPr>
        <w:t>particular plant species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{"citationID":"NCcgHCVX","properties":{"formattedCitation":"(King &amp; Marshall, 2022; Sheppard et al., 2018)","plainCitation":"(King &amp; Marshall, 2022; Sheppard et al., 2018)","noteIndex":0},"citationItems":[{"id":3005,"uris":["http://zotero.org/groups/5634119/items/I67YUCRI"],"itemData":{"id":3005,"type":"article-journal","container-title":"Current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8F1739">
        <w:rPr>
          <w:rStyle w:val="normaltextrun"/>
        </w:rPr>
        <w:fldChar w:fldCharType="separate"/>
      </w:r>
      <w:r w:rsidR="008F1739">
        <w:rPr>
          <w:rStyle w:val="normaltextrun"/>
          <w:noProof/>
        </w:rPr>
        <w:t>(King &amp; Marshall, 2022; Sheppard et al., 2018)</w:t>
      </w:r>
      <w:r w:rsidR="008F1739">
        <w:rPr>
          <w:rStyle w:val="normaltextrun"/>
        </w:rPr>
        <w:fldChar w:fldCharType="end"/>
      </w:r>
      <w:r w:rsidR="006C55E4">
        <w:rPr>
          <w:rStyle w:val="normaltextrun"/>
        </w:rPr>
        <w:t xml:space="preserve">. These patterns </w:t>
      </w:r>
      <w:r w:rsidR="00BE17B6">
        <w:rPr>
          <w:rStyle w:val="normaltextrun"/>
        </w:rPr>
        <w:t>have been explained by</w:t>
      </w:r>
      <w:r w:rsidR="006C55E4">
        <w:rPr>
          <w:rStyle w:val="normaltextrun"/>
        </w:rPr>
        <w:t xml:space="preserve"> predictive frameworks</w:t>
      </w:r>
      <w:r w:rsidR="00BE17B6">
        <w:rPr>
          <w:rStyle w:val="normaltextrun"/>
        </w:rPr>
        <w:t>,</w:t>
      </w:r>
      <w:r w:rsidR="001B2070">
        <w:rPr>
          <w:rStyle w:val="normaltextrun"/>
        </w:rPr>
        <w:t xml:space="preserve"> such as</w:t>
      </w:r>
      <w:r w:rsidR="006C55E4">
        <w:rPr>
          <w:rStyle w:val="normaltextrun"/>
        </w:rPr>
        <w:t xml:space="preserve"> optimal foraging theory</w:t>
      </w:r>
      <w:r w:rsidR="001B2070">
        <w:rPr>
          <w:rStyle w:val="normaltextrun"/>
        </w:rPr>
        <w:t xml:space="preserve"> </w:t>
      </w:r>
      <w:r w:rsidR="008F1739">
        <w:rPr>
          <w:rStyle w:val="normaltextrun"/>
        </w:rPr>
        <w:fldChar w:fldCharType="begin"/>
      </w:r>
      <w:r w:rsidR="008F1739">
        <w:rPr>
          <w:rStyle w:val="normaltextrun"/>
        </w:rPr>
        <w:instrText xml:space="preserve"> ADDIN ZOTERO_ITEM CSL_CITATION {"citationID":"Ghs5iWBC","properties":{"formattedCitation":"(King &amp; Marshall, 2022)","plainCitation":"(King &amp; Marshall, 2022)","noteIndex":0},"citationItems":[{"id":3005,"uris":["http://zotero.org/groups/5634119/items/I67YUCRI"],"itemData":{"id":3005,"type":"article-journal","container-title":"Current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H."}],"issued":{"date-parts":[["2022",6]]}}}],"schema":"https://github.com/citation-style-language/schema/raw/master/csl-citation.json"} </w:instrText>
      </w:r>
      <w:r w:rsidR="008F1739">
        <w:rPr>
          <w:rStyle w:val="normaltextrun"/>
        </w:rPr>
        <w:fldChar w:fldCharType="separate"/>
      </w:r>
      <w:r w:rsidR="008F1739">
        <w:rPr>
          <w:rStyle w:val="normaltextrun"/>
          <w:noProof/>
        </w:rPr>
        <w:t>(King &amp; Marshall, 2022)</w:t>
      </w:r>
      <w:r w:rsidR="008F1739">
        <w:rPr>
          <w:rStyle w:val="normaltextrun"/>
        </w:rPr>
        <w:fldChar w:fldCharType="end"/>
      </w:r>
      <w:r w:rsidR="006C55E4">
        <w:rPr>
          <w:rStyle w:val="normaltextrun"/>
        </w:rPr>
        <w:t xml:space="preserve">, providing </w:t>
      </w:r>
      <w:r w:rsidR="006C1BC7">
        <w:rPr>
          <w:rStyle w:val="normaltextrun"/>
        </w:rPr>
        <w:t>insight into</w:t>
      </w:r>
      <w:r w:rsidR="006C55E4">
        <w:rPr>
          <w:rStyle w:val="normaltextrun"/>
        </w:rPr>
        <w:t xml:space="preserve"> why and when mutualist interactions change in magnitude and direction</w:t>
      </w:r>
      <w:r w:rsidR="008F1739">
        <w:rPr>
          <w:rStyle w:val="normaltextrun"/>
        </w:rPr>
        <w:t xml:space="preserve"> </w:t>
      </w:r>
      <w:r w:rsidR="008F1739">
        <w:rPr>
          <w:rStyle w:val="normaltextrun"/>
        </w:rPr>
        <w:fldChar w:fldCharType="begin"/>
      </w:r>
      <w:r w:rsidR="00942FE3">
        <w:rPr>
          <w:rStyle w:val="normaltextrun"/>
        </w:rPr>
        <w:instrText xml:space="preserve"> ADDIN ZOTERO_ITEM CSL_CITATION {"citationID":"MSk5fvJl","properties":{"formattedCitation":"(Chamberlain et al., 2014; Moore &amp; Dittel, 2020)","plainCitation":"(Chamberlain et al., 2014; Moore &amp; Dittel, 2020)","noteIndex":0},"citationItems":[{"id":133,"uris":["http://zotero.org/users/6391447/items/NWNSW57M"],"itemData":{"id":133,"type":"article-journal","abstract":"The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8F1739">
        <w:rPr>
          <w:rStyle w:val="normaltextrun"/>
        </w:rPr>
        <w:fldChar w:fldCharType="separate"/>
      </w:r>
      <w:r w:rsidR="00942FE3">
        <w:rPr>
          <w:rStyle w:val="normaltextrun"/>
          <w:noProof/>
        </w:rPr>
        <w:t>(Chamberlain et al., 2014; Moore &amp; Dittel, 2020)</w:t>
      </w:r>
      <w:r w:rsidR="008F1739">
        <w:rPr>
          <w:rStyle w:val="normaltextrun"/>
        </w:rPr>
        <w:fldChar w:fldCharType="end"/>
      </w:r>
      <w:r w:rsidR="006C55E4">
        <w:rPr>
          <w:rStyle w:val="normaltextrun"/>
        </w:rPr>
        <w:t>. </w:t>
      </w:r>
      <w:r w:rsidR="006C55E4">
        <w:rPr>
          <w:rStyle w:val="eop"/>
        </w:rPr>
        <w:t> </w:t>
      </w:r>
    </w:p>
    <w:p w14:paraId="66FF5711" w14:textId="15C4CF0D" w:rsidR="006C55E4" w:rsidRDefault="00DD62AF"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S</w:t>
      </w:r>
      <w:r w:rsidR="006C55E4">
        <w:rPr>
          <w:rStyle w:val="normaltextrun"/>
        </w:rPr>
        <w:t xml:space="preserve">eed dispersal interactions are likely </w:t>
      </w:r>
      <w:r>
        <w:rPr>
          <w:rStyle w:val="normaltextrun"/>
        </w:rPr>
        <w:t xml:space="preserve">to vary in their </w:t>
      </w:r>
      <w:r w:rsidR="006C55E4">
        <w:rPr>
          <w:rStyle w:val="normaltextrun"/>
        </w:rPr>
        <w:t>strength and direction</w:t>
      </w:r>
      <w:r>
        <w:rPr>
          <w:rStyle w:val="normaltextrun"/>
        </w:rPr>
        <w:t xml:space="preserve">, showing dynamic behavior across </w:t>
      </w:r>
      <w:r w:rsidR="006C55E4">
        <w:rPr>
          <w:rStyle w:val="normaltextrun"/>
        </w:rPr>
        <w:t>space and time. Th</w:t>
      </w:r>
      <w:r>
        <w:rPr>
          <w:rStyle w:val="normaltextrun"/>
        </w:rPr>
        <w:t>ese dynamic interactions are</w:t>
      </w:r>
      <w:r w:rsidR="006C55E4">
        <w:rPr>
          <w:rStyle w:val="normaltextrun"/>
        </w:rPr>
        <w:t xml:space="preserve"> likely heightened in systems where seed dispersers depend on unreliable resources, such as interactions with masting plant species. Masting plants are those which, at the population level, produce a synchronous and abundant seed crop in particular years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{"citationID":"nlT4eO99","properties":{"formattedCitation":"(Pearse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942FE3">
        <w:rPr>
          <w:rStyle w:val="normaltextrun"/>
        </w:rPr>
        <w:fldChar w:fldCharType="separate"/>
      </w:r>
      <w:r w:rsidR="00942FE3">
        <w:rPr>
          <w:rStyle w:val="normaltextrun"/>
          <w:noProof/>
        </w:rPr>
        <w:t>(Pearse et al., 2016)</w:t>
      </w:r>
      <w:r w:rsidR="00942FE3">
        <w:rPr>
          <w:rStyle w:val="normaltextrun"/>
        </w:rPr>
        <w:fldChar w:fldCharType="end"/>
      </w:r>
      <w:r w:rsidR="00240BE0">
        <w:rPr>
          <w:rStyle w:val="normaltextrun"/>
        </w:rPr>
        <w:t xml:space="preserve">. Masting is </w:t>
      </w:r>
      <w:r>
        <w:rPr>
          <w:rStyle w:val="normaltextrun"/>
        </w:rPr>
        <w:t xml:space="preserve">generally </w:t>
      </w:r>
      <w:r w:rsidR="006C55E4">
        <w:rPr>
          <w:rStyle w:val="normaltextrun"/>
        </w:rPr>
        <w:t xml:space="preserve">due to cyclical climatic suitability and </w:t>
      </w:r>
      <w:r w:rsidR="00BE17B6">
        <w:rPr>
          <w:rStyle w:val="normaltextrun"/>
        </w:rPr>
        <w:t xml:space="preserve">governed </w:t>
      </w:r>
      <w:r w:rsidR="006C55E4">
        <w:rPr>
          <w:rStyle w:val="normaltextrun"/>
        </w:rPr>
        <w:t>by how much plants rely on animal-mediated pollination and dispersal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{"citationID":"BxN5proA","properties":{"formattedCitation":"(Qiu et al., 2023)","plainCitation":"(Qiu et al., 2023)","noteIndex":0},"citationItems":[{"id":2965,"uris":["http://zotero.org/groups/5634119/items/RZD7PAXV"],"itemData":{"id":2965,"type":"article-journal","container-title":"Nature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942FE3">
        <w:rPr>
          <w:rStyle w:val="normaltextrun"/>
        </w:rPr>
        <w:fldChar w:fldCharType="separate"/>
      </w:r>
      <w:r w:rsidR="00942FE3">
        <w:rPr>
          <w:rStyle w:val="normaltextrun"/>
          <w:noProof/>
        </w:rPr>
        <w:t>(Qiu et al., 2023)</w:t>
      </w:r>
      <w:r w:rsidR="00942FE3">
        <w:rPr>
          <w:rStyle w:val="normaltextrun"/>
        </w:rPr>
        <w:fldChar w:fldCharType="end"/>
      </w:r>
      <w:r w:rsidR="006C55E4">
        <w:rPr>
          <w:rStyle w:val="normaltextrun"/>
        </w:rPr>
        <w:t>. Masting leads to unreliable resources for seed dispersers since seeds are available in abundance some years and virtually absent in other years. Thus, masting plant species often have weaker mutualist interactions overall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{"citationID":"qKG5Zeqx","properties":{"formattedCitation":"(Kelly &amp; Sork, 2002)","plainCitation":"(Kelly &amp; Sork, 2002)","noteIndex":0},"citationItems":[{"id":3021,"uris":["http://zotero.org/groups/5634119/items/LUWCQDBN"],"itemData":{"id":3021,"type":"article-journal","abstract":"▪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L."}],"issued":{"date-parts":[["2002",11]]}}}],"schema":"https://github.com/citation-style-language/schema/raw/master/csl-citation.json"} </w:instrText>
      </w:r>
      <w:r w:rsidR="00942FE3">
        <w:rPr>
          <w:rStyle w:val="normaltextrun"/>
        </w:rPr>
        <w:fldChar w:fldCharType="separate"/>
      </w:r>
      <w:r w:rsidR="00942FE3">
        <w:rPr>
          <w:rStyle w:val="normaltextrun"/>
          <w:noProof/>
        </w:rPr>
        <w:t>(Kelly &amp; Sork, 2002)</w:t>
      </w:r>
      <w:r w:rsidR="00942FE3">
        <w:rPr>
          <w:rStyle w:val="normaltextrun"/>
        </w:rPr>
        <w:fldChar w:fldCharType="end"/>
      </w:r>
      <w:r w:rsidR="006C55E4">
        <w:rPr>
          <w:rStyle w:val="normaltextrun"/>
        </w:rPr>
        <w:t xml:space="preserve">. Seed dispersers and predators that rely on masting species often have a variety of temporal responses to seed availability, including anticipatory </w:t>
      </w:r>
      <w:r>
        <w:rPr>
          <w:rStyle w:val="normaltextrun"/>
        </w:rPr>
        <w:t xml:space="preserve">or predictive </w:t>
      </w:r>
      <w:r w:rsidR="00BE17B6">
        <w:rPr>
          <w:rStyle w:val="normaltextrun"/>
        </w:rPr>
        <w:fldChar w:fldCharType="begin"/>
      </w:r>
      <w:r w:rsidR="00BE17B6">
        <w:rPr>
          <w:rStyle w:val="normaltextrun"/>
        </w:rPr>
        <w:instrText xml:space="preserve"> ADDIN ZOTERO_ITEM CSL_CITATION {"citationID":"fDiJI7D6","properties":{"formattedCitation":"(Boutin et al., 2006; Wauters 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BE17B6">
        <w:rPr>
          <w:rStyle w:val="normaltextrun"/>
        </w:rPr>
        <w:fldChar w:fldCharType="separate"/>
      </w:r>
      <w:r w:rsidR="00BE17B6">
        <w:rPr>
          <w:rStyle w:val="normaltextrun"/>
          <w:noProof/>
        </w:rPr>
        <w:t>(Boutin et al., 2006; Wauters et al., 2008)</w:t>
      </w:r>
      <w:r w:rsidR="00BE17B6">
        <w:rPr>
          <w:rStyle w:val="normaltextrun"/>
        </w:rPr>
        <w:fldChar w:fldCharType="end"/>
      </w:r>
      <w:r w:rsidR="00BE17B6">
        <w:rPr>
          <w:rStyle w:val="normaltextrun"/>
        </w:rPr>
        <w:t xml:space="preserve"> or </w:t>
      </w:r>
      <w:r w:rsidR="006C55E4">
        <w:rPr>
          <w:rStyle w:val="normaltextrun"/>
        </w:rPr>
        <w:t>lagged</w:t>
      </w:r>
      <w:r>
        <w:rPr>
          <w:rStyle w:val="normaltextrun"/>
        </w:rPr>
        <w:t xml:space="preserve"> or delayed responses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{"citationID":"wd7yzIfb","properties":{"formattedCitation":"(Hallworth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942FE3">
        <w:rPr>
          <w:rStyle w:val="normaltextrun"/>
        </w:rPr>
        <w:fldChar w:fldCharType="separate"/>
      </w:r>
      <w:r w:rsidR="00942FE3">
        <w:rPr>
          <w:rStyle w:val="normaltextrun"/>
          <w:noProof/>
        </w:rPr>
        <w:t>(Hallworth et al., 2024)</w:t>
      </w:r>
      <w:r w:rsidR="00942FE3">
        <w:rPr>
          <w:rStyle w:val="normaltextrun"/>
        </w:rPr>
        <w:fldChar w:fldCharType="end"/>
      </w:r>
      <w:r w:rsidR="006C55E4">
        <w:rPr>
          <w:rStyle w:val="normaltextrun"/>
        </w:rPr>
        <w:t>. Due to the variable availability of seeds, masting seed eaters rely on a variety of</w:t>
      </w:r>
      <w:r>
        <w:rPr>
          <w:rStyle w:val="normaltextrun"/>
        </w:rPr>
        <w:t xml:space="preserve"> other</w:t>
      </w:r>
      <w:r w:rsidR="006C55E4">
        <w:rPr>
          <w:rStyle w:val="normaltextrun"/>
        </w:rPr>
        <w:t xml:space="preserve"> food sources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{"citationID":"ugySqiDn","properties":{"formattedCitation":"(McKinnon et al., 2017; Simon et al., 2023)","plainCitation":"(McKinnon et al., 2017; Simon et al., 2023)","noteIndex":0},"citationItems":[{"id":2872,"uris":["http://zotero.org/groups/5634119/items/XSSRDULF"],"itemData":{"id":2872,"type":"article-journal","container-title":"Journal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942FE3">
        <w:rPr>
          <w:rStyle w:val="normaltextrun"/>
        </w:rPr>
        <w:fldChar w:fldCharType="separate"/>
      </w:r>
      <w:r w:rsidR="00942FE3">
        <w:rPr>
          <w:rStyle w:val="normaltextrun"/>
          <w:noProof/>
        </w:rPr>
        <w:t xml:space="preserve">(McKinnon et al., 2017; Simon et al., </w:t>
      </w:r>
      <w:r w:rsidR="00942FE3">
        <w:rPr>
          <w:rStyle w:val="normaltextrun"/>
          <w:noProof/>
        </w:rPr>
        <w:lastRenderedPageBreak/>
        <w:t>2023)</w:t>
      </w:r>
      <w:r w:rsidR="00942FE3">
        <w:rPr>
          <w:rStyle w:val="normaltextrun"/>
        </w:rPr>
        <w:fldChar w:fldCharType="end"/>
      </w:r>
      <w:r w:rsidR="006C55E4">
        <w:rPr>
          <w:rStyle w:val="normaltextrun"/>
        </w:rPr>
        <w:t xml:space="preserve"> and have evolved behaviors that optimize finding seeds in patchy landscapes (e.g., flocking behavior and </w:t>
      </w:r>
      <w:r w:rsidR="008101C6">
        <w:rPr>
          <w:rStyle w:val="normaltextrun"/>
        </w:rPr>
        <w:t xml:space="preserve">large-scale </w:t>
      </w:r>
      <w:r w:rsidR="006C55E4">
        <w:rPr>
          <w:rStyle w:val="normaltextrun"/>
        </w:rPr>
        <w:t xml:space="preserve">population </w:t>
      </w:r>
      <w:r w:rsidR="008101C6">
        <w:rPr>
          <w:rStyle w:val="normaltextrun"/>
        </w:rPr>
        <w:t xml:space="preserve">movements or </w:t>
      </w:r>
      <w:r w:rsidR="006C55E4">
        <w:rPr>
          <w:rStyle w:val="normaltextrun"/>
        </w:rPr>
        <w:t>“irruptions”</w:t>
      </w:r>
      <w:r>
        <w:rPr>
          <w:rStyle w:val="normaltextrun"/>
        </w:rPr>
        <w:t>)</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{"citationID":"dLvju1hx","properties":{"formattedCitation":"(Slagsvold &amp; Wiebe, 2011; Strong et al., 2015)","plainCitation":"(Slagsvold &amp; Wiebe, 2011; Strong et al., 2015)","noteIndex":0},"citationItems":[{"id":3014,"uris":["http://zotero.org/groups/5634119/items/KQV99MIS"],"itemData":{"id":3014,"type":"article-journal","abstract":"We briefly review the literature on social learning in birds, concluding that strong evidence exists mainly for predator recognition, song, mate choice and foraging. The mechanism of local enhancement may be more important than imitation for birds learning to forage, but the former mechanism may be sufficient for faithful transmission depending on the ecological circumstances. To date, most insights have been gained from birds in captivity. We present a study of social learning of foraging in two passerine birds in the wild, where we cross-fostered eggs between nests of blue tits,\n              Cyanistes caeruleus\n              and great tits,\n              Parus major\n              . Early learning causes a shift in the foraging sites used by the tits in the direction of the foster species. The shift in foraging niches was consistent across seasons, as showed by an analysis of prey items, and the effect lasted for life. The fact that young birds learn from their foster parents, and use this experience later when subsequently feeding their own offspring, suggests that foraging behaviour can be culturally transmitted over generations in the wild. It may therefore have both ecological and evolutionary consequences, some of which are discussed.","container-title":"Philosophical Transactions of the Royal Society B: Biological Sciences","DOI":"10.1098/rstb.2010.0343","ISSN":"0962-8436, 1471-2970","issue":"1567","journalAbbreviation":"Phil. Trans. R. Soc. B","language":"en","page":"969-977","source":"DOI.org (Crossref)","title":"Social learning in birds and its role in shaping a foraging niche","volume":"366","author":[{"family":"Slagsvold","given":"Tore"},{"family":"Wiebe","given":"Karen L."}],"issued":{"date-parts":[["2011",4,12]]}}},{"id":2869,"uris":["http://zotero.org/groups/5634119/items/W2LLACPC"],"itemData":{"id":2869,"type":"article-journal","abstract":"SignificanceThis study is the first, to our knowledge, to reveal how climate variability drives irruptions of North American boreal seed-eating birds. Patterns of Pine Siskin irruption and associated climate drivers manifest as two modes (North-South and West-East) in which dipoles of temperature and precipitation anomalies push and pull irruptive movements across the continent at biennial to decadal periodicities. Our study accentuates the value of sustained and synoptic biological observations, contributed by citizen scientists in this case, that match the spatial and temporal scales at which climatic phenomena are observed and understood. Such observations can help probe new questions, such as the role of climatic dipoles in other large-scale ecological processes.","container-title":"Proceedings of the National Academy of Sciences","DOI":"10.1073/pnas.1418414112","ISSN":"0027-8424, 1091-6490","issue":"21","journalAbbreviation":"Proc. Natl. Acad. Sci. U.S.A.","language":"en","license":"http://www.pnas.org/site/misc/userlicense.xhtml","note":"publisher: Proceedings of the National Academy of Sciences","source":"Crossref","title":"Climatic dipoles drive two principal modes of North American boreal bird irruption","URL":"https://pnas.org/doi/full/10.1073/pnas.1418414112","volume":"112","author":[{"family":"Strong","given":"Courtenay"},{"family":"Zuckerberg","given":"Benjamin"},{"family":"Betancourt","given":"Julio L."},{"family":"Koenig","given":"Walter D."}],"accessed":{"date-parts":[["2025",7,16]]},"issued":{"date-parts":[["2015",5,26]]}}}],"schema":"https://github.com/citation-style-language/schema/raw/master/csl-citation.json"} </w:instrText>
      </w:r>
      <w:r w:rsidR="00942FE3">
        <w:rPr>
          <w:rStyle w:val="normaltextrun"/>
        </w:rPr>
        <w:fldChar w:fldCharType="separate"/>
      </w:r>
      <w:r w:rsidR="00942FE3">
        <w:rPr>
          <w:rStyle w:val="normaltextrun"/>
          <w:noProof/>
        </w:rPr>
        <w:t>(Slagsvold &amp; Wiebe, 2011; Strong et al., 2015)</w:t>
      </w:r>
      <w:r w:rsidR="00942FE3">
        <w:rPr>
          <w:rStyle w:val="normaltextrun"/>
        </w:rPr>
        <w:fldChar w:fldCharType="end"/>
      </w:r>
      <w:r w:rsidR="00942FE3">
        <w:rPr>
          <w:rStyle w:val="normaltextrun"/>
        </w:rPr>
        <w:t>.</w:t>
      </w:r>
      <w:r w:rsidR="006C55E4">
        <w:rPr>
          <w:rStyle w:val="normaltextrun"/>
        </w:rPr>
        <w:t xml:space="preserve"> </w:t>
      </w:r>
    </w:p>
    <w:p w14:paraId="6CBC19E3" w14:textId="61FA9BCF"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proofErr w:type="spellStart"/>
      <w:r>
        <w:rPr>
          <w:rStyle w:val="normaltextrun"/>
          <w:i/>
          <w:iCs/>
        </w:rPr>
        <w:t>Gymnorhinus</w:t>
      </w:r>
      <w:proofErr w:type="spellEnd"/>
      <w:r>
        <w:rPr>
          <w:rStyle w:val="normaltextrun"/>
          <w:i/>
          <w:iCs/>
        </w:rPr>
        <w:t xml:space="preserve"> </w:t>
      </w:r>
      <w:proofErr w:type="spellStart"/>
      <w:r>
        <w:rPr>
          <w:rStyle w:val="normaltextrun"/>
          <w:i/>
          <w:iCs/>
        </w:rPr>
        <w:t>cyanocephalus</w:t>
      </w:r>
      <w:proofErr w:type="spellEnd"/>
      <w:r>
        <w:rPr>
          <w:rStyle w:val="normaltextrun"/>
        </w:rPr>
        <w:t xml:space="preserve">) in the </w:t>
      </w:r>
      <w:r w:rsidR="007A7694">
        <w:rPr>
          <w:rStyle w:val="normaltextrun"/>
        </w:rPr>
        <w:t>south</w:t>
      </w:r>
      <w:r>
        <w:rPr>
          <w:rStyle w:val="normaltextrun"/>
        </w:rPr>
        <w:t xml:space="preserve">western </w:t>
      </w:r>
      <w:r w:rsidR="00BE17B6">
        <w:rPr>
          <w:rStyle w:val="normaltextrun"/>
        </w:rPr>
        <w:t>USA</w:t>
      </w:r>
      <w:r>
        <w:rPr>
          <w:rStyle w:val="normaltextrun"/>
        </w:rPr>
        <w:t>. In this close mutualism, pinyon jays</w:t>
      </w:r>
      <w:r>
        <w:rPr>
          <w:rStyle w:val="normaltextrun"/>
          <w:i/>
          <w:iCs/>
        </w:rPr>
        <w:t xml:space="preserve"> </w:t>
      </w:r>
      <w:r>
        <w:rPr>
          <w:rStyle w:val="normaltextrun"/>
        </w:rPr>
        <w:t xml:space="preserve">cache seeds as a food resource across the landscape, which, in turn, can help to promote </w:t>
      </w:r>
      <w:r w:rsidR="00DD62AF">
        <w:rPr>
          <w:rStyle w:val="normaltextrun"/>
        </w:rPr>
        <w:t>establishment of new</w:t>
      </w:r>
      <w:r>
        <w:rPr>
          <w:rStyle w:val="normaltextrun"/>
        </w:rPr>
        <w:t xml:space="preserve"> pinyon pine </w:t>
      </w:r>
      <w:r w:rsidR="00942FE3">
        <w:rPr>
          <w:rStyle w:val="normaltextrun"/>
        </w:rPr>
        <w:fldChar w:fldCharType="begin"/>
      </w:r>
      <w:r w:rsidR="00942FE3">
        <w:rPr>
          <w:rStyle w:val="normaltextrun"/>
        </w:rPr>
        <w:instrText xml:space="preserve"> ADDIN ZOTERO_ITEM CSL_CITATION {"citationID":"mQ22wyVL","properties":{"formattedCitation":"(Floyd, 1982; Ligon, 1978; Wiggins, 2005)","plainCitation":"(Floyd, 1982; Ligon, 1978; Wiggins, 2005)","noteIndex":0},"citationItems":[{"id":2770,"uris":["http://zotero.org/groups/5634119/items/TLD8BRSG"],"itemData":{"id":2770,"type":"article-journal","container-title":"The Southwestern Naturalist","DOI":"10.2307/3671138","ISSN":"00384909","issue":"2","journalAbbreviation":"The Southwestern Naturalist","page":"143","source":"DOI.org (Crossref)","title":"The Interaction of Pinon Pine and Gambel Oak in Plant Succession near Dolores, Colorado","volume":"27","author":[{"family":"Floyd","given":"Mary E."}],"issued":{"date-parts":[["1982",5,21]]}}},{"id":2753,"uris":["http://zotero.org/groups/5634119/items/4RGGXF3K"],"itemData":{"id":2753,"type":"article-journal","abstract":"Pinon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942FE3">
        <w:rPr>
          <w:rStyle w:val="normaltextrun"/>
        </w:rPr>
        <w:fldChar w:fldCharType="separate"/>
      </w:r>
      <w:r w:rsidR="00942FE3">
        <w:rPr>
          <w:rStyle w:val="normaltextrun"/>
          <w:noProof/>
        </w:rPr>
        <w:t>(Floyd, 1982; Ligon, 1978; Wiggins, 2005)</w:t>
      </w:r>
      <w:r w:rsidR="00942FE3">
        <w:rPr>
          <w:rStyle w:val="normaltextrun"/>
        </w:rPr>
        <w:fldChar w:fldCharType="end"/>
      </w:r>
      <w:r>
        <w:rPr>
          <w:rStyle w:val="normaltextrun"/>
        </w:rPr>
        <w:t xml:space="preserve">. Pinyon jays have been declining over the last several decades, </w:t>
      </w:r>
      <w:r w:rsidR="00DD62AF">
        <w:rPr>
          <w:rStyle w:val="normaltextrun"/>
        </w:rPr>
        <w:t xml:space="preserve">however, and </w:t>
      </w:r>
      <w:r>
        <w:rPr>
          <w:rStyle w:val="normaltextrun"/>
        </w:rPr>
        <w:t>the cause of their decline likely involves a complex and unknown set of drivers, which could include climate</w:t>
      </w:r>
      <w:r w:rsidR="00DD62AF">
        <w:rPr>
          <w:rStyle w:val="normaltextrun"/>
        </w:rPr>
        <w:t xml:space="preserve"> variability</w:t>
      </w:r>
      <w:r>
        <w:rPr>
          <w:rStyle w:val="normaltextrun"/>
        </w:rPr>
        <w:t xml:space="preserve">, habitat </w:t>
      </w:r>
      <w:r w:rsidR="00BE17B6">
        <w:rPr>
          <w:rStyle w:val="normaltextrun"/>
        </w:rPr>
        <w:t>modifications</w:t>
      </w:r>
      <w:r>
        <w:rPr>
          <w:rStyle w:val="normaltextrun"/>
        </w:rPr>
        <w:t xml:space="preserve">, and </w:t>
      </w:r>
      <w:r w:rsidR="00BE17B6">
        <w:rPr>
          <w:rStyle w:val="normaltextrun"/>
        </w:rPr>
        <w:t xml:space="preserve">changes in </w:t>
      </w:r>
      <w:r>
        <w:rPr>
          <w:rStyle w:val="normaltextrun"/>
        </w:rPr>
        <w:t>food resource availability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{"citationID":"SP6EyjFH","properties":{"formattedCitation":"(Boone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Concurrently, pinyon pine has faced recent large-scale mortality</w:t>
      </w:r>
      <w:r w:rsidR="00DD62AF">
        <w:rPr>
          <w:rStyle w:val="normaltextrun"/>
        </w:rPr>
        <w:t xml:space="preserve">, </w:t>
      </w:r>
      <w:r>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Pr>
          <w:rStyle w:val="normaltextrun"/>
        </w:rPr>
        <w:t xml:space="preserve">. </w:t>
      </w:r>
      <w:r w:rsidR="008101C6">
        <w:rPr>
          <w:rStyle w:val="normaltextrun"/>
        </w:rPr>
        <w:t xml:space="preserve">This </w:t>
      </w:r>
      <w:r w:rsidR="00DD62AF">
        <w:rPr>
          <w:rStyle w:val="normaltextrun"/>
        </w:rPr>
        <w:t xml:space="preserve">pinyon–pinyon jay </w:t>
      </w:r>
      <w:r w:rsidR="008101C6">
        <w:rPr>
          <w:rStyle w:val="normaltextrun"/>
        </w:rPr>
        <w:t xml:space="preserve">system is not unique </w:t>
      </w:r>
      <w:r w:rsidR="00DD62AF">
        <w:rPr>
          <w:rStyle w:val="normaltextrun"/>
        </w:rPr>
        <w:t xml:space="preserve">as </w:t>
      </w:r>
      <w:r w:rsidR="008101C6">
        <w:rPr>
          <w:rStyle w:val="normaltextrun"/>
        </w:rPr>
        <w:t xml:space="preserve">changes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 unprecedent ways, which</w:t>
      </w:r>
      <w:r w:rsidR="008266CE">
        <w:rPr>
          <w:rStyle w:val="normaltextrun"/>
        </w:rPr>
        <w:t xml:space="preserve"> 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AE1E03">
        <w:rPr>
          <w:rStyle w:val="normaltextrun"/>
        </w:rPr>
        <w:t xml:space="preserve">. </w:t>
      </w:r>
      <w:r w:rsidR="008101C6">
        <w:rPr>
          <w:rStyle w:val="eop"/>
        </w:rPr>
        <w:t> </w:t>
      </w:r>
    </w:p>
    <w:p w14:paraId="073A1D31" w14:textId="5A4356E8"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 xml:space="preserve">the </w:t>
      </w:r>
      <w:r w:rsidR="00464FBB">
        <w:rPr>
          <w:rStyle w:val="normaltextrun"/>
        </w:rPr>
        <w:t xml:space="preserve">dynamic </w:t>
      </w:r>
      <w:r w:rsidR="008101C6">
        <w:rPr>
          <w:rStyle w:val="normaltextrun"/>
        </w:rPr>
        <w:t xml:space="preserve">relationship between </w:t>
      </w:r>
      <w:r>
        <w:rPr>
          <w:rStyle w:val="normaltextrun"/>
        </w:rPr>
        <w:t xml:space="preserve">pinyon jay and pinyon </w:t>
      </w:r>
      <w:proofErr w:type="gramStart"/>
      <w:r w:rsidR="00464FBB">
        <w:rPr>
          <w:rStyle w:val="normaltextrun"/>
        </w:rPr>
        <w:t>pine cone</w:t>
      </w:r>
      <w:proofErr w:type="gramEnd"/>
      <w:r w:rsidR="00464FBB">
        <w:rPr>
          <w:rStyle w:val="normaltextrun"/>
        </w:rPr>
        <w:t xml:space="preserve"> production using </w:t>
      </w:r>
      <w:r w:rsidR="00AE1E03">
        <w:rPr>
          <w:rStyle w:val="normaltextrun"/>
        </w:rPr>
        <w:t>over a decade</w:t>
      </w:r>
      <w:r w:rsidR="00464FBB">
        <w:rPr>
          <w:rStyle w:val="normaltextrun"/>
        </w:rPr>
        <w:t xml:space="preserve"> (</w:t>
      </w:r>
      <w:r w:rsidR="00C51F3D">
        <w:rPr>
          <w:rStyle w:val="normaltextrun"/>
        </w:rPr>
        <w:t>2010-2022</w:t>
      </w:r>
      <w:r w:rsidR="00464FBB">
        <w:rPr>
          <w:rStyle w:val="normaltextrun"/>
        </w:rPr>
        <w:t xml:space="preserve">) of data spanning </w:t>
      </w:r>
      <w:r w:rsidR="00AE1E03">
        <w:rPr>
          <w:rStyle w:val="normaltextrun"/>
        </w:rPr>
        <w:t xml:space="preserve">the full range of pinyon </w:t>
      </w:r>
      <w:r w:rsidR="00464FBB">
        <w:rPr>
          <w:rStyle w:val="normaltextrun"/>
        </w:rPr>
        <w:t xml:space="preserve">pine </w:t>
      </w:r>
      <w:r w:rsidR="00AE1E03">
        <w:rPr>
          <w:rStyle w:val="normaltextrun"/>
        </w:rPr>
        <w:t xml:space="preserve">(~55% of the range of pinyon jays; Figure </w:t>
      </w:r>
      <w:r w:rsidR="00E71F01">
        <w:rPr>
          <w:rStyle w:val="normaltextrun"/>
        </w:rPr>
        <w:t>1</w:t>
      </w:r>
      <w:r w:rsidR="00AE1E03">
        <w:rPr>
          <w:rStyle w:val="normaltextrun"/>
        </w:rPr>
        <w:t xml:space="preserve">). 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 xml:space="preserve">habitat </w:t>
      </w:r>
      <w:r w:rsidR="008266CE">
        <w:rPr>
          <w:rStyle w:val="normaltextrun"/>
        </w:rPr>
        <w:t>suitability</w:t>
      </w:r>
      <w:r w:rsidR="00464FBB">
        <w:rPr>
          <w:rStyle w:val="normaltextrun"/>
        </w:rPr>
        <w:t xml:space="preserve"> conditions</w:t>
      </w:r>
      <w:r w:rsidR="008266CE">
        <w:rPr>
          <w:rStyle w:val="normaltextrun"/>
        </w:rPr>
        <w:t>,</w:t>
      </w:r>
      <w:r w:rsidR="00AE1E03">
        <w:rPr>
          <w:rStyle w:val="normaltextrun"/>
        </w:rPr>
        <w:t xml:space="preserve"> and this decade </w:t>
      </w:r>
      <w:r w:rsidR="00464FBB">
        <w:rPr>
          <w:rStyle w:val="normaltextrun"/>
        </w:rPr>
        <w:t xml:space="preserve">is characterized by highly variable </w:t>
      </w:r>
      <w:r w:rsidR="00AE1E03">
        <w:rPr>
          <w:rStyle w:val="normaltextrun"/>
        </w:rPr>
        <w:t xml:space="preserve">climatic conditions </w:t>
      </w:r>
      <w:r w:rsidR="00942FE3">
        <w:rPr>
          <w:rStyle w:val="normaltextrun"/>
        </w:rPr>
        <w:fldChar w:fldCharType="begin"/>
      </w:r>
      <w:r w:rsidR="00E236C8">
        <w:rPr>
          <w:rStyle w:val="normaltextrun"/>
        </w:rPr>
        <w:instrText xml:space="preserve"> ADDIN ZOTERO_ITEM CSL_CITATION {"citationID":"vgqX8dom","properties":{"formattedCitation":"(Boone et al., 2018; Van Lanen et al., 2023; Williams et al., 2022)","plainCitation":"(Boone et al., 2018; Van Lanen et al., 2023; Williams et al., 2022)","noteIndex":0},"citationItems":[{"id":2748,"uris":["http://zotero.org/groups/5634119/items/YTCPHGE5"],"itemData":{"id":2748,"type":"chapter","abstract":"The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942FE3">
        <w:rPr>
          <w:rStyle w:val="normaltextrun"/>
        </w:rPr>
        <w:fldChar w:fldCharType="separate"/>
      </w:r>
      <w:r w:rsidR="00E236C8">
        <w:rPr>
          <w:rStyle w:val="normaltextrun"/>
          <w:noProof/>
        </w:rPr>
        <w:t>(Boone et al., 2018; Van Lanen et al., 2023; Williams et al., 2022)</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w:t>
      </w:r>
      <w:r w:rsidR="00BE17B6">
        <w:rPr>
          <w:rStyle w:val="normaltextrun"/>
        </w:rPr>
        <w:fldChar w:fldCharType="begin"/>
      </w:r>
      <w:r w:rsidR="00BE17B6">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BE17B6">
        <w:rPr>
          <w:rStyle w:val="normaltextrun"/>
        </w:rPr>
        <w:fldChar w:fldCharType="separate"/>
      </w:r>
      <w:r w:rsidR="00BE17B6">
        <w:rPr>
          <w:rStyle w:val="normaltextrun"/>
          <w:noProof/>
        </w:rPr>
        <w:t>(Ogle et al., 2015)</w:t>
      </w:r>
      <w:r w:rsidR="00BE17B6">
        <w:rPr>
          <w:rStyle w:val="normaltextrun"/>
        </w:rPr>
        <w:fldChar w:fldCharType="end"/>
      </w:r>
      <w:r w:rsidR="00BE17B6">
        <w:rPr>
          <w:rStyle w:val="normaltextrun"/>
        </w:rPr>
        <w:t xml:space="preserve"> </w:t>
      </w:r>
      <w:r>
        <w:rPr>
          <w:rStyle w:val="normaltextrun"/>
        </w:rPr>
        <w:t xml:space="preserve">to examine how populations of a seed disperser respond to resource </w:t>
      </w:r>
      <w:r>
        <w:rPr>
          <w:rStyle w:val="normaltextrun"/>
        </w:rPr>
        <w:lastRenderedPageBreak/>
        <w:t>availability</w:t>
      </w:r>
      <w:r w:rsidR="00464FBB">
        <w:rPr>
          <w:rStyle w:val="normaltextrun"/>
        </w:rPr>
        <w:t xml:space="preserve"> (cones)</w:t>
      </w:r>
      <w:r>
        <w:rPr>
          <w:rStyle w:val="normaltextrun"/>
        </w:rPr>
        <w:t xml:space="preserve"> and climate </w:t>
      </w:r>
      <w:r w:rsidR="00464FBB">
        <w:rPr>
          <w:rStyle w:val="normaltextrun"/>
        </w:rPr>
        <w:t>across space and time</w:t>
      </w:r>
      <w:r>
        <w:rPr>
          <w:rStyle w:val="normaltextrun"/>
        </w:rPr>
        <w:t xml:space="preserve">. Importantly, the </w:t>
      </w:r>
      <w:r w:rsidR="00C51F3D">
        <w:rPr>
          <w:rStyle w:val="normaltextrun"/>
        </w:rPr>
        <w:t xml:space="preserve">SAM </w:t>
      </w:r>
      <w:r w:rsidR="00464FBB">
        <w:rPr>
          <w:rStyle w:val="normaltextrun"/>
        </w:rPr>
        <w:t xml:space="preserve">framework </w:t>
      </w:r>
      <w:r w:rsidR="00BE17B6">
        <w:rPr>
          <w:rStyle w:val="normaltextrun"/>
        </w:rPr>
        <w:t xml:space="preserve">can </w:t>
      </w:r>
      <w:r>
        <w:rPr>
          <w:rStyle w:val="normaltextrun"/>
        </w:rPr>
        <w:t xml:space="preserve">simultaneously estimate anticipatory </w:t>
      </w:r>
      <w:r w:rsidR="00464FBB">
        <w:rPr>
          <w:rStyle w:val="normaltextrun"/>
        </w:rPr>
        <w:t>(e.g., “predictive” behavior)</w:t>
      </w:r>
      <w:r w:rsidR="00E71F01">
        <w:rPr>
          <w:rStyle w:val="normaltextrun"/>
        </w:rPr>
        <w:t xml:space="preserve"> and lagged (including both relatively “immediate” and “delayed”) </w:t>
      </w:r>
      <w:r w:rsidR="00464FBB">
        <w:rPr>
          <w:rStyle w:val="normaltextrun"/>
        </w:rPr>
        <w:t xml:space="preserve">responses, and </w:t>
      </w:r>
      <w:r w:rsidR="00BE17B6">
        <w:rPr>
          <w:rStyle w:val="normaltextrun"/>
        </w:rPr>
        <w:t xml:space="preserve">it </w:t>
      </w:r>
      <w:r w:rsidR="00464FBB">
        <w:rPr>
          <w:rStyle w:val="normaltextrun"/>
        </w:rPr>
        <w:t>provides quantitative insight into the relative importance of these different behaviors or responses to</w:t>
      </w:r>
      <w:r>
        <w:rPr>
          <w:rStyle w:val="normaltextrun"/>
        </w:rPr>
        <w:t xml:space="preserve"> </w:t>
      </w:r>
      <w:r w:rsidR="00464FBB">
        <w:rPr>
          <w:rStyle w:val="normaltextrun"/>
        </w:rPr>
        <w:t xml:space="preserve">the </w:t>
      </w:r>
      <w:r>
        <w:rPr>
          <w:rStyle w:val="normaltextrun"/>
        </w:rPr>
        <w:t xml:space="preserve">overall </w:t>
      </w:r>
      <w:r w:rsidR="00464FBB">
        <w:rPr>
          <w:rStyle w:val="normaltextrun"/>
        </w:rPr>
        <w:t xml:space="preserve">population dynamics observed for pinyon jay. Thus, this approach </w:t>
      </w:r>
      <w:r w:rsidR="00C51F3D">
        <w:rPr>
          <w:rStyle w:val="normaltextrun"/>
        </w:rPr>
        <w:t xml:space="preserve">facilitates </w:t>
      </w:r>
      <w:r w:rsidR="00464FBB">
        <w:rPr>
          <w:rStyle w:val="normaltextrun"/>
        </w:rPr>
        <w:t xml:space="preserve">the quantification and evaluation of </w:t>
      </w:r>
      <w:r>
        <w:rPr>
          <w:rStyle w:val="normaltextrun"/>
        </w:rPr>
        <w:t>multiple hypothesized relationships</w:t>
      </w:r>
      <w:r w:rsidR="00464FBB">
        <w:rPr>
          <w:rStyle w:val="normaltextrun"/>
        </w:rPr>
        <w:t xml:space="preserve">, allowing for the possibility </w:t>
      </w:r>
      <w:r w:rsidR="00E71F01">
        <w:rPr>
          <w:rStyle w:val="normaltextrun"/>
        </w:rPr>
        <w:t xml:space="preserve">for </w:t>
      </w:r>
      <w:r w:rsidR="00464FBB">
        <w:rPr>
          <w:rStyle w:val="normaltextrun"/>
        </w:rPr>
        <w:t>multiple</w:t>
      </w:r>
      <w:r w:rsidR="00E71F01">
        <w:rPr>
          <w:rStyle w:val="normaltextrun"/>
        </w:rPr>
        <w:t xml:space="preserve"> </w:t>
      </w:r>
      <w:r w:rsidR="004A1F09">
        <w:rPr>
          <w:rStyle w:val="normaltextrun"/>
        </w:rPr>
        <w:t>types of behaviors</w:t>
      </w:r>
      <w:r w:rsidR="00CE1439">
        <w:rPr>
          <w:rStyle w:val="normaltextrun"/>
        </w:rPr>
        <w:t xml:space="preserve"> and population responses</w:t>
      </w:r>
      <w:r w:rsidR="004A1F09">
        <w:rPr>
          <w:rStyle w:val="normaltextrun"/>
        </w:rPr>
        <w:t xml:space="preserve"> </w:t>
      </w:r>
      <w:r w:rsidR="00E71F01">
        <w:rPr>
          <w:rStyle w:val="normaltextrun"/>
        </w:rPr>
        <w:t>to</w:t>
      </w:r>
      <w:r w:rsidR="00464FBB">
        <w:rPr>
          <w:rStyle w:val="normaltextrun"/>
        </w:rPr>
        <w:t xml:space="preserve"> occur</w:t>
      </w:r>
      <w:r>
        <w:rPr>
          <w:rStyle w:val="normaltextrun"/>
        </w:rPr>
        <w:t xml:space="preserve"> simultaneously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{"citationID":"ax1NxmV8","properties":{"formattedCitation":"(Zylstra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942FE3">
        <w:rPr>
          <w:rStyle w:val="normaltextrun"/>
        </w:rPr>
        <w:fldChar w:fldCharType="separate"/>
      </w:r>
      <w:r w:rsidR="00942FE3">
        <w:rPr>
          <w:rStyle w:val="normaltextrun"/>
          <w:noProof/>
        </w:rPr>
        <w:t>(Zylstra et al., 2021)</w:t>
      </w:r>
      <w:r w:rsidR="00942FE3">
        <w:rPr>
          <w:rStyle w:val="normaltextrun"/>
        </w:rPr>
        <w:fldChar w:fldCharType="end"/>
      </w:r>
      <w:r w:rsidR="008266CE">
        <w:rPr>
          <w:rStyle w:val="normaltextrun"/>
        </w:rPr>
        <w:t>.</w:t>
      </w:r>
      <w:r>
        <w:rPr>
          <w:rStyle w:val="normaltextrun"/>
        </w:rPr>
        <w:t xml:space="preserve"> We leveraged eBird data on pinyon jay abundance spanning a large portion of its population range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{"citationID":"eSgkbkmv","properties":{"formattedCitation":"(Sullivan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942FE3">
        <w:rPr>
          <w:rStyle w:val="normaltextrun"/>
        </w:rPr>
        <w:fldChar w:fldCharType="separate"/>
      </w:r>
      <w:r w:rsidR="00942FE3">
        <w:rPr>
          <w:rStyle w:val="normaltextrun"/>
          <w:noProof/>
        </w:rPr>
        <w:t>(Sullivan et al., 2009)</w:t>
      </w:r>
      <w:r w:rsidR="00942FE3">
        <w:rPr>
          <w:rStyle w:val="normaltextrun"/>
        </w:rPr>
        <w:fldChar w:fldCharType="end"/>
      </w:r>
      <w:r>
        <w:rPr>
          <w:rStyle w:val="normaltextrun"/>
        </w:rPr>
        <w:t xml:space="preserve"> and predicted pinyon pine seed availability for the same region (</w:t>
      </w:r>
      <w:r w:rsidR="004A1F09">
        <w:rPr>
          <w:rStyle w:val="normaltextrun"/>
        </w:rPr>
        <w:t>s</w:t>
      </w:r>
      <w:r>
        <w:rPr>
          <w:rStyle w:val="normaltextrun"/>
        </w:rPr>
        <w:t>outhwest</w:t>
      </w:r>
      <w:r w:rsidR="004A1F09">
        <w:rPr>
          <w:rStyle w:val="normaltextrun"/>
        </w:rPr>
        <w:t>ern</w:t>
      </w:r>
      <w:r>
        <w:rPr>
          <w:rStyle w:val="normaltextrun"/>
        </w:rPr>
        <w:t xml:space="preserve"> USA;</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{"citationID":"LXXkosWs","properties":{"formattedCitation":"(Wion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(Wion et al., 2025)</w:t>
      </w:r>
      <w:r w:rsidR="00942FE3">
        <w:rPr>
          <w:rStyle w:val="normaltextrun"/>
        </w:rPr>
        <w:fldChar w:fldCharType="end"/>
      </w:r>
      <w:r>
        <w:rPr>
          <w:rStyle w:val="normaltextrun"/>
        </w:rPr>
        <w:t xml:space="preserve">). </w:t>
      </w:r>
      <w:r w:rsidR="00C51F3D">
        <w:rPr>
          <w:rStyle w:val="normaltextrun"/>
        </w:rPr>
        <w:t xml:space="preserve">Using these data and the SAM modeling approach, we </w:t>
      </w:r>
      <w:r>
        <w:rPr>
          <w:rStyle w:val="normaltextrun"/>
        </w:rPr>
        <w:t>address two key questions: 1) what are the relative contributions of anticipatory (“predictive”</w:t>
      </w:r>
      <w:r w:rsidR="00C51F3D">
        <w:rPr>
          <w:rStyle w:val="normaltextrun"/>
        </w:rPr>
        <w:t xml:space="preserve"> behavior</w:t>
      </w:r>
      <w:r>
        <w:rPr>
          <w:rStyle w:val="normaltextrun"/>
        </w:rPr>
        <w:t>) and lagged (both “immediate” and “delayed</w:t>
      </w:r>
      <w:r w:rsidR="00C51F3D">
        <w:rPr>
          <w:rStyle w:val="normaltextrun"/>
        </w:rPr>
        <w:t>”</w:t>
      </w:r>
      <w:r>
        <w:rPr>
          <w:rStyle w:val="normaltextrun"/>
        </w:rPr>
        <w:t xml:space="preserve"> response)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but also builds a general framework for evaluating the temporal signals and context dependence of species interactions</w:t>
      </w:r>
      <w:r w:rsidR="00EB72EC">
        <w:rPr>
          <w:rStyle w:val="normaltextrun"/>
        </w:rPr>
        <w:t xml:space="preserve"> </w:t>
      </w:r>
      <w:r w:rsidR="008266CE">
        <w:rPr>
          <w:rStyle w:val="normaltextrun"/>
        </w:rPr>
        <w:t>more broadly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bookmarkEnd w:id="7"/>
    <w:p w14:paraId="0BF0F49B" w14:textId="77777777" w:rsidR="008F6A89" w:rsidRDefault="00332E9D" w:rsidP="004B339F">
      <w:pPr>
        <w:pStyle w:val="Heading1"/>
        <w:spacing w:before="180" w:after="180"/>
      </w:pPr>
      <w:r>
        <w:t>2 Materials and Methods</w:t>
      </w:r>
    </w:p>
    <w:p w14:paraId="35E48460" w14:textId="5E687FEF" w:rsidR="008F6A89" w:rsidRDefault="49B9E889" w:rsidP="004B339F">
      <w:pPr>
        <w:pStyle w:val="Heading3"/>
        <w:spacing w:before="180" w:after="180" w:line="480" w:lineRule="auto"/>
      </w:pPr>
      <w:bookmarkStart w:id="8" w:name="pinyon-jay-biology-and-study-site"/>
      <w:r>
        <w:t xml:space="preserve">2.1 </w:t>
      </w:r>
      <w:r w:rsidR="00207146">
        <w:t xml:space="preserve">Study </w:t>
      </w:r>
      <w:r w:rsidR="00DF04BB">
        <w:t xml:space="preserve">system and study </w:t>
      </w:r>
      <w:r w:rsidR="00207146">
        <w:t>region</w:t>
      </w:r>
    </w:p>
    <w:p w14:paraId="1E7450AE" w14:textId="3194647B" w:rsidR="004B339F" w:rsidRDefault="00A82A9B" w:rsidP="00CE1439">
      <w:pPr>
        <w:pStyle w:val="BodyText"/>
        <w:ind w:firstLine="720"/>
      </w:pPr>
      <w:r>
        <w:t>The p</w:t>
      </w:r>
      <w:r w:rsidR="49B9E889">
        <w:t>inyon jay</w:t>
      </w:r>
      <w:r>
        <w:t xml:space="preserve"> (</w:t>
      </w:r>
      <w:proofErr w:type="spellStart"/>
      <w:r w:rsidR="00BE3A4A" w:rsidRPr="00BE3A4A">
        <w:rPr>
          <w:i/>
          <w:iCs/>
        </w:rPr>
        <w:t>Gymnorhinus</w:t>
      </w:r>
      <w:proofErr w:type="spellEnd"/>
      <w:r w:rsidR="00BE3A4A" w:rsidRPr="00BE3A4A">
        <w:rPr>
          <w:i/>
          <w:iCs/>
        </w:rPr>
        <w:t xml:space="preserve"> </w:t>
      </w:r>
      <w:proofErr w:type="spellStart"/>
      <w:r w:rsidR="00BE3A4A" w:rsidRPr="00BE3A4A">
        <w:rPr>
          <w:i/>
          <w:iCs/>
        </w:rPr>
        <w:t>cyanocephalus</w:t>
      </w:r>
      <w:proofErr w:type="spellEnd"/>
      <w:r>
        <w:t>)</w:t>
      </w:r>
      <w:r w:rsidR="49B9E889">
        <w:t xml:space="preserve"> </w:t>
      </w:r>
      <w:r>
        <w:t>is</w:t>
      </w:r>
      <w:r w:rsidR="00E763F2">
        <w:t xml:space="preserve"> an iconic species that </w:t>
      </w:r>
      <w:r w:rsidR="00450279">
        <w:t xml:space="preserve">resides </w:t>
      </w:r>
      <w:r w:rsidR="49B9E889">
        <w:t>across the western US</w:t>
      </w:r>
      <w:r w:rsidR="003A387F">
        <w:t>A</w:t>
      </w:r>
      <w:r w:rsidR="49B9E889">
        <w:t xml:space="preserve"> (California, Nevada, Utah, Arizona, Colorado, New Mexico</w:t>
      </w:r>
      <w:r w:rsidR="008266CE">
        <w:t>, Idaho</w:t>
      </w:r>
      <w:r w:rsidR="49B9E889">
        <w:t>)</w:t>
      </w:r>
      <w:r w:rsidR="00840650">
        <w:t xml:space="preserve"> </w:t>
      </w:r>
      <w:r w:rsidR="001C5D82">
        <w:fldChar w:fldCharType="begin"/>
      </w:r>
      <w:r w:rsidR="007A7694">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1C5D82">
        <w:fldChar w:fldCharType="separate"/>
      </w:r>
      <w:r w:rsidR="001C5D82">
        <w:rPr>
          <w:noProof/>
        </w:rPr>
        <w:t>(Fink et al., 2025, Figure 1)</w:t>
      </w:r>
      <w:r w:rsidR="001C5D82">
        <w:fldChar w:fldCharType="end"/>
      </w:r>
      <w:r w:rsidR="49B9E889">
        <w:t xml:space="preserve">. </w:t>
      </w:r>
      <w:r w:rsidR="00450279">
        <w:t>The typical lifespan of a pinyon jay is 5-6 years</w:t>
      </w:r>
      <w:r w:rsidR="001C5D82">
        <w:t xml:space="preserve"> </w:t>
      </w:r>
      <w:r w:rsidR="001C5D82">
        <w:fldChar w:fldCharType="begin"/>
      </w:r>
      <w:r w:rsidR="001C5D82">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1C5D82">
        <w:fldChar w:fldCharType="separate"/>
      </w:r>
      <w:r w:rsidR="001C5D82">
        <w:rPr>
          <w:noProof/>
        </w:rPr>
        <w:t>(Marzluff &amp; Balda, 1992)</w:t>
      </w:r>
      <w:r w:rsidR="001C5D82">
        <w:fldChar w:fldCharType="end"/>
      </w:r>
      <w:r w:rsidR="001C5D82">
        <w:t xml:space="preserve"> </w:t>
      </w:r>
      <w:r w:rsidR="00450279">
        <w:t xml:space="preserve">and </w:t>
      </w:r>
      <w:r w:rsidR="00CE1439">
        <w:lastRenderedPageBreak/>
        <w:t xml:space="preserve">high cone production events </w:t>
      </w:r>
      <w:r w:rsidR="00450279">
        <w:t xml:space="preserve">in pinyon pines in the </w:t>
      </w:r>
      <w:r w:rsidR="00CE1439">
        <w:t>south</w:t>
      </w:r>
      <w:r w:rsidR="00450279">
        <w:t>western US</w:t>
      </w:r>
      <w:r w:rsidR="003A387F">
        <w:t>A</w:t>
      </w:r>
      <w:r w:rsidR="00CE1439">
        <w:t xml:space="preserve"> occurred infrequently during the study period (~1-2 events in any location; </w:t>
      </w:r>
      <w:r w:rsidR="00CE1439">
        <w:fldChar w:fldCharType="begin"/>
      </w:r>
      <w:r w:rsidR="003D1B61">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CE1439">
        <w:fldChar w:fldCharType="separate"/>
      </w:r>
      <w:r w:rsidR="00CE1439">
        <w:rPr>
          <w:noProof/>
        </w:rPr>
        <w:t>Wion et al., 2020)</w:t>
      </w:r>
      <w:r w:rsidR="00CE1439">
        <w:fldChar w:fldCharType="end"/>
      </w:r>
      <w:r w:rsidR="00CE1439">
        <w:t>. Further, the timing of these high cone production (“</w:t>
      </w:r>
      <w:r w:rsidR="003A387F">
        <w:t>masting</w:t>
      </w:r>
      <w:r w:rsidR="00CE1439">
        <w:t>”)</w:t>
      </w:r>
      <w:r w:rsidR="003A387F">
        <w:t xml:space="preserve"> events can be highly variabl</w:t>
      </w:r>
      <w:r w:rsidR="00CE1439">
        <w:t>e</w:t>
      </w:r>
      <w:r w:rsidR="00450279">
        <w:t>. Thus, pinyon jay</w:t>
      </w:r>
      <w:r w:rsidR="001C5D82">
        <w:t>s</w:t>
      </w:r>
      <w:r w:rsidR="00450279">
        <w:t xml:space="preserve"> may experience </w:t>
      </w:r>
      <w:r w:rsidR="00CE1439">
        <w:t>one or two high cone</w:t>
      </w:r>
      <w:r w:rsidR="00450279">
        <w:t xml:space="preserve"> event during </w:t>
      </w:r>
      <w:r w:rsidR="001C5D82">
        <w:t>their</w:t>
      </w:r>
      <w:r w:rsidR="00450279">
        <w:t xml:space="preserve"> lifetime</w:t>
      </w:r>
      <w:r w:rsidR="001C5D82">
        <w:t>s</w:t>
      </w:r>
      <w:r w:rsidR="00DF04BB">
        <w:t xml:space="preserve">, </w:t>
      </w:r>
      <w:r w:rsidR="00CE1439">
        <w:t>despite relying heavily on pinyon seeds when seeds are available</w:t>
      </w:r>
      <w:r w:rsidR="001C5D82">
        <w:t xml:space="preserve"> </w:t>
      </w:r>
      <w:r w:rsidR="001C5D82">
        <w:fldChar w:fldCharType="begin"/>
      </w:r>
      <w:r w:rsidR="001C5D82">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1C5D82">
        <w:fldChar w:fldCharType="separate"/>
      </w:r>
      <w:r w:rsidR="001C5D82">
        <w:rPr>
          <w:noProof/>
        </w:rPr>
        <w:t>(Ligon, 1978)</w:t>
      </w:r>
      <w:r w:rsidR="001C5D82">
        <w:fldChar w:fldCharType="end"/>
      </w:r>
      <w:r>
        <w:t>. To quantify relationships between pinyon jays and pinyon pine seed production</w:t>
      </w:r>
      <w:r w:rsidR="00207146">
        <w:t>, we focused on the intermountain and southwest regions of the US</w:t>
      </w:r>
      <w:r w:rsidR="003A387F">
        <w:t>A</w:t>
      </w:r>
      <w:r w:rsidR="00E763F2">
        <w:t>,</w:t>
      </w:r>
      <w:r w:rsidR="00207146">
        <w:t xml:space="preserve"> where broad-scale information </w:t>
      </w:r>
      <w:r>
        <w:t xml:space="preserve">is available </w:t>
      </w:r>
      <w:r w:rsidR="00207146">
        <w:t>on two-needle pin</w:t>
      </w:r>
      <w:r w:rsidR="00186ED6">
        <w:t>y</w:t>
      </w:r>
      <w:r w:rsidR="00207146">
        <w:t xml:space="preserve">on </w:t>
      </w:r>
      <w:r w:rsidR="00E763F2">
        <w:t xml:space="preserve">pine </w:t>
      </w:r>
      <w:r w:rsidR="00566D27">
        <w:t>(</w:t>
      </w:r>
      <w:r w:rsidR="00BE3A4A" w:rsidRPr="00BE3A4A">
        <w:rPr>
          <w:i/>
          <w:iCs/>
        </w:rPr>
        <w:t>Pinus edulis</w:t>
      </w:r>
      <w:r w:rsidR="00566D27">
        <w:t xml:space="preserve">) </w:t>
      </w:r>
      <w:r w:rsidR="00207146">
        <w:t>cone production</w:t>
      </w:r>
      <w:r w:rsidR="00450279">
        <w:t>, providing</w:t>
      </w:r>
      <w:r w:rsidR="00207146">
        <w:t xml:space="preserve"> a proxy for seed </w:t>
      </w:r>
      <w:r w:rsidR="003A387F">
        <w:t xml:space="preserve">availability </w:t>
      </w:r>
      <w:r w:rsidR="001C5D82">
        <w:fldChar w:fldCharType="begin"/>
      </w:r>
      <w:r w:rsidR="001C5D8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C5D82">
        <w:fldChar w:fldCharType="separate"/>
      </w:r>
      <w:r w:rsidR="001C5D82">
        <w:rPr>
          <w:noProof/>
        </w:rPr>
        <w:t>(Wion et al., 2025)</w:t>
      </w:r>
      <w:r w:rsidR="001C5D82">
        <w:fldChar w:fldCharType="end"/>
      </w:r>
      <w:r w:rsidR="00207146" w:rsidRPr="00450279">
        <w:t xml:space="preserve">. </w:t>
      </w:r>
      <w:r w:rsidR="00450279" w:rsidRPr="00BE3A4A">
        <w:t>While</w:t>
      </w:r>
      <w:r w:rsidR="00566D27" w:rsidRPr="00450279">
        <w:t xml:space="preserve"> two-needle pinyon </w:t>
      </w:r>
      <w:r w:rsidR="00450279" w:rsidRPr="00BE3A4A">
        <w:t>(hereafter,</w:t>
      </w:r>
      <w:r w:rsidR="00566D27" w:rsidRPr="00450279">
        <w:t xml:space="preserve"> “pinyon”</w:t>
      </w:r>
      <w:r w:rsidR="00450279" w:rsidRPr="00BE3A4A">
        <w:t xml:space="preserve">) is an important seed source, </w:t>
      </w:r>
      <w:r w:rsidR="00450279" w:rsidRPr="00450279">
        <w:t>i</w:t>
      </w:r>
      <w:r w:rsidR="00207146" w:rsidRPr="00186ED6">
        <w:t xml:space="preserve">t is likely that pinyon jays rely on other species of pinyon pine (e.g., </w:t>
      </w:r>
      <w:r w:rsidR="00207146" w:rsidRPr="00186ED6">
        <w:rPr>
          <w:i/>
          <w:iCs/>
        </w:rPr>
        <w:t xml:space="preserve">P. </w:t>
      </w:r>
      <w:proofErr w:type="spellStart"/>
      <w:r w:rsidR="00207146" w:rsidRPr="00186ED6">
        <w:rPr>
          <w:i/>
          <w:iCs/>
        </w:rPr>
        <w:t>cembroides</w:t>
      </w:r>
      <w:proofErr w:type="spellEnd"/>
      <w:r w:rsidR="00207146" w:rsidRPr="00186ED6">
        <w:rPr>
          <w:i/>
          <w:iCs/>
        </w:rPr>
        <w:t>,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w:t>
      </w:r>
      <w:r w:rsidR="003A387F">
        <w:t xml:space="preserve">we lack </w:t>
      </w:r>
      <w:r w:rsidR="00186ED6" w:rsidRPr="00186ED6">
        <w:t>wide-scale estimates of seed production</w:t>
      </w:r>
      <w:r w:rsidR="003A387F">
        <w:t xml:space="preserve"> for these other species</w:t>
      </w:r>
      <w:r w:rsidR="00186ED6" w:rsidRPr="00186ED6">
        <w:t xml:space="preserve">. </w:t>
      </w:r>
      <w:r w:rsidR="00450279">
        <w:t xml:space="preserve">Overall, our study </w:t>
      </w:r>
      <w:r w:rsidR="004B339F">
        <w:t>region represents ~55% of the total population range for pinyon jays</w:t>
      </w:r>
      <w:ins w:id="9" w:author="Kiona Ogle" w:date="2025-09-24T13:48:00Z" w16du:dateUtc="2025-09-24T20:48:00Z">
        <w:r w:rsidR="00450279">
          <w:t xml:space="preserve">, </w:t>
        </w:r>
        <w:commentRangeStart w:id="10"/>
        <w:r w:rsidR="00450279">
          <w:t>and spans a wide range of elevations (</w:t>
        </w:r>
        <w:r w:rsidR="00450279" w:rsidRPr="003A387F">
          <w:rPr>
            <w:highlight w:val="yellow"/>
            <w:rPrChange w:id="11" w:author="Kiona Ogle" w:date="2025-10-16T10:35:00Z" w16du:dateUtc="2025-10-16T17:35:00Z">
              <w:rPr/>
            </w:rPrChange>
          </w:rPr>
          <w:t>X-Y</w:t>
        </w:r>
        <w:r w:rsidR="00450279">
          <w:t xml:space="preserve"> m), mean ann</w:t>
        </w:r>
      </w:ins>
      <w:ins w:id="12" w:author="Kiona Ogle" w:date="2025-09-24T13:49:00Z" w16du:dateUtc="2025-09-24T20:49:00Z">
        <w:r w:rsidR="00450279">
          <w:t>ual precipitation (</w:t>
        </w:r>
        <w:r w:rsidR="00450279" w:rsidRPr="003A387F">
          <w:rPr>
            <w:highlight w:val="yellow"/>
            <w:rPrChange w:id="13" w:author="Kiona Ogle" w:date="2025-10-16T10:35:00Z" w16du:dateUtc="2025-10-16T17:35:00Z">
              <w:rPr/>
            </w:rPrChange>
          </w:rPr>
          <w:t>X-Y</w:t>
        </w:r>
        <w:r w:rsidR="00450279">
          <w:t xml:space="preserve"> mm), mean annual temperature (</w:t>
        </w:r>
        <w:r w:rsidR="00450279" w:rsidRPr="003A387F">
          <w:rPr>
            <w:highlight w:val="yellow"/>
            <w:rPrChange w:id="14" w:author="Kiona Ogle" w:date="2025-10-16T10:35:00Z" w16du:dateUtc="2025-10-16T17:35:00Z">
              <w:rPr/>
            </w:rPrChange>
          </w:rPr>
          <w:t>X-Y</w:t>
        </w:r>
        <w:r w:rsidR="00450279">
          <w:t xml:space="preserve"> </w:t>
        </w:r>
        <w:proofErr w:type="spellStart"/>
        <w:r w:rsidR="00450279" w:rsidRPr="00450279">
          <w:rPr>
            <w:vertAlign w:val="superscript"/>
            <w:rPrChange w:id="15" w:author="Kiona Ogle" w:date="2025-09-24T13:49:00Z" w16du:dateUtc="2025-09-24T20:49:00Z">
              <w:rPr/>
            </w:rPrChange>
          </w:rPr>
          <w:t>o</w:t>
        </w:r>
        <w:r w:rsidR="00450279">
          <w:t>C</w:t>
        </w:r>
        <w:proofErr w:type="spellEnd"/>
        <w:r w:rsidR="00450279">
          <w:t>),</w:t>
        </w:r>
      </w:ins>
      <w:r w:rsidR="00450279">
        <w:t xml:space="preserve"> </w:t>
      </w:r>
      <w:commentRangeEnd w:id="10"/>
      <w:r w:rsidR="00EF64C9">
        <w:rPr>
          <w:rStyle w:val="CommentReference"/>
          <w:rFonts w:asciiTheme="minorHAnsi" w:hAnsiTheme="minorHAnsi"/>
        </w:rPr>
        <w:commentReference w:id="10"/>
      </w:r>
      <w:r w:rsidR="00450279">
        <w:t>and pinyon basal area (</w:t>
      </w:r>
      <m:oMath>
        <m:sSup>
          <m:sSupPr>
            <m:ctrlPr>
              <w:rPr>
                <w:rFonts w:ascii="Cambria Math" w:hAnsi="Cambria Math"/>
                <w:i/>
              </w:rPr>
            </m:ctrlPr>
          </m:sSupPr>
          <m:e>
            <m:r>
              <w:rPr>
                <w:rFonts w:ascii="Cambria Math" w:hAnsi="Cambria Math"/>
              </w:rPr>
              <m:t xml:space="preserve">0-12 </m:t>
            </m:r>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ha</m:t>
            </m:r>
          </m:e>
          <m:sup>
            <m:r>
              <w:rPr>
                <w:rFonts w:ascii="Cambria Math" w:hAnsi="Cambria Math"/>
              </w:rPr>
              <m:t>-1</m:t>
            </m:r>
          </m:sup>
        </m:sSup>
      </m:oMath>
      <w:r w:rsidR="00450279">
        <w:t>).</w:t>
      </w:r>
    </w:p>
    <w:p w14:paraId="10BC42D9" w14:textId="70FA3908" w:rsidR="004B339F" w:rsidRPr="004B339F" w:rsidRDefault="004B339F" w:rsidP="004B339F">
      <w:pPr>
        <w:pStyle w:val="BodyText"/>
        <w:rPr>
          <w:i/>
          <w:iCs/>
        </w:rPr>
      </w:pPr>
      <w:r>
        <w:rPr>
          <w:i/>
          <w:iCs/>
        </w:rPr>
        <w:t xml:space="preserve">2.2 Conceptualizing temporal relationships between pinyon </w:t>
      </w:r>
      <w:r w:rsidR="00095BB1">
        <w:rPr>
          <w:i/>
          <w:iCs/>
        </w:rPr>
        <w:t xml:space="preserve">jays </w:t>
      </w:r>
      <w:r>
        <w:rPr>
          <w:i/>
          <w:iCs/>
        </w:rPr>
        <w:t xml:space="preserve">and pinyon </w:t>
      </w:r>
      <w:r w:rsidR="00095BB1">
        <w:rPr>
          <w:i/>
          <w:iCs/>
        </w:rPr>
        <w:t>seeds</w:t>
      </w:r>
    </w:p>
    <w:p w14:paraId="0BC37BC1" w14:textId="02D74902" w:rsidR="00207146" w:rsidRPr="00207146" w:rsidRDefault="00186ED6" w:rsidP="005C6E8E">
      <w:pPr>
        <w:pStyle w:val="BodyText"/>
        <w:ind w:firstLine="720"/>
      </w:pPr>
      <w:r w:rsidRPr="00186ED6">
        <w:t xml:space="preserve">Previous studies suggest that pinyon jays may “predict” cone availability </w:t>
      </w:r>
      <w:r w:rsidR="003F2E29">
        <w:t>in response to visual cues associated with</w:t>
      </w:r>
      <w:r w:rsidR="004B339F">
        <w:t xml:space="preserve"> </w:t>
      </w:r>
      <w:r w:rsidR="007B38FC">
        <w:t xml:space="preserve">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00BE3A4A">
        <w:t xml:space="preserve">. Conversely, other work has documented pinyon jays “responding” to masting by nesting near sites </w:t>
      </w:r>
      <w:r w:rsidR="007B38FC">
        <w:t xml:space="preserve">where they cached seeds produced during the </w:t>
      </w:r>
      <w:r w:rsidR="00BE3A4A">
        <w:t>previous year</w:t>
      </w:r>
      <w:r w:rsidR="007B38FC">
        <w:t xml:space="preserve">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 xml:space="preserve">In addition, pinyon jays </w:t>
      </w:r>
      <w:r w:rsidR="007B38FC">
        <w:t xml:space="preserve">undergo </w:t>
      </w:r>
      <w:r w:rsidR="004B339F">
        <w:t>delayed maturity</w:t>
      </w:r>
      <w:r w:rsidR="005C6E8E">
        <w:t xml:space="preserve"> such that</w:t>
      </w:r>
      <w:r w:rsidR="004B339F">
        <w:t xml:space="preserve"> individuals enter the breeding population</w:t>
      </w:r>
      <w:r w:rsidR="00BE3A4A">
        <w:t xml:space="preserve"> 1.5</w:t>
      </w:r>
      <w:r w:rsidR="007B38FC">
        <w:t>-</w:t>
      </w:r>
      <w:r w:rsidR="00BE3A4A">
        <w:t>2 y</w:t>
      </w:r>
      <w:r w:rsidR="004B339F">
        <w:t>ears after fledging</w:t>
      </w:r>
      <w:r w:rsidR="0047671F">
        <w:t xml:space="preserve"> </w:t>
      </w:r>
      <w:r w:rsidR="0047671F">
        <w:fldChar w:fldCharType="begin"/>
      </w:r>
      <w:r w:rsidR="005D7C8D">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47671F">
        <w:fldChar w:fldCharType="separate"/>
      </w:r>
      <w:r w:rsidR="005D7C8D">
        <w:rPr>
          <w:noProof/>
        </w:rPr>
        <w:t>(Marzluff &amp; Balda, 1988)</w:t>
      </w:r>
      <w:r w:rsidR="0047671F">
        <w:fldChar w:fldCharType="end"/>
      </w:r>
      <w:r w:rsidR="003F2E29">
        <w:t>. Thus,</w:t>
      </w:r>
      <w:r w:rsidR="005C16F0">
        <w:t xml:space="preserve"> pinyon seed resource pulses may have delayed effects on </w:t>
      </w:r>
      <w:r w:rsidR="00BE3A4A">
        <w:t>pinyon jay</w:t>
      </w:r>
      <w:r w:rsidR="005C16F0">
        <w:t xml:space="preserve"> abundance</w:t>
      </w:r>
      <w:r w:rsidR="003F2E29">
        <w:t xml:space="preserve"> if these resource pulses stimulate events earlier in the life cycle </w:t>
      </w:r>
      <w:r w:rsidR="003F2E29">
        <w:lastRenderedPageBreak/>
        <w:t xml:space="preserve">(e.g., </w:t>
      </w:r>
      <w:r w:rsidR="006C286D">
        <w:t>productivity or fledging success</w:t>
      </w:r>
      <w:r w:rsidR="003F2E29">
        <w:t>)</w:t>
      </w:r>
      <w:r w:rsidR="005C16F0">
        <w:t>.</w:t>
      </w:r>
      <w:r w:rsidR="004B339F">
        <w:t xml:space="preserve"> </w:t>
      </w:r>
      <w:r w:rsidR="00BE3A4A">
        <w:t xml:space="preserve">Given </w:t>
      </w:r>
      <w:r w:rsidR="007B38FC">
        <w:t xml:space="preserve">the potential for </w:t>
      </w:r>
      <w:r w:rsidR="00BE3A4A">
        <w:t xml:space="preserve">multiple, non-exclusive temporal </w:t>
      </w:r>
      <w:r w:rsidR="007B38FC">
        <w:t xml:space="preserve">coupling patterns </w:t>
      </w:r>
      <w:r w:rsidR="00BE3A4A">
        <w:t>between pinyon masting and pinyon jay abundance</w:t>
      </w:r>
      <w:r w:rsidRPr="00186ED6">
        <w:t>,</w:t>
      </w:r>
      <w:r>
        <w:t xml:space="preserve"> we developed </w:t>
      </w:r>
      <w:r w:rsidR="003F2E29">
        <w:t xml:space="preserve">a </w:t>
      </w:r>
      <w:r>
        <w:t xml:space="preserve">model </w:t>
      </w:r>
      <w:r w:rsidR="003F2E29">
        <w:t>(</w:t>
      </w:r>
      <w:r w:rsidR="004819E8">
        <w:t xml:space="preserve">see </w:t>
      </w:r>
      <w:r w:rsidR="003F2E29">
        <w:t xml:space="preserve">Figure </w:t>
      </w:r>
      <w:r w:rsidR="004819E8">
        <w:t>2</w:t>
      </w:r>
      <w:r w:rsidR="003F2E29">
        <w:t xml:space="preserve">) </w:t>
      </w:r>
      <w:r>
        <w:t xml:space="preserve">with a </w:t>
      </w:r>
      <w:r w:rsidR="003F2E29">
        <w:t xml:space="preserve">stochastic </w:t>
      </w:r>
      <w:r>
        <w:t>component</w:t>
      </w:r>
      <w:r w:rsidR="004B339F">
        <w:t xml:space="preserve"> that simultaneously incorporate</w:t>
      </w:r>
      <w:r w:rsidR="003F2E29">
        <w:t>s</w:t>
      </w:r>
      <w:r w:rsidR="004B339F">
        <w:t xml:space="preserve"> </w:t>
      </w:r>
      <w:r w:rsidR="00BE3A4A">
        <w:t>these t</w:t>
      </w:r>
      <w:r w:rsidR="004B339F">
        <w:t xml:space="preserve">hree hypothesized temporal relationships between </w:t>
      </w:r>
      <w:r w:rsidR="003F2E29">
        <w:t xml:space="preserve">pinyon jays </w:t>
      </w:r>
      <w:r w:rsidR="004B339F">
        <w:t>and cones</w:t>
      </w:r>
      <w:r w:rsidR="003F2E29">
        <w:t xml:space="preserve"> (seeds)</w:t>
      </w:r>
      <w:r w:rsidR="004819E8">
        <w:t xml:space="preserve">. </w:t>
      </w:r>
      <w:r w:rsidR="004819E8" w:rsidRPr="005C6E8E">
        <w:t xml:space="preserve">The first (H1) hypothesizes that pinyon jays exhibit </w:t>
      </w:r>
      <w:r w:rsidR="004B339F" w:rsidRPr="005C6E8E">
        <w:t xml:space="preserve">predictive </w:t>
      </w:r>
      <w:r w:rsidR="003F2E29" w:rsidRPr="005C6E8E">
        <w:t xml:space="preserve">or </w:t>
      </w:r>
      <w:r w:rsidR="004B339F" w:rsidRPr="005C6E8E">
        <w:t>anticipatory</w:t>
      </w:r>
      <w:r w:rsidR="003F2E29" w:rsidRPr="005C6E8E">
        <w:t xml:space="preserve"> behavior</w:t>
      </w:r>
      <w:r w:rsidR="004819E8" w:rsidRPr="005C6E8E">
        <w:t xml:space="preserve"> whereby their population abundance</w:t>
      </w:r>
      <w:r w:rsidR="005C6E8E" w:rsidRPr="002A02DF">
        <w:t xml:space="preserve"> </w:t>
      </w:r>
      <w:r w:rsidR="004819E8" w:rsidRPr="005C6E8E">
        <w:t>correlates</w:t>
      </w:r>
      <w:r w:rsidR="006C286D">
        <w:t xml:space="preserve"> with</w:t>
      </w:r>
      <w:r w:rsidR="005C6E8E" w:rsidRPr="002A02DF">
        <w:t xml:space="preserve"> pinyon seed availability in subsequent (future) years. This anticipatory response would occur if jays respond to production of young, developing </w:t>
      </w:r>
      <w:r w:rsidR="004819E8" w:rsidRPr="005C6E8E">
        <w:t>cone</w:t>
      </w:r>
      <w:r w:rsidR="005C6E8E" w:rsidRPr="002A02DF">
        <w:t xml:space="preserve">s </w:t>
      </w:r>
      <w:r w:rsidR="004819E8" w:rsidRPr="005C6E8E">
        <w:t>and/or they use seeds from other plant species that develop more quickly in response to favorable climate conditions that also stimulate pinyon pine cone formation</w:t>
      </w:r>
      <w:r w:rsidR="002A02DF">
        <w:t xml:space="preserve"> (e.g.,</w:t>
      </w:r>
      <w:r w:rsidR="006C286D">
        <w:t xml:space="preserve"> juniper berries and acorns; </w:t>
      </w:r>
      <w:r w:rsidR="006C286D">
        <w:fldChar w:fldCharType="begin"/>
      </w:r>
      <w:r w:rsidR="006C286D">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6C286D">
        <w:fldChar w:fldCharType="separate"/>
      </w:r>
      <w:r w:rsidR="006C286D">
        <w:rPr>
          <w:noProof/>
        </w:rPr>
        <w:t>(Parmenter et al., 2018)</w:t>
      </w:r>
      <w:r w:rsidR="006C286D">
        <w:fldChar w:fldCharType="end"/>
      </w:r>
      <w:r w:rsidR="007B38FC">
        <w:t>)</w:t>
      </w:r>
      <w:r w:rsidR="006C286D">
        <w:t xml:space="preserve">. </w:t>
      </w:r>
      <w:r w:rsidR="004819E8" w:rsidRPr="005C6E8E">
        <w:t>The second (H2</w:t>
      </w:r>
      <w:r w:rsidR="004B339F" w:rsidRPr="005C6E8E">
        <w:t>)</w:t>
      </w:r>
      <w:r w:rsidR="004819E8" w:rsidRPr="005C6E8E">
        <w:t xml:space="preserve"> </w:t>
      </w:r>
      <w:r w:rsidR="005C6E8E" w:rsidRPr="002A02DF">
        <w:t xml:space="preserve">hypothesizes that </w:t>
      </w:r>
      <w:r w:rsidR="004819E8" w:rsidRPr="005C6E8E">
        <w:t xml:space="preserve">pinyon jays </w:t>
      </w:r>
      <w:r w:rsidR="004B339F" w:rsidRPr="005C6E8E">
        <w:t>respon</w:t>
      </w:r>
      <w:r w:rsidR="004819E8" w:rsidRPr="005C6E8E">
        <w:t>d</w:t>
      </w:r>
      <w:r w:rsidR="003F2E29" w:rsidRPr="005C6E8E">
        <w:t xml:space="preserve"> </w:t>
      </w:r>
      <w:r w:rsidR="005C6E8E" w:rsidRPr="002A02DF">
        <w:t xml:space="preserve">quickly </w:t>
      </w:r>
      <w:r w:rsidR="003F2E29" w:rsidRPr="005C6E8E">
        <w:t xml:space="preserve">to </w:t>
      </w:r>
      <w:r w:rsidR="005C6E8E" w:rsidRPr="002A02DF">
        <w:t>pinyon pine seed availability such that jay abundance in the spring</w:t>
      </w:r>
      <w:r w:rsidR="002A02DF">
        <w:t xml:space="preserve"> breeding season</w:t>
      </w:r>
      <w:r w:rsidR="005C6E8E" w:rsidRPr="002A02DF">
        <w:t xml:space="preserve"> is highly correlated with seed</w:t>
      </w:r>
      <w:r w:rsidR="007B38FC">
        <w:t>s produced</w:t>
      </w:r>
      <w:r w:rsidR="005C6E8E" w:rsidRPr="002A02DF">
        <w:t xml:space="preserve"> during the prior fall or winter.</w:t>
      </w:r>
      <w:r w:rsidR="006C286D">
        <w:t xml:space="preserve"> This immediate response would likely be due to birds nesting near caches from the previous fall and winter.</w:t>
      </w:r>
      <w:r w:rsidR="004819E8" w:rsidRPr="005C6E8E">
        <w:t xml:space="preserve"> Finally, </w:t>
      </w:r>
      <w:r w:rsidR="007B38FC">
        <w:t>the third (</w:t>
      </w:r>
      <w:r w:rsidR="004819E8" w:rsidRPr="005C6E8E">
        <w:t>H3</w:t>
      </w:r>
      <w:r w:rsidR="007B38FC">
        <w:t>)</w:t>
      </w:r>
      <w:r w:rsidR="004819E8" w:rsidRPr="005C6E8E">
        <w:t xml:space="preserve"> describes</w:t>
      </w:r>
      <w:r w:rsidR="004819E8">
        <w:t xml:space="preserve"> a </w:t>
      </w:r>
      <w:r w:rsidR="004B339F">
        <w:t>delayed response</w:t>
      </w:r>
      <w:r w:rsidR="004819E8">
        <w:t xml:space="preserve"> whereby </w:t>
      </w:r>
      <w:r w:rsidR="005C6E8E">
        <w:t>pinyon jay abundance is highly correlated with seed availability during previous years (e.g., 1 or 2 fall seasons prior), reflecting</w:t>
      </w:r>
      <w:r w:rsidR="002A02DF">
        <w:t xml:space="preserve"> a growth in breeding jay populations 1.5</w:t>
      </w:r>
      <w:r w:rsidR="007B38FC">
        <w:t>-</w:t>
      </w:r>
      <w:r w:rsidR="002A02DF">
        <w:t>2 years following pinyon seed resource pulses</w:t>
      </w:r>
      <w:r w:rsidR="004B339F">
        <w:t xml:space="preserve">. Importantly, </w:t>
      </w:r>
      <w:r w:rsidR="004819E8">
        <w:t xml:space="preserve">our modeling framework facilities explicit quantification of </w:t>
      </w:r>
      <w:r w:rsidR="00AE1E03">
        <w:t>the relative importance of each of these hypotheses</w:t>
      </w:r>
      <w:r w:rsidR="004819E8">
        <w:t xml:space="preserve">, and it allows for the possibility that one or more of the three can occur </w:t>
      </w:r>
      <w:r w:rsidR="004B339F">
        <w:t xml:space="preserve">simultaneously. </w:t>
      </w:r>
      <w:r>
        <w:t>These predicted temporal relationships between pinyon jays and pi</w:t>
      </w:r>
      <w:r w:rsidR="00017D05">
        <w:t xml:space="preserve">nyon </w:t>
      </w:r>
      <w:r>
        <w:t xml:space="preserve">cone </w:t>
      </w:r>
      <w:r w:rsidR="005C6E8E">
        <w:t xml:space="preserve">(seed) </w:t>
      </w:r>
      <w:r>
        <w:t xml:space="preserve">production </w:t>
      </w:r>
      <w:r w:rsidR="004819E8">
        <w:t>are illustrated</w:t>
      </w:r>
      <w:r>
        <w:t xml:space="preserve"> in Figure </w:t>
      </w:r>
      <w:r w:rsidR="00840051">
        <w:t>2</w:t>
      </w:r>
      <w:r>
        <w:t xml:space="preserve">. </w:t>
      </w:r>
    </w:p>
    <w:p w14:paraId="16EE1B59" w14:textId="00E96FB3" w:rsidR="0003237A" w:rsidRDefault="00332E9D" w:rsidP="00183C56">
      <w:pPr>
        <w:pStyle w:val="Heading3"/>
        <w:spacing w:before="180" w:after="180" w:line="480" w:lineRule="auto"/>
      </w:pPr>
      <w:bookmarkStart w:id="16" w:name="covariate-data"/>
      <w:bookmarkEnd w:id="8"/>
      <w:r>
        <w:t xml:space="preserve">2.2 </w:t>
      </w:r>
      <w:r w:rsidR="0003237A">
        <w:t>D</w:t>
      </w:r>
      <w:r>
        <w:t>ata</w:t>
      </w:r>
      <w:r w:rsidR="0003237A">
        <w:t xml:space="preserve"> sources</w:t>
      </w:r>
    </w:p>
    <w:p w14:paraId="4D12888E" w14:textId="7CCA0F96" w:rsidR="0003237A" w:rsidRDefault="00183C56" w:rsidP="00183C56">
      <w:pPr>
        <w:pStyle w:val="BodyText"/>
      </w:pPr>
      <w:r>
        <w:tab/>
        <w:t xml:space="preserve">We compiled data </w:t>
      </w:r>
      <w:r w:rsidR="00AE1E03">
        <w:t xml:space="preserve">for </w:t>
      </w:r>
      <w:r w:rsidR="0095581B">
        <w:t xml:space="preserve">pinyon jays, pinyon pine attributes, </w:t>
      </w:r>
      <w:r w:rsidR="00AE1E03">
        <w:t xml:space="preserve">and </w:t>
      </w:r>
      <w:r w:rsidR="0095581B">
        <w:t xml:space="preserve">other </w:t>
      </w:r>
      <w:r w:rsidR="00AE1E03">
        <w:t xml:space="preserve">covariates </w:t>
      </w:r>
      <w:r>
        <w:t xml:space="preserve">from a variety of sources. </w:t>
      </w:r>
      <w:r w:rsidR="00AE1E03">
        <w:t>Bird</w:t>
      </w:r>
      <w:r>
        <w:t xml:space="preserve"> data </w:t>
      </w:r>
      <w:r w:rsidR="00AE1E03">
        <w:t xml:space="preserve">came </w:t>
      </w:r>
      <w:r>
        <w:t xml:space="preserve">from eBird (Sullivan et al., 2009, more in Section 2.2.1 </w:t>
      </w:r>
      <w:r>
        <w:lastRenderedPageBreak/>
        <w:t>below)</w:t>
      </w:r>
      <w:r w:rsidR="007B38FC">
        <w:t xml:space="preserve"> and </w:t>
      </w:r>
      <w:r w:rsidR="0095581B">
        <w:t xml:space="preserve">pinyon </w:t>
      </w:r>
      <w:r>
        <w:t xml:space="preserve">cone </w:t>
      </w:r>
      <w:r w:rsidR="007B38FC">
        <w:t xml:space="preserve">abundance came from </w:t>
      </w:r>
      <w:r>
        <w:t>hindcast estimates from a previous study</w:t>
      </w:r>
      <w:r w:rsidR="00315E09">
        <w:t xml:space="preserve"> </w:t>
      </w:r>
      <w:r w:rsidR="00315E09" w:rsidRPr="00315E09">
        <w:fldChar w:fldCharType="begin"/>
      </w:r>
      <w:r w:rsidR="003D1B61">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315E09" w:rsidRPr="00315E09">
        <w:fldChar w:fldCharType="separate"/>
      </w:r>
      <w:r w:rsidR="00315E09" w:rsidRPr="00315E09">
        <w:rPr>
          <w:noProof/>
        </w:rPr>
        <w:t>(Wion et al., 2025, see Section 2.2.2)</w:t>
      </w:r>
      <w:r w:rsidR="00315E09" w:rsidRPr="00315E09">
        <w:fldChar w:fldCharType="end"/>
      </w:r>
      <w:r w:rsidR="00315E09" w:rsidRPr="00315E09">
        <w:t>.</w:t>
      </w:r>
      <w:r w:rsidR="00315E09">
        <w:t xml:space="preserve"> </w:t>
      </w:r>
      <w:r w:rsidR="0095581B">
        <w:t>We also</w:t>
      </w:r>
      <w:r>
        <w:t xml:space="preserve"> </w:t>
      </w:r>
      <w:r w:rsidR="007B38FC">
        <w:t xml:space="preserve">examined </w:t>
      </w:r>
      <w:r w:rsidR="0095581B">
        <w:t>the</w:t>
      </w:r>
      <w:r>
        <w:t xml:space="preserve"> mediating effects of habitat </w:t>
      </w:r>
      <w:r w:rsidR="0095581B">
        <w:t xml:space="preserve">and climate on </w:t>
      </w:r>
      <w:r>
        <w:t>jay-cone relationships</w:t>
      </w:r>
      <w:r w:rsidR="0095581B">
        <w:t xml:space="preserve"> (see Section 2.2.3). In particular</w:t>
      </w:r>
      <w:r>
        <w:t>, we compiled two variables describing habitat quality</w:t>
      </w:r>
      <w:r w:rsidR="0095581B">
        <w:t xml:space="preserve">: </w:t>
      </w:r>
      <w:r>
        <w:t>pinyon basal area and North American Monsoon contributions</w:t>
      </w:r>
      <w:r w:rsidR="005D7C8D">
        <w:t xml:space="preserve"> </w:t>
      </w:r>
      <w:r w:rsidR="005D7C8D">
        <w:fldChar w:fldCharType="begin"/>
      </w:r>
      <w:r w:rsidR="005D7C8D">
        <w:instrText xml:space="preserve"> ADDIN ZOTERO_ITEM CSL_CITATION {"citationID":"TzGEhOgB","properties":{"formattedCitation":"(Branson, 2008; Maurer et al., 2020)","plainCitation":"(Branson, 2008; Maurer et al., 2020)","noteIndex":0},"citationItems":[{"id":2498,"uris":["http://zotero.org/users/6391447/items/VVC4E3XE"],"itemData":{"id":2498,"type":"article-journal","container-title":"Environmental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5D7C8D">
        <w:fldChar w:fldCharType="separate"/>
      </w:r>
      <w:r w:rsidR="005D7C8D">
        <w:rPr>
          <w:noProof/>
        </w:rPr>
        <w:t>(Branson, 2008; Maurer et al., 2020)</w:t>
      </w:r>
      <w:r w:rsidR="005D7C8D">
        <w:fldChar w:fldCharType="end"/>
      </w:r>
      <w:r w:rsidR="0095581B">
        <w:t xml:space="preserve">. </w:t>
      </w:r>
      <w:r w:rsidR="00CF7BD5">
        <w:t>W</w:t>
      </w:r>
      <w:r w:rsidR="0095581B">
        <w:t xml:space="preserve">e </w:t>
      </w:r>
      <w:r w:rsidR="00CF7BD5">
        <w:t xml:space="preserve">also </w:t>
      </w:r>
      <w:r w:rsidR="0095581B">
        <w:t xml:space="preserve">incorporated </w:t>
      </w:r>
      <w:r>
        <w:t>two variables describing climate suitability</w:t>
      </w:r>
      <w:r w:rsidR="0095581B">
        <w:t xml:space="preserve">: </w:t>
      </w:r>
      <w:r>
        <w:t xml:space="preserve">seasonal maximum temperature and </w:t>
      </w:r>
      <w:r w:rsidR="0095581B">
        <w:t xml:space="preserve">total seasonal </w:t>
      </w:r>
      <w:r>
        <w:t>precipitation</w:t>
      </w:r>
      <w:r w:rsidR="00B073FE">
        <w:t xml:space="preserve"> during seasons that matter for pinyon jay biology</w:t>
      </w:r>
      <w:r>
        <w:t xml:space="preserve"> </w:t>
      </w:r>
      <w:r w:rsidR="00AA646D">
        <w:fldChar w:fldCharType="begin"/>
      </w:r>
      <w:r w:rsidR="007A7694">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w:t>
      </w:r>
      <w:r w:rsidR="00B073FE">
        <w:rPr>
          <w:noProof/>
        </w:rPr>
        <w:t xml:space="preserve">see </w:t>
      </w:r>
      <w:r w:rsidR="007B38FC">
        <w:rPr>
          <w:noProof/>
        </w:rPr>
        <w:t xml:space="preserve">Section </w:t>
      </w:r>
      <w:r w:rsidR="00B073FE">
        <w:rPr>
          <w:noProof/>
        </w:rPr>
        <w:t xml:space="preserve">2.2.3; </w:t>
      </w:r>
      <w:r w:rsidR="00AA646D" w:rsidRPr="10F02EB4">
        <w:rPr>
          <w:noProof/>
        </w:rPr>
        <w:t>Ligon, 1978; McDermott &amp; DeGroote, 2016; Skagen &amp; Adams, 2012; Stotz &amp; Balda, 1995)</w:t>
      </w:r>
      <w:r w:rsidR="00AA646D">
        <w:fldChar w:fldCharType="end"/>
      </w:r>
      <w:r w:rsidR="0095581B">
        <w:t>.</w:t>
      </w:r>
      <w:r>
        <w:t xml:space="preserve"> </w:t>
      </w:r>
    </w:p>
    <w:p w14:paraId="4FAAE157" w14:textId="1A62D8EC" w:rsidR="0003237A" w:rsidRDefault="0003237A" w:rsidP="00D25C6F">
      <w:pPr>
        <w:pStyle w:val="BodyText"/>
      </w:pPr>
      <w:r>
        <w:rPr>
          <w:i/>
          <w:iCs/>
        </w:rPr>
        <w:t xml:space="preserve">2.2.1 </w:t>
      </w:r>
      <w:r w:rsidR="00CF7BD5">
        <w:rPr>
          <w:i/>
          <w:iCs/>
        </w:rPr>
        <w:t xml:space="preserve">Pinyon jay </w:t>
      </w:r>
      <w:r>
        <w:rPr>
          <w:i/>
          <w:iCs/>
        </w:rPr>
        <w:t>abundance</w:t>
      </w:r>
      <w:r w:rsidR="00CF7BD5">
        <w:rPr>
          <w:i/>
          <w:iCs/>
        </w:rPr>
        <w:t xml:space="preserve"> data</w:t>
      </w:r>
      <w:bookmarkStart w:id="17" w:name="ebird-filtering-and-subsampling"/>
    </w:p>
    <w:p w14:paraId="69939846" w14:textId="3A4DAC45" w:rsidR="0003237A" w:rsidRDefault="0003237A" w:rsidP="00315E09">
      <w:pPr>
        <w:pStyle w:val="FirstParagraph"/>
        <w:spacing w:after="0"/>
        <w:ind w:firstLine="720"/>
      </w:pPr>
      <w:r>
        <w:t xml:space="preserve">To estimate pinyon jay abundance, we </w:t>
      </w:r>
      <w:r w:rsidR="00CF7BD5">
        <w:t xml:space="preserve">leveraged </w:t>
      </w:r>
      <w:r>
        <w:t xml:space="preserve">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w:t>
      </w:r>
      <w:r w:rsidR="00CF7BD5">
        <w:t xml:space="preserve">for </w:t>
      </w:r>
      <w:r>
        <w:t xml:space="preserve">the </w:t>
      </w:r>
      <w:r w:rsidR="008F5C8E">
        <w:t>southwestern USA (</w:t>
      </w:r>
      <w:r>
        <w:t>Arizona, Colorado, New Mexico, and Utah)</w:t>
      </w:r>
      <w:r w:rsidR="00D25C6F">
        <w:t xml:space="preserve">. </w:t>
      </w:r>
      <w:r w:rsidR="00E05463">
        <w:t xml:space="preserve">We chose eBird because it has broad spatial and temporal coverage within the region of interest and </w:t>
      </w:r>
      <w:r w:rsidR="00CF7BD5">
        <w:t xml:space="preserve">its </w:t>
      </w:r>
      <w:r w:rsidR="00E05463">
        <w:t xml:space="preserve">spatial scale </w:t>
      </w:r>
      <w:r w:rsidR="00CF7BD5">
        <w:t xml:space="preserve">aligns with the spatial resolution of the </w:t>
      </w:r>
      <w:r w:rsidR="00E05463">
        <w:t xml:space="preserve">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w:t>
      </w:r>
      <w:r w:rsidR="00CF7BD5">
        <w:t xml:space="preserve">include </w:t>
      </w:r>
      <w:r>
        <w:t xml:space="preserve">areas supporting pinyon pine cover in the 2000s </w:t>
      </w:r>
      <w:r>
        <w:fldChar w:fldCharType="begin"/>
      </w:r>
      <w:r w:rsidR="008F1739">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1878B324" w:rsidR="0003237A" w:rsidRDefault="0003237A" w:rsidP="00315E09">
      <w:pPr>
        <w:pStyle w:val="BodyText"/>
        <w:spacing w:before="0" w:after="0"/>
        <w:ind w:firstLine="720"/>
      </w:pPr>
      <w:r>
        <w:t xml:space="preserve">eBird is </w:t>
      </w:r>
      <w:r w:rsidR="008F5C8E">
        <w:t xml:space="preserve">a </w:t>
      </w:r>
      <w:r>
        <w:t>participatory</w:t>
      </w:r>
      <w:r w:rsidR="00D25C6F">
        <w:t xml:space="preserve"> (“citizen”</w:t>
      </w:r>
      <w:r w:rsidR="00966CEB">
        <w:t xml:space="preserve"> or “community”</w:t>
      </w:r>
      <w:r w:rsidR="00D25C6F">
        <w:t>)</w:t>
      </w:r>
      <w:r>
        <w:t xml:space="preserve"> science data</w:t>
      </w:r>
      <w:r w:rsidR="00CF7BD5">
        <w:t xml:space="preserve"> product</w:t>
      </w:r>
      <w:r w:rsidR="008F5C8E">
        <w:t xml:space="preserve"> whereby</w:t>
      </w:r>
      <w:r>
        <w:t xml:space="preserve"> members from the public collect bird observation data and contribute to the eBird database. Thus, these data require </w:t>
      </w:r>
      <w:r w:rsidR="00D25C6F">
        <w:t xml:space="preserve">filtering </w:t>
      </w:r>
      <w:r>
        <w:t xml:space="preserve">to ensure spatial and temporal consistency. We followed </w:t>
      </w:r>
      <w:r w:rsidR="00CF7BD5">
        <w:t xml:space="preserve">the well-developed </w:t>
      </w:r>
      <w:r>
        <w:t xml:space="preserve">filtering methods suggested by the eBird database curators and </w:t>
      </w:r>
      <w:r w:rsidR="008F5C8E">
        <w:t>others</w:t>
      </w:r>
      <w:r>
        <w:t xml:space="preserve">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w:t>
      </w:r>
      <w:r>
        <w:lastRenderedPageBreak/>
        <w:t xml:space="preserve">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w:t>
      </w:r>
      <w:r w:rsidR="002A02DF">
        <w:t>two common protocol types (</w:t>
      </w:r>
      <w:r>
        <w:t>“stationary” and “traveling”</w:t>
      </w:r>
      <w:r w:rsidR="002A02DF">
        <w:t>)</w:t>
      </w:r>
      <w:r w:rsidR="00CF7BD5">
        <w:t xml:space="preserve">, thus excluding data from </w:t>
      </w:r>
      <w:r w:rsidR="002A02DF">
        <w:t>14 uncommon</w:t>
      </w:r>
      <w:r w:rsidR="00CF7BD5">
        <w:t xml:space="preserve"> protocols</w:t>
      </w:r>
      <w:r>
        <w:t xml:space="preserve">.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0-5 km in</w:t>
      </w:r>
      <w:r w:rsidR="002A02DF">
        <w:t xml:space="preserve"> survey</w:t>
      </w:r>
      <w:r>
        <w:t xml:space="preserve"> distance, and </w:t>
      </w:r>
      <w:r w:rsidR="00612557">
        <w:t xml:space="preserve">3) </w:t>
      </w:r>
      <w:r>
        <w:t xml:space="preserve">with </w:t>
      </w:r>
      <w:r w:rsidR="00CF7BD5">
        <w:t xml:space="preserve">10 </w:t>
      </w:r>
      <w:r>
        <w:t>or fewer observers.</w:t>
      </w:r>
    </w:p>
    <w:p w14:paraId="33449A4D" w14:textId="025ABF55" w:rsidR="0003237A" w:rsidRDefault="00D25C6F" w:rsidP="00315E09">
      <w:pPr>
        <w:pStyle w:val="BodyText"/>
        <w:spacing w:before="0" w:after="0"/>
        <w:ind w:firstLine="720"/>
      </w:pPr>
      <w:r>
        <w:t xml:space="preserve">Because of its participatory nature, </w:t>
      </w:r>
      <w:r w:rsidR="0003237A">
        <w:t xml:space="preserve">eBird data </w:t>
      </w:r>
      <w:r w:rsidR="008F5C8E">
        <w:t xml:space="preserve">have </w:t>
      </w:r>
      <w:r w:rsidR="007A4E12">
        <w:t>no</w:t>
      </w:r>
      <w:r w:rsidR="0003237A">
        <w:t xml:space="preserve"> control </w:t>
      </w:r>
      <w:r w:rsidR="00085CB0">
        <w:t xml:space="preserve">over </w:t>
      </w:r>
      <w:r w:rsidR="0003237A">
        <w:t xml:space="preserve">sampling location, effort, or survey methods, so we also performed data subsampling following standard 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t>
      </w:r>
      <w:r w:rsidR="00085CB0">
        <w:t xml:space="preserve">Then, we </w:t>
      </w:r>
      <w:r w:rsidR="0003237A">
        <w:t xml:space="preserve">spatially sub-sampled eBird observations to include a set of checklists in each grid cell that represented relatively equal sampling effort across </w:t>
      </w:r>
      <w:r w:rsidR="00085CB0">
        <w:t>all years (</w:t>
      </w:r>
      <w:r w:rsidR="0003237A">
        <w:t>time</w:t>
      </w:r>
      <w:r w:rsidR="00085CB0">
        <w:t>)</w:t>
      </w:r>
      <w:r w:rsidR="0003237A">
        <w:t xml:space="preserve"> and </w:t>
      </w:r>
      <w:r w:rsidR="00085CB0">
        <w:t>all grid cells (</w:t>
      </w:r>
      <w:r w:rsidR="0003237A">
        <w:t>space</w:t>
      </w:r>
      <w:r w:rsidR="00085CB0">
        <w:t>)</w:t>
      </w:r>
      <w:r w:rsidR="0003237A">
        <w:t>. Th</w:t>
      </w:r>
      <w:r w:rsidR="00612557">
        <w:t>is meant</w:t>
      </w:r>
      <w:r w:rsidR="0003237A">
        <w:t xml:space="preserve"> we subsampled the number of checklists per grid cell based on the year with the fewest checklists per grid cell (</w:t>
      </w:r>
      <w:r w:rsidR="00085CB0">
        <w:t xml:space="preserve">i.e., </w:t>
      </w:r>
      <w:r w:rsidR="0003237A">
        <w:t>2010</w:t>
      </w:r>
      <w:r w:rsidR="00085CB0">
        <w:t xml:space="preserve"> had </w:t>
      </w:r>
      <m:oMath>
        <m:r>
          <m:rPr>
            <m:sty m:val="p"/>
          </m:rPr>
          <w:rPr>
            <w:rFonts w:ascii="Cambria Math" w:hAnsi="Cambria Math"/>
          </w:rPr>
          <m:t>≤</m:t>
        </m:r>
      </m:oMath>
      <w:r w:rsidR="0003237A">
        <w:t xml:space="preserve">4 checklists per cell). After filtering to this level, we still had fewer checklists overall in </w:t>
      </w:r>
      <w:r w:rsidR="008F5C8E">
        <w:t xml:space="preserve">earlier </w:t>
      </w:r>
      <w:r w:rsidR="0003237A">
        <w:t xml:space="preserve">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715 checklists in 2010</w:t>
      </w:r>
      <w:r w:rsidR="00085CB0">
        <w:t xml:space="preserve"> across all grid cells</w:t>
      </w:r>
      <w:r w:rsidR="0003237A">
        <w:t xml:space="preserve">). We </w:t>
      </w:r>
      <w:r w:rsidR="00612557">
        <w:t>then</w:t>
      </w:r>
      <w:r w:rsidR="0003237A">
        <w:t xml:space="preserve"> removed all checklists within 10 km of the exterior edges of the four</w:t>
      </w:r>
      <w:r w:rsidR="00085CB0">
        <w:t xml:space="preserve"> focal</w:t>
      </w:r>
      <w:r w:rsidR="0003237A">
        <w:t xml:space="preserve"> states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w:t>
      </w:r>
      <w:r w:rsidR="00085CB0">
        <w:t xml:space="preserve">the </w:t>
      </w:r>
      <w:r w:rsidR="0003237A">
        <w:t>833,834</w:t>
      </w:r>
      <w:r w:rsidR="00085CB0">
        <w:t xml:space="preserve"> original</w:t>
      </w:r>
      <w:r w:rsidR="0003237A">
        <w:t xml:space="preserve"> checklists</w:t>
      </w:r>
      <w:r w:rsidR="00085CB0">
        <w:t xml:space="preserve"> available </w:t>
      </w:r>
      <w:r w:rsidR="0003237A">
        <w:t xml:space="preserve">for the region in the nesting seasons between 2010-2022, we </w:t>
      </w:r>
      <w:r w:rsidR="00085CB0">
        <w:t xml:space="preserve">fit </w:t>
      </w:r>
      <w:r w:rsidR="0003237A">
        <w:t xml:space="preserve">our model </w:t>
      </w:r>
      <w:r w:rsidR="008F5C8E">
        <w:t xml:space="preserve">to </w:t>
      </w:r>
      <w:r w:rsidR="0003237A">
        <w:t xml:space="preserve">data </w:t>
      </w:r>
      <w:r w:rsidR="008F5C8E">
        <w:t xml:space="preserve">based on </w:t>
      </w:r>
      <w:r w:rsidR="00085CB0">
        <w:t xml:space="preserve">the final (filtered) </w:t>
      </w:r>
      <w:r w:rsidR="0003237A">
        <w:t xml:space="preserve">22,295 checklists (1.4 </w:t>
      </w:r>
      <w:r w:rsidR="0003237A">
        <w:sym w:font="Symbol" w:char="F0B1"/>
      </w:r>
      <w:r w:rsidR="0003237A">
        <w:t xml:space="preserve"> 0.01 </w:t>
      </w:r>
      <w:r w:rsidR="008F5C8E">
        <w:t xml:space="preserve">[mean </w:t>
      </w:r>
      <w:r w:rsidR="008F5C8E">
        <w:sym w:font="Symbol" w:char="F0B1"/>
      </w:r>
      <w:r w:rsidR="008F5C8E">
        <w:t xml:space="preserve"> </w:t>
      </w:r>
      <w:proofErr w:type="spellStart"/>
      <w:r w:rsidR="0003237A">
        <w:t>s.e.</w:t>
      </w:r>
      <w:proofErr w:type="spellEnd"/>
      <w:r w:rsidR="008F5C8E">
        <w:t>]</w:t>
      </w:r>
      <w:r w:rsidR="0003237A">
        <w:t xml:space="preserve"> checklists per grid cell in a specific year</w:t>
      </w:r>
      <w:r w:rsidR="00840051">
        <w:t>, Figure 1</w:t>
      </w:r>
      <w:r w:rsidR="0003237A">
        <w:t>). We downloaded eBird data in May</w:t>
      </w:r>
      <w:r w:rsidR="00085CB0">
        <w:t xml:space="preserve"> 2024</w:t>
      </w:r>
      <w:r w:rsidR="0003237A">
        <w:t xml:space="preserve"> </w:t>
      </w:r>
      <w:r w:rsidR="0003237A">
        <w:lastRenderedPageBreak/>
        <w:t xml:space="preserve">(Colorado and New Mexico) and June </w:t>
      </w:r>
      <w:r w:rsidR="00085CB0">
        <w:t xml:space="preserve">2024 </w:t>
      </w:r>
      <w:r w:rsidR="0003237A">
        <w:t xml:space="preserve">(Arizona and Utah)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w:t>
      </w:r>
      <w:r w:rsidR="00085CB0">
        <w:t xml:space="preserve">of the selected </w:t>
      </w:r>
      <w:r>
        <w:t>checklists</w:t>
      </w:r>
      <w:r w:rsidR="0003237A">
        <w:t xml:space="preserve"> (2.7%). The maximum number of </w:t>
      </w:r>
      <w:r w:rsidR="00085CB0">
        <w:t xml:space="preserve">pinyon jays </w:t>
      </w:r>
      <w:r w:rsidR="0003237A">
        <w:t xml:space="preserve">observed in one </w:t>
      </w:r>
      <w:r>
        <w:t>checklist</w:t>
      </w:r>
      <w:r w:rsidR="0003237A">
        <w:t xml:space="preserve"> was 350 (mean number of birds</w:t>
      </w:r>
      <w:r w:rsidR="00085CB0">
        <w:t>:</w:t>
      </w:r>
      <w:r w:rsidR="0003237A">
        <w:t xml:space="preserve"> 0.42 </w:t>
      </w:r>
      <w:r w:rsidR="0003237A">
        <w:sym w:font="Symbol" w:char="F0B1"/>
      </w:r>
      <w:r w:rsidR="0003237A">
        <w:t xml:space="preserve"> 0.04 </w:t>
      </w:r>
      <w:proofErr w:type="spellStart"/>
      <w:r w:rsidR="0003237A">
        <w:t>s.e.</w:t>
      </w:r>
      <w:proofErr w:type="spellEnd"/>
      <w:r w:rsidR="0003237A">
        <w:t>).</w:t>
      </w:r>
    </w:p>
    <w:bookmarkEnd w:id="17"/>
    <w:p w14:paraId="1252154F" w14:textId="2A68E41A" w:rsidR="0003237A" w:rsidRPr="0003237A" w:rsidRDefault="0003237A" w:rsidP="0003237A">
      <w:pPr>
        <w:pStyle w:val="BodyText"/>
        <w:rPr>
          <w:i/>
          <w:iCs/>
        </w:rPr>
      </w:pPr>
      <w:r>
        <w:rPr>
          <w:i/>
          <w:iCs/>
        </w:rPr>
        <w:t>2.2.2 Pinyon cone data</w:t>
      </w:r>
    </w:p>
    <w:p w14:paraId="330F7CCF" w14:textId="48F3C2B6"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w:t>
      </w:r>
      <w:r w:rsidR="009E74D5">
        <w:t xml:space="preserve"> </w:t>
      </w:r>
      <w:r w:rsidR="3F014CB4">
        <w:t>km</w:t>
      </w:r>
      <w:r w:rsidR="00966CEB">
        <w:t xml:space="preserve"> </w:t>
      </w:r>
      <w:r w:rsidR="009E74D5">
        <w:sym w:font="Symbol" w:char="F0B4"/>
      </w:r>
      <w:r w:rsidR="00966CEB">
        <w:t xml:space="preserve"> 4</w:t>
      </w:r>
      <w:r w:rsidR="009E74D5">
        <w:t xml:space="preserve"> </w:t>
      </w:r>
      <w:r w:rsidR="00966CEB">
        <w:t>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w:t>
      </w:r>
      <w:r w:rsidR="008F5C8E">
        <w:t xml:space="preserve">provided </w:t>
      </w:r>
      <w:r>
        <w:t>in the original publication</w:t>
      </w:r>
      <w:r w:rsidR="000042D2">
        <w:t xml:space="preserve">. </w:t>
      </w:r>
      <w:r w:rsidR="5ED0CAA8">
        <w:t xml:space="preserve">While this model predicts cone availability, not seeds, </w:t>
      </w:r>
      <w:r w:rsidR="009E74D5">
        <w:t>cone and seed abundances</w:t>
      </w:r>
      <w:r w:rsidR="5ED0CAA8">
        <w:t xml:space="preserve"> are highly correlated</w:t>
      </w:r>
      <w:r w:rsidR="00347BE8">
        <w:t xml:space="preserve"> in co-occurring 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 xml:space="preserve">on seed availability and </w:t>
      </w:r>
      <w:r w:rsidR="009E74D5">
        <w:t xml:space="preserve">as </w:t>
      </w:r>
      <w:r w:rsidR="49B9E889">
        <w:t>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9E74D5">
        <w:t>speed</w:t>
      </w:r>
      <w:r w:rsidR="000042D2">
        <w:t>. Specifically, oaks and junipers produce seed</w:t>
      </w:r>
      <w:r w:rsidR="009E74D5">
        <w:t>s</w:t>
      </w:r>
      <w:r w:rsidR="000042D2">
        <w:t xml:space="preserve"> one year after </w:t>
      </w:r>
      <w:r w:rsidR="009E74D5">
        <w:t xml:space="preserve">favorable </w:t>
      </w:r>
      <w:r w:rsidR="000042D2">
        <w:t xml:space="preserve">climate </w:t>
      </w:r>
      <w:r w:rsidR="009E74D5">
        <w:t xml:space="preserve">conditions, whereas </w:t>
      </w:r>
      <w:r w:rsidR="000042D2">
        <w:t xml:space="preserve">pinyon pine </w:t>
      </w:r>
      <w:r w:rsidR="009E74D5">
        <w:t xml:space="preserve">seeds mature </w:t>
      </w:r>
      <w:r w:rsidR="000042D2">
        <w:t xml:space="preserve">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009E74D5">
        <w:t xml:space="preserve"> (see Figure 2)</w:t>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76F96157" w:rsidR="008F6A89" w:rsidRDefault="38317865">
      <w:pPr>
        <w:pStyle w:val="FirstParagraph"/>
        <w:spacing w:before="0" w:after="0"/>
        <w:ind w:firstLine="720"/>
        <w:pPrChange w:id="18" w:author="Kiona Ogle" w:date="2025-10-16T13:39:00Z" w16du:dateUtc="2025-10-16T20:39:00Z">
          <w:pPr>
            <w:pStyle w:val="FirstParagraph"/>
            <w:ind w:firstLine="720"/>
          </w:pPr>
        </w:pPrChange>
      </w:pPr>
      <w:commentRangeStart w:id="19"/>
      <w:commentRangeStart w:id="20"/>
      <w:r>
        <w:t>As an indicator of habitat structure,</w:t>
      </w:r>
      <w:r w:rsidR="000042D2">
        <w:t xml:space="preserve"> and to filter eBird observations to areas </w:t>
      </w:r>
      <w:del w:id="21" w:author="Kiona Ogle" w:date="2025-09-24T15:45:00Z" w16du:dateUtc="2025-09-24T22:45:00Z">
        <w:r w:rsidR="000042D2" w:rsidDel="00493A20">
          <w:delText xml:space="preserve">with </w:delText>
        </w:r>
      </w:del>
      <w:ins w:id="22" w:author="Kiona Ogle" w:date="2025-09-24T15:45:00Z" w16du:dateUtc="2025-09-24T22:45:00Z">
        <w:r w:rsidR="00493A20">
          <w:t xml:space="preserve">supporting </w:t>
        </w:r>
      </w:ins>
      <w:r w:rsidR="000042D2">
        <w:t xml:space="preserve">pinyon </w:t>
      </w:r>
      <w:del w:id="23" w:author="Kiona Ogle" w:date="2025-09-24T15:45:00Z" w16du:dateUtc="2025-09-24T22:45:00Z">
        <w:r w:rsidR="000042D2" w:rsidDel="00493A20">
          <w:delText>pine</w:delText>
        </w:r>
        <w:r w:rsidR="00840051" w:rsidDel="00493A20">
          <w:delText xml:space="preserve"> </w:delText>
        </w:r>
      </w:del>
      <w:r w:rsidR="00840051">
        <w:t>(Figure 1)</w:t>
      </w:r>
      <w:r w:rsidR="000042D2">
        <w:t>,</w:t>
      </w:r>
      <w:r>
        <w:t xml:space="preserve"> w</w:t>
      </w:r>
      <w:r w:rsidR="49B9E889">
        <w:t>e derived yearly basal area</w:t>
      </w:r>
      <w:commentRangeEnd w:id="19"/>
      <w:r>
        <w:rPr>
          <w:rStyle w:val="CommentReference"/>
        </w:rPr>
        <w:commentReference w:id="19"/>
      </w:r>
      <w:commentRangeEnd w:id="20"/>
      <w:r w:rsidR="00C7167B">
        <w:rPr>
          <w:rStyle w:val="CommentReference"/>
          <w:rFonts w:asciiTheme="minorHAnsi" w:hAnsiTheme="minorHAnsi"/>
        </w:rPr>
        <w:commentReference w:id="20"/>
      </w:r>
      <w:ins w:id="24" w:author="Kiona Ogle" w:date="2025-09-24T15:45:00Z" w16du:dateUtc="2025-09-24T22:45:00Z">
        <w:r w:rsidR="00493A20">
          <w:t xml:space="preserve"> (</w:t>
        </w:r>
      </w:ins>
      <w:r w:rsidR="00E236C8">
        <w:rPr>
          <w:vertAlign w:val="superscript"/>
        </w:rPr>
        <w:t xml:space="preserve"> </w:t>
      </w:r>
      <m:oMath>
        <m:sSup>
          <m:sSupPr>
            <m:ctrlPr>
              <w:rPr>
                <w:rFonts w:ascii="Cambria Math" w:hAnsi="Cambria Math"/>
                <w:i/>
                <w:vertAlign w:val="superscript"/>
              </w:rPr>
            </m:ctrlPr>
          </m:sSupPr>
          <m:e>
            <m:r>
              <w:rPr>
                <w:rFonts w:ascii="Cambria Math" w:hAnsi="Cambria Math"/>
                <w:vertAlign w:val="superscript"/>
              </w:rPr>
              <m:t>m</m:t>
            </m:r>
          </m:e>
          <m:sup>
            <m:r>
              <w:rPr>
                <w:rFonts w:ascii="Cambria Math" w:hAnsi="Cambria Math"/>
                <w:vertAlign w:val="superscript"/>
              </w:rPr>
              <m:t>2</m:t>
            </m:r>
          </m:sup>
        </m:sSup>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ha</m:t>
            </m:r>
          </m:e>
          <m:sup>
            <m:r>
              <w:rPr>
                <w:rFonts w:ascii="Cambria Math" w:hAnsi="Cambria Math"/>
                <w:vertAlign w:val="superscript"/>
              </w:rPr>
              <m:t>-1</m:t>
            </m:r>
          </m:sup>
        </m:sSup>
      </m:oMath>
      <w:ins w:id="25" w:author="Kiona Ogle" w:date="2025-09-24T15:45:00Z" w16du:dateUtc="2025-09-24T22:45:00Z">
        <w:r w:rsidR="00493A20">
          <w:t>)</w:t>
        </w:r>
      </w:ins>
      <w:r w:rsidR="49B9E889">
        <w:t xml:space="preserve"> </w:t>
      </w:r>
      <w:ins w:id="26" w:author="Kiona Ogle" w:date="2025-09-24T15:45:00Z" w16du:dateUtc="2025-09-24T22:45:00Z">
        <w:r w:rsidR="00493A20">
          <w:t xml:space="preserve">estimates for </w:t>
        </w:r>
      </w:ins>
      <w:del w:id="27" w:author="Kiona Ogle" w:date="2025-09-24T15:45:00Z" w16du:dateUtc="2025-09-24T22:45:00Z">
        <w:r w:rsidR="6A24BE3F" w:rsidDel="00493A20">
          <w:delText xml:space="preserve">of two-needle </w:delText>
        </w:r>
      </w:del>
      <w:r w:rsidR="6A24BE3F">
        <w:t>pinyon</w:t>
      </w:r>
      <w:r w:rsidR="2999678E">
        <w:t xml:space="preserve"> from 2010 to </w:t>
      </w:r>
      <w:r w:rsidR="6E925A42">
        <w:t>2022</w:t>
      </w:r>
      <w:r w:rsidR="6A24BE3F">
        <w:t xml:space="preserve"> </w:t>
      </w:r>
      <w:r w:rsidR="49B9E889">
        <w:t xml:space="preserve">by </w:t>
      </w:r>
      <w:r w:rsidR="0EE6C68C">
        <w:t xml:space="preserve">combining </w:t>
      </w:r>
      <w:ins w:id="28" w:author="Kiona Ogle" w:date="2025-09-24T15:47:00Z" w16du:dateUtc="2025-09-24T22:47:00Z">
        <w:r w:rsidR="00493A20">
          <w:t xml:space="preserve">pinyon </w:t>
        </w:r>
      </w:ins>
      <w:del w:id="29" w:author="Kiona Ogle" w:date="2025-09-24T15:45:00Z" w16du:dateUtc="2025-09-24T22:45:00Z">
        <w:r w:rsidR="0EE6C68C" w:rsidDel="00493A20">
          <w:delText xml:space="preserve">basal </w:delText>
        </w:r>
        <w:r w:rsidR="0651C8FD" w:rsidDel="00493A20">
          <w:delText>area</w:delText>
        </w:r>
        <w:r w:rsidR="65E139C4" w:rsidDel="00493A20">
          <w:delText xml:space="preserve"> (</w:delText>
        </w:r>
      </w:del>
      <w:r w:rsidR="65E139C4">
        <w:t>BA</w:t>
      </w:r>
      <w:del w:id="30" w:author="Kiona Ogle" w:date="2025-09-24T15:45:00Z" w16du:dateUtc="2025-09-24T22:45:00Z">
        <w:r w:rsidR="65E139C4" w:rsidDel="00493A20">
          <w:delText>)</w:delText>
        </w:r>
      </w:del>
      <w:r w:rsidR="0651C8FD">
        <w:t xml:space="preserve"> maps </w:t>
      </w:r>
      <w:del w:id="31" w:author="Kiona Ogle" w:date="2025-09-24T15:47:00Z" w16du:dateUtc="2025-09-24T22:47:00Z">
        <w:r w:rsidR="0651C8FD" w:rsidDel="00493A20">
          <w:delText xml:space="preserve">for this species </w:delText>
        </w:r>
        <w:r w:rsidR="2C368314" w:rsidDel="00493A20">
          <w:delText>from</w:delText>
        </w:r>
        <w:r w:rsidR="0651C8FD" w:rsidDel="00493A20">
          <w:delText xml:space="preserve"> </w:delText>
        </w:r>
      </w:del>
      <w:r w:rsidR="0651C8FD">
        <w:t>2000</w:t>
      </w:r>
      <w:r w:rsidR="00966CEB">
        <w:t>-20</w:t>
      </w:r>
      <w:r w:rsidR="00BF2AC0">
        <w:t>09</w:t>
      </w:r>
      <w:r w:rsidR="005D7C8D">
        <w:t xml:space="preserve"> </w:t>
      </w:r>
      <w:r w:rsidR="005D7C8D">
        <w:fldChar w:fldCharType="begin"/>
      </w:r>
      <w:r w:rsidR="005D7C8D">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5D7C8D">
        <w:fldChar w:fldCharType="separate"/>
      </w:r>
      <w:r w:rsidR="005D7C8D">
        <w:rPr>
          <w:noProof/>
        </w:rPr>
        <w:t>(Wilson et al., 2013)</w:t>
      </w:r>
      <w:r w:rsidR="005D7C8D">
        <w:fldChar w:fldCharType="end"/>
      </w:r>
      <w:r w:rsidR="00966CEB">
        <w:t xml:space="preserve"> </w:t>
      </w:r>
      <w:del w:id="32" w:author="Kiona Ogle" w:date="2025-09-24T15:47:00Z" w16du:dateUtc="2025-09-24T22:47:00Z">
        <w:r w:rsidR="7553A4FB" w:rsidDel="00493A20">
          <w:delText xml:space="preserve">and </w:delText>
        </w:r>
      </w:del>
      <w:ins w:id="33" w:author="Kiona Ogle" w:date="2025-09-24T15:47:00Z" w16du:dateUtc="2025-09-24T22:47:00Z">
        <w:r w:rsidR="00493A20">
          <w:t xml:space="preserve">with </w:t>
        </w:r>
      </w:ins>
      <w:r w:rsidR="41701838">
        <w:t xml:space="preserve">annual maps of </w:t>
      </w:r>
      <w:ins w:id="34" w:author="Kiona Ogle" w:date="2025-09-24T15:47:00Z" w16du:dateUtc="2025-09-24T22:47:00Z">
        <w:r w:rsidR="00493A20">
          <w:t xml:space="preserve">pinyon </w:t>
        </w:r>
      </w:ins>
      <w:del w:id="35" w:author="Kiona Ogle" w:date="2025-09-24T15:47:00Z" w16du:dateUtc="2025-09-24T22:47:00Z">
        <w:r w:rsidR="41701838" w:rsidDel="00493A20">
          <w:delText xml:space="preserve">tree </w:delText>
        </w:r>
      </w:del>
      <w:r w:rsidR="41701838">
        <w:t>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ins w:id="36" w:author="Kiona Ogle" w:date="2025-09-24T15:47:00Z" w16du:dateUtc="2025-09-24T22:47:00Z">
        <w:r w:rsidR="00493A20">
          <w:t xml:space="preserve">spatially explicit </w:t>
        </w:r>
      </w:ins>
      <w:r w:rsidR="00BF2AC0">
        <w:t xml:space="preserve">pinyon </w:t>
      </w:r>
      <w:r w:rsidR="220BA848">
        <w:t xml:space="preserve">BA </w:t>
      </w:r>
      <w:del w:id="37" w:author="Kiona Ogle" w:date="2025-09-24T15:47:00Z" w16du:dateUtc="2025-09-24T22:47:00Z">
        <w:r w:rsidR="220BA848" w:rsidDel="00493A20">
          <w:delText>maps</w:delText>
        </w:r>
      </w:del>
      <w:ins w:id="38" w:author="Kiona Ogle" w:date="2025-09-24T15:47:00Z" w16du:dateUtc="2025-09-24T22:47:00Z">
        <w:r w:rsidR="00493A20">
          <w:t>estimates</w:t>
        </w:r>
      </w:ins>
      <w:r w:rsidR="220BA848">
        <w:t>, and to project them forward in time</w:t>
      </w:r>
      <w:del w:id="39" w:author="Kiona Ogle" w:date="2025-10-16T13:53:00Z" w16du:dateUtc="2025-10-16T20:53:00Z">
        <w:r w:rsidR="220BA848" w:rsidDel="00E50257">
          <w:delText xml:space="preserve"> using</w:delText>
        </w:r>
        <w:r w:rsidR="3A882BF3" w:rsidDel="00E50257">
          <w:delText xml:space="preserve"> several</w:delText>
        </w:r>
        <w:r w:rsidR="220BA848" w:rsidDel="00E50257">
          <w:delText xml:space="preserve"> steps</w:delText>
        </w:r>
      </w:del>
      <w:r w:rsidR="220BA848">
        <w:t xml:space="preserve">. First, we </w:t>
      </w:r>
      <w:r w:rsidR="0FABB77E">
        <w:t xml:space="preserve">aggregated RAP canopy cover </w:t>
      </w:r>
      <w:r w:rsidR="00C7167B">
        <w:t xml:space="preserve">for </w:t>
      </w:r>
      <w:r w:rsidR="0FABB77E">
        <w:t xml:space="preserve">each year </w:t>
      </w:r>
      <w:ins w:id="40" w:author="Kiona Ogle" w:date="2025-09-24T15:48:00Z" w16du:dateUtc="2025-09-24T22:48:00Z">
        <w:r w:rsidR="00493A20">
          <w:t xml:space="preserve">to scale up </w:t>
        </w:r>
      </w:ins>
      <w:r w:rsidR="0FABB77E">
        <w:t xml:space="preserve">from </w:t>
      </w:r>
      <w:del w:id="41" w:author="Kiona Ogle" w:date="2025-09-24T15:48:00Z" w16du:dateUtc="2025-09-24T22:48:00Z">
        <w:r w:rsidR="0FABB77E" w:rsidDel="00493A20">
          <w:delText xml:space="preserve">a </w:delText>
        </w:r>
      </w:del>
      <w:r w:rsidR="0FABB77E">
        <w:t>30</w:t>
      </w:r>
      <w:ins w:id="42" w:author="Kiona Ogle" w:date="2025-09-24T15:48:00Z" w16du:dateUtc="2025-09-24T22:48:00Z">
        <w:r w:rsidR="00493A20">
          <w:t xml:space="preserve"> </w:t>
        </w:r>
      </w:ins>
      <w:del w:id="43" w:author="Kiona Ogle" w:date="2025-09-24T15:48:00Z" w16du:dateUtc="2025-09-24T22:48:00Z">
        <w:r w:rsidR="0FABB77E" w:rsidDel="00493A20">
          <w:lastRenderedPageBreak/>
          <w:delText>-</w:delText>
        </w:r>
      </w:del>
      <w:r w:rsidR="0FABB77E">
        <w:t xml:space="preserve">m to </w:t>
      </w:r>
      <w:del w:id="44" w:author="Kiona Ogle" w:date="2025-09-24T15:48:00Z" w16du:dateUtc="2025-09-24T22:48:00Z">
        <w:r w:rsidR="0FABB77E" w:rsidDel="00493A20">
          <w:delText xml:space="preserve">a </w:delText>
        </w:r>
      </w:del>
      <w:r w:rsidR="0FABB77E">
        <w:t>250</w:t>
      </w:r>
      <w:del w:id="45" w:author="Kiona Ogle" w:date="2025-09-24T15:48:00Z" w16du:dateUtc="2025-09-24T22:48:00Z">
        <w:r w:rsidR="0FABB77E" w:rsidDel="00493A20">
          <w:delText>-</w:delText>
        </w:r>
      </w:del>
      <w:ins w:id="46" w:author="Kiona Ogle" w:date="2025-09-24T15:48:00Z" w16du:dateUtc="2025-09-24T22:48:00Z">
        <w:r w:rsidR="00493A20">
          <w:t xml:space="preserve"> </w:t>
        </w:r>
      </w:ins>
      <w:r w:rsidR="0FABB77E">
        <w:t>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w:t>
      </w:r>
      <w:ins w:id="47" w:author="Kiona Ogle" w:date="2025-09-24T15:48:00Z" w16du:dateUtc="2025-09-24T22:48:00Z">
        <w:r w:rsidR="00493A20">
          <w:t xml:space="preserve"> </w:t>
        </w:r>
      </w:ins>
      <w:del w:id="48" w:author="Kiona Ogle" w:date="2025-09-24T15:48:00Z" w16du:dateUtc="2025-09-24T22:48:00Z">
        <w:r w:rsidR="74D65892" w:rsidDel="00493A20">
          <w:delText>-</w:delText>
        </w:r>
      </w:del>
      <w:r w:rsidR="74D65892">
        <w:t>m</w:t>
      </w:r>
      <w:r w:rsidR="0FABB77E">
        <w:t xml:space="preserve"> </w:t>
      </w:r>
      <w:r w:rsidR="055E953A">
        <w:t>pixel, we divided</w:t>
      </w:r>
      <w:r w:rsidR="7FF6F3CE">
        <w:t xml:space="preserve"> pinyon</w:t>
      </w:r>
      <w:r w:rsidR="055E953A">
        <w:t xml:space="preserve"> </w:t>
      </w:r>
      <w:del w:id="49" w:author="Kiona Ogle" w:date="2025-09-24T15:48:00Z" w16du:dateUtc="2025-09-24T22:48:00Z">
        <w:r w:rsidR="055E953A" w:rsidDel="00493A20">
          <w:delText>basal area</w:delText>
        </w:r>
      </w:del>
      <w:ins w:id="50" w:author="Kiona Ogle" w:date="2025-09-24T15:48:00Z" w16du:dateUtc="2025-09-24T22:48:00Z">
        <w:r w:rsidR="00493A20">
          <w:t>BA</w:t>
        </w:r>
      </w:ins>
      <w:r w:rsidR="055E953A">
        <w:t xml:space="preserve">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pixel-specific expansion factor</w:t>
      </w:r>
      <w:r w:rsidR="3614FFDB">
        <w:t>s</w:t>
      </w:r>
      <w:del w:id="51" w:author="Kiona Ogle" w:date="2025-09-24T15:49:00Z" w16du:dateUtc="2025-09-24T22:49:00Z">
        <w:r w:rsidR="58024BE2" w:rsidDel="00493A20">
          <w:delText xml:space="preserve"> and</w:delText>
        </w:r>
      </w:del>
      <w:ins w:id="52" w:author="Kiona Ogle" w:date="2025-09-24T15:49:00Z" w16du:dateUtc="2025-09-24T22:49:00Z">
        <w:r w:rsidR="00493A20">
          <w:t>,</w:t>
        </w:r>
      </w:ins>
      <w:r w:rsidR="58024BE2">
        <w:t xml:space="preserve"> differences between 2000</w:t>
      </w:r>
      <w:ins w:id="53" w:author="Kiona Ogle" w:date="2025-09-24T15:49:00Z" w16du:dateUtc="2025-09-24T22:49:00Z">
        <w:r w:rsidR="00493A20">
          <w:t xml:space="preserve"> and </w:t>
        </w:r>
      </w:ins>
      <w:del w:id="54" w:author="Kiona Ogle" w:date="2025-09-24T15:49:00Z" w16du:dateUtc="2025-09-24T22:49:00Z">
        <w:r w:rsidR="58024BE2" w:rsidDel="00493A20">
          <w:delText>-</w:delText>
        </w:r>
      </w:del>
      <w:r w:rsidR="58024BE2">
        <w:t>2009 cover</w:t>
      </w:r>
      <w:ins w:id="55" w:author="Kiona Ogle" w:date="2025-09-24T15:49:00Z" w16du:dateUtc="2025-09-24T22:49:00Z">
        <w:r w:rsidR="00493A20">
          <w:t>,</w:t>
        </w:r>
      </w:ins>
      <w:r w:rsidR="58024BE2">
        <w:t xml:space="preserve"> and the cover of a focal year (e.g., 2010)</w:t>
      </w:r>
      <w:r w:rsidR="7B9DC150">
        <w:t xml:space="preserve"> to adjust pinyon BA up or down in each </w:t>
      </w:r>
      <w:r w:rsidR="14DAF68D">
        <w:t xml:space="preserve">pixel and </w:t>
      </w:r>
      <w:r w:rsidR="7B9DC150">
        <w:t>year</w:t>
      </w:r>
      <w:ins w:id="56" w:author="Kiona Ogle" w:date="2025-09-24T15:49:00Z" w16du:dateUtc="2025-09-24T22:49:00Z">
        <w:r w:rsidR="00493A20">
          <w:t xml:space="preserve">, giving </w:t>
        </w:r>
      </w:ins>
      <w:ins w:id="57" w:author="Kiona Ogle" w:date="2025-09-24T15:50:00Z" w16du:dateUtc="2025-09-24T22:50:00Z">
        <w:r w:rsidR="00493A20">
          <w:t xml:space="preserve">annual </w:t>
        </w:r>
      </w:ins>
      <w:ins w:id="58" w:author="Kiona Ogle" w:date="2025-09-24T15:49:00Z" w16du:dateUtc="2025-09-24T22:49:00Z">
        <w:r w:rsidR="00493A20">
          <w:t xml:space="preserve">BA estimated </w:t>
        </w:r>
      </w:ins>
      <w:ins w:id="59" w:author="Kiona Ogle" w:date="2025-09-24T15:50:00Z" w16du:dateUtc="2025-09-24T22:50:00Z">
        <w:r w:rsidR="00493A20">
          <w:t>from</w:t>
        </w:r>
      </w:ins>
      <w:del w:id="60" w:author="Kiona Ogle" w:date="2025-09-24T15:50:00Z" w16du:dateUtc="2025-09-24T22:50:00Z">
        <w:r w:rsidR="7B9DC150" w:rsidDel="00493A20">
          <w:delText xml:space="preserve"> from</w:delText>
        </w:r>
      </w:del>
      <w:r w:rsidR="7B9DC150">
        <w:t xml:space="preserve"> 2010 to 2022</w:t>
      </w:r>
      <w:ins w:id="61" w:author="Kiona Ogle" w:date="2025-09-24T15:50:00Z" w16du:dateUtc="2025-09-24T22:50:00Z">
        <w:r w:rsidR="00493A20">
          <w:t>.</w:t>
        </w:r>
      </w:ins>
      <w:commentRangeStart w:id="62"/>
      <w:r w:rsidR="7B9DC150" w:rsidRPr="00493A20">
        <w:rPr>
          <w:strike/>
          <w:rPrChange w:id="63" w:author="Kiona Ogle" w:date="2025-09-24T15:50:00Z" w16du:dateUtc="2025-09-24T22:50:00Z">
            <w:rPr/>
          </w:rPrChange>
        </w:rPr>
        <w:t xml:space="preserve"> based on </w:t>
      </w:r>
      <w:commentRangeStart w:id="64"/>
      <w:r w:rsidR="7B9DC150" w:rsidRPr="00493A20">
        <w:rPr>
          <w:strike/>
          <w:rPrChange w:id="65" w:author="Kiona Ogle" w:date="2025-09-24T15:50:00Z" w16du:dateUtc="2025-09-24T22:50:00Z">
            <w:rPr/>
          </w:rPrChange>
        </w:rPr>
        <w:t>remotely sensed estimates</w:t>
      </w:r>
      <w:commentRangeEnd w:id="64"/>
      <w:r w:rsidR="00C7167B" w:rsidRPr="00493A20">
        <w:rPr>
          <w:rStyle w:val="CommentReference"/>
          <w:rFonts w:asciiTheme="minorHAnsi" w:hAnsiTheme="minorHAnsi"/>
          <w:strike/>
          <w:rPrChange w:id="66" w:author="Kiona Ogle" w:date="2025-09-24T15:50:00Z" w16du:dateUtc="2025-09-24T22:50:00Z">
            <w:rPr>
              <w:rStyle w:val="CommentReference"/>
              <w:rFonts w:asciiTheme="minorHAnsi" w:hAnsiTheme="minorHAnsi"/>
            </w:rPr>
          </w:rPrChange>
        </w:rPr>
        <w:commentReference w:id="64"/>
      </w:r>
      <w:r w:rsidR="7B9DC150" w:rsidRPr="00493A20">
        <w:rPr>
          <w:strike/>
          <w:rPrChange w:id="67" w:author="Kiona Ogle" w:date="2025-09-24T15:50:00Z" w16du:dateUtc="2025-09-24T22:50:00Z">
            <w:rPr/>
          </w:rPrChange>
        </w:rPr>
        <w:t xml:space="preserve"> of canopy cover.</w:t>
      </w:r>
      <w:commentRangeEnd w:id="62"/>
      <w:r w:rsidR="00493A20">
        <w:rPr>
          <w:rStyle w:val="CommentReference"/>
          <w:rFonts w:asciiTheme="minorHAnsi" w:hAnsiTheme="minorHAnsi"/>
        </w:rPr>
        <w:commentReference w:id="62"/>
      </w:r>
      <w:r w:rsidR="736080A4">
        <w:t xml:space="preserve"> </w:t>
      </w:r>
      <w:commentRangeStart w:id="68"/>
      <w:r w:rsidR="7B9DC150">
        <w:t xml:space="preserve">This </w:t>
      </w:r>
      <w:r w:rsidR="3589F104">
        <w:t xml:space="preserve">approach </w:t>
      </w:r>
      <w:del w:id="69" w:author="Kiona Ogle" w:date="2025-09-24T15:51:00Z" w16du:dateUtc="2025-09-24T22:51:00Z">
        <w:r w:rsidR="7B9DC150" w:rsidDel="00493A20">
          <w:delText>allow</w:delText>
        </w:r>
        <w:r w:rsidR="6954B276" w:rsidDel="00493A20">
          <w:delText>ed</w:delText>
        </w:r>
        <w:r w:rsidR="7B9DC150" w:rsidDel="00493A20">
          <w:delText xml:space="preserve"> for both </w:delText>
        </w:r>
        <w:r w:rsidR="35B4A7BA" w:rsidDel="00493A20">
          <w:delText>increases or decreases in</w:delText>
        </w:r>
      </w:del>
      <w:ins w:id="70" w:author="Kiona Ogle" w:date="2025-09-24T15:51:00Z" w16du:dateUtc="2025-09-24T22:51:00Z">
        <w:r w:rsidR="00493A20">
          <w:t xml:space="preserve">accounted </w:t>
        </w:r>
      </w:ins>
      <w:ins w:id="71" w:author="Kiona Ogle" w:date="2025-09-24T15:52:00Z" w16du:dateUtc="2025-09-24T22:52:00Z">
        <w:r w:rsidR="00493A20">
          <w:t>for both increasing and decreasing trends in</w:t>
        </w:r>
      </w:ins>
      <w:r w:rsidR="35B4A7BA">
        <w:t xml:space="preserve"> pinyon BA</w:t>
      </w:r>
      <w:r w:rsidR="139E9E81">
        <w:t xml:space="preserve"> </w:t>
      </w:r>
      <w:r w:rsidR="00C7167B">
        <w:t xml:space="preserve">during </w:t>
      </w:r>
      <w:r w:rsidR="139E9E81">
        <w:t>our study period</w:t>
      </w:r>
      <w:ins w:id="72" w:author="Kiona Ogle" w:date="2025-09-24T15:52:00Z" w16du:dateUtc="2025-09-24T22:52:00Z">
        <w:r w:rsidR="00493A20">
          <w:t xml:space="preserve">, reflecting </w:t>
        </w:r>
      </w:ins>
      <w:del w:id="73" w:author="Kiona Ogle" w:date="2025-09-24T15:52:00Z" w16du:dateUtc="2025-09-24T22:52:00Z">
        <w:r w:rsidR="35B4A7BA" w:rsidDel="00493A20">
          <w:delText xml:space="preserve"> based on </w:delText>
        </w:r>
      </w:del>
      <w:r w:rsidR="35B4A7BA">
        <w:t>patterns of ingrowth or mortality, respectively</w:t>
      </w:r>
      <w:del w:id="74" w:author="Kiona Ogle" w:date="2025-09-24T15:52:00Z" w16du:dateUtc="2025-09-24T22:52:00Z">
        <w:r w:rsidR="0BA742EC" w:rsidDel="00493A20">
          <w:delText>, and</w:delText>
        </w:r>
      </w:del>
      <w:ins w:id="75" w:author="Kiona Ogle" w:date="2025-09-24T15:52:00Z" w16du:dateUtc="2025-09-24T22:52:00Z">
        <w:r w:rsidR="00493A20">
          <w:t>. The resulting BA estimates</w:t>
        </w:r>
      </w:ins>
      <w:r w:rsidR="0BA742EC">
        <w:t xml:space="preserve"> qualitatively align</w:t>
      </w:r>
      <w:r w:rsidR="7AB497B3">
        <w:t>ed</w:t>
      </w:r>
      <w:r w:rsidR="0BA742EC">
        <w:t xml:space="preserve"> with patterns of forest change in different locations throughout the </w:t>
      </w:r>
      <w:del w:id="76" w:author="Kiona Ogle" w:date="2025-10-16T13:54:00Z" w16du:dateUtc="2025-10-16T20:54:00Z">
        <w:r w:rsidR="0BA742EC" w:rsidDel="00E50257">
          <w:delText>Southwest</w:delText>
        </w:r>
      </w:del>
      <w:ins w:id="77" w:author="Kiona Ogle" w:date="2025-10-16T13:54:00Z" w16du:dateUtc="2025-10-16T20:54:00Z">
        <w:r w:rsidR="00E50257">
          <w:t>southwestern USA</w:t>
        </w:r>
      </w:ins>
      <w:r w:rsidR="35B4A7BA">
        <w:t>.</w:t>
      </w:r>
      <w:r w:rsidR="256174FF">
        <w:t xml:space="preserve"> For this study, we</w:t>
      </w:r>
      <w:commentRangeEnd w:id="68"/>
      <w:r>
        <w:rPr>
          <w:rStyle w:val="CommentReference"/>
        </w:rPr>
        <w:commentReference w:id="68"/>
      </w:r>
      <w:r w:rsidR="256174FF">
        <w:t xml:space="preserve"> aggregated </w:t>
      </w:r>
      <w:del w:id="78" w:author="Kiona Ogle" w:date="2025-09-24T15:53:00Z" w16du:dateUtc="2025-09-24T22:53:00Z">
        <w:r w:rsidR="256174FF" w:rsidDel="00493A20">
          <w:delText xml:space="preserve">these </w:delText>
        </w:r>
      </w:del>
      <w:ins w:id="79" w:author="Kiona Ogle" w:date="2025-09-24T15:53:00Z" w16du:dateUtc="2025-09-24T22:53:00Z">
        <w:r w:rsidR="00493A20">
          <w:t xml:space="preserve">the BA estimates for the </w:t>
        </w:r>
      </w:ins>
      <w:r w:rsidR="256174FF">
        <w:t>250</w:t>
      </w:r>
      <w:del w:id="80" w:author="Kiona Ogle" w:date="2025-09-24T15:52:00Z" w16du:dateUtc="2025-09-24T22:52:00Z">
        <w:r w:rsidR="256174FF" w:rsidDel="00493A20">
          <w:delText>-</w:delText>
        </w:r>
      </w:del>
      <w:ins w:id="81" w:author="Kiona Ogle" w:date="2025-09-24T15:52:00Z" w16du:dateUtc="2025-09-24T22:52:00Z">
        <w:r w:rsidR="00493A20">
          <w:t xml:space="preserve"> </w:t>
        </w:r>
      </w:ins>
      <w:r w:rsidR="256174FF">
        <w:t xml:space="preserve">m </w:t>
      </w:r>
      <w:del w:id="82" w:author="Kiona Ogle" w:date="2025-09-24T15:53:00Z" w16du:dateUtc="2025-09-24T22:53:00Z">
        <w:r w:rsidR="256174FF" w:rsidDel="00493A20">
          <w:delText xml:space="preserve">grids </w:delText>
        </w:r>
      </w:del>
      <w:ins w:id="83" w:author="Kiona Ogle" w:date="2025-09-24T15:53:00Z" w16du:dateUtc="2025-09-24T22:53:00Z">
        <w:r w:rsidR="00493A20">
          <w:t xml:space="preserve">pixels to produce estimates at a </w:t>
        </w:r>
      </w:ins>
      <w:del w:id="84" w:author="Kiona Ogle" w:date="2025-09-24T15:53:00Z" w16du:dateUtc="2025-09-24T22:53:00Z">
        <w:r w:rsidR="256174FF" w:rsidDel="00493A20">
          <w:delText xml:space="preserve">to a </w:delText>
        </w:r>
      </w:del>
      <w:r w:rsidR="256174FF">
        <w:t>4</w:t>
      </w:r>
      <w:del w:id="85" w:author="Kiona Ogle" w:date="2025-09-24T15:53:00Z" w16du:dateUtc="2025-09-24T22:53:00Z">
        <w:r w:rsidR="256174FF" w:rsidDel="00493A20">
          <w:delText>-</w:delText>
        </w:r>
      </w:del>
      <w:ins w:id="86" w:author="Kiona Ogle" w:date="2025-09-24T15:53:00Z" w16du:dateUtc="2025-09-24T22:53:00Z">
        <w:r w:rsidR="00493A20">
          <w:t xml:space="preserve"> </w:t>
        </w:r>
      </w:ins>
      <w:r w:rsidR="256174FF">
        <w:t xml:space="preserve">km </w:t>
      </w:r>
      <w:ins w:id="87" w:author="Kiona Ogle" w:date="2025-09-24T15:53:00Z" w16du:dateUtc="2025-09-24T22:53:00Z">
        <w:r w:rsidR="00493A20">
          <w:sym w:font="Symbol" w:char="F0B4"/>
        </w:r>
        <w:r w:rsidR="00493A20">
          <w:t xml:space="preserve"> 4 km </w:t>
        </w:r>
      </w:ins>
      <w:r w:rsidR="256174FF">
        <w:t>resolution to align with other covariates.</w:t>
      </w:r>
    </w:p>
    <w:p w14:paraId="0E3DBF57" w14:textId="15A49EAE" w:rsidR="000042D2" w:rsidRDefault="000042D2" w:rsidP="00315E09">
      <w:pPr>
        <w:pStyle w:val="FirstParagraph"/>
        <w:spacing w:before="0" w:after="0"/>
        <w:ind w:firstLine="720"/>
      </w:pPr>
      <w:r>
        <w:t xml:space="preserve">As another habitat covariate, we calculated the </w:t>
      </w:r>
      <w:r w:rsidR="008B24AA">
        <w:t xml:space="preserve">percentage </w:t>
      </w:r>
      <w:r>
        <w:t>contribution of the North American monsoon</w:t>
      </w:r>
      <w:r w:rsidR="00467B8C">
        <w:t xml:space="preserve"> (NAM)</w:t>
      </w:r>
      <w:r>
        <w:t xml:space="preserve"> </w:t>
      </w:r>
      <w:r w:rsidR="00E50257">
        <w:t xml:space="preserve">to </w:t>
      </w:r>
      <w:r w:rsidR="00493A20">
        <w:t>the annual precipitation budget in each grid cell</w:t>
      </w:r>
      <w:r>
        <w:t xml:space="preserve"> using 30-year</w:t>
      </w:r>
      <w:r w:rsidR="00E50257">
        <w:t>,</w:t>
      </w:r>
      <w:r>
        <w:t xml:space="preserve"> </w:t>
      </w:r>
      <w:r w:rsidR="00493A20">
        <w:t xml:space="preserve">4 km </w:t>
      </w:r>
      <w:r w:rsidR="00493A20">
        <w:sym w:font="Symbol" w:char="F0B4"/>
      </w:r>
      <w:r w:rsidR="00493A20">
        <w:t xml:space="preserve"> 4 km </w:t>
      </w:r>
      <w:r w:rsidR="00966CEB">
        <w:t xml:space="preserve">gridded </w:t>
      </w:r>
      <w:r>
        <w:t>monthly data</w:t>
      </w:r>
      <w:r w:rsidR="00493A20">
        <w:t xml:space="preserve"> obtained</w:t>
      </w:r>
      <w:r>
        <w:t xml:space="preserve"> from PRISM</w:t>
      </w:r>
      <w:r w:rsidR="005D7C8D">
        <w:t xml:space="preserve"> </w:t>
      </w:r>
      <w:r w:rsidR="005D7C8D">
        <w:fldChar w:fldCharType="begin"/>
      </w:r>
      <w:r w:rsidR="005D7C8D">
        <w:instrText xml:space="preserve"> ADDIN ZOTERO_ITEM CSL_CITATION {"citationID":"gbY4Lw9G","properties":{"formattedCitation":"(PRISM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5D7C8D">
        <w:fldChar w:fldCharType="separate"/>
      </w:r>
      <w:r w:rsidR="005D7C8D">
        <w:rPr>
          <w:noProof/>
        </w:rPr>
        <w:t>(PRISM Climate Group, 2025)</w:t>
      </w:r>
      <w:r w:rsidR="005D7C8D">
        <w:fldChar w:fldCharType="end"/>
      </w:r>
      <w:r>
        <w:t xml:space="preserve">. </w:t>
      </w:r>
      <w:r w:rsidR="008B24AA">
        <w:t>Monsoon moisture is critical to dryland ecosystem productivity</w:t>
      </w:r>
      <w:r w:rsidR="005D7C8D">
        <w:t xml:space="preserve"> </w:t>
      </w:r>
      <w:r w:rsidR="005D7C8D">
        <w:fldChar w:fldCharType="begin"/>
      </w:r>
      <w:r w:rsidR="005D7C8D">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5D7C8D">
        <w:fldChar w:fldCharType="separate"/>
      </w:r>
      <w:r w:rsidR="005D7C8D">
        <w:rPr>
          <w:noProof/>
        </w:rPr>
        <w:t>(Maurer et al., 2020; Munson et al., 2022)</w:t>
      </w:r>
      <w:r w:rsidR="005D7C8D">
        <w:fldChar w:fldCharType="end"/>
      </w:r>
      <w:r w:rsidR="008B24AA">
        <w:t xml:space="preserve"> and can increase invertebrate abundance</w:t>
      </w:r>
      <w:r w:rsidR="00467B8C">
        <w:t xml:space="preserve">, which is relevant to </w:t>
      </w:r>
      <w:r w:rsidR="00966CEB">
        <w:t xml:space="preserve">pinyon jays </w:t>
      </w:r>
      <w:r w:rsidR="00467B8C">
        <w:t xml:space="preserve">as they </w:t>
      </w:r>
      <w:r w:rsidR="00966CEB">
        <w:t>rely on invertebrates during the nesting season</w:t>
      </w:r>
      <w:r w:rsidR="005D7C8D">
        <w:t xml:space="preserve"> </w:t>
      </w:r>
      <w:r w:rsidR="005D7C8D">
        <w:fldChar w:fldCharType="begin"/>
      </w:r>
      <w:r w:rsidR="005D7C8D">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D7C8D">
        <w:fldChar w:fldCharType="separate"/>
      </w:r>
      <w:r w:rsidR="005D7C8D">
        <w:rPr>
          <w:noProof/>
        </w:rPr>
        <w:t>(Branson, 2008; Ligon, 1978)</w:t>
      </w:r>
      <w:r w:rsidR="005D7C8D">
        <w:fldChar w:fldCharType="end"/>
      </w:r>
      <w:r w:rsidR="008B24AA">
        <w:t xml:space="preserve">. We calculated the percentage of the 30-year monthly normal precipitation in each </w:t>
      </w:r>
      <w:r w:rsidR="00467B8C">
        <w:t xml:space="preserve">4 km </w:t>
      </w:r>
      <w:r w:rsidR="00467B8C">
        <w:sym w:font="Symbol" w:char="F0B4"/>
      </w:r>
      <w:r w:rsidR="00467B8C">
        <w:t xml:space="preserve"> 4 km grid cell</w:t>
      </w:r>
      <w:r w:rsidR="008B24AA">
        <w:t xml:space="preserve"> falling in the months of July-September (i.e., the </w:t>
      </w:r>
      <w:r w:rsidR="00467B8C">
        <w:t>NAM period</w:t>
      </w:r>
      <w:r w:rsidR="00E50257">
        <w:t xml:space="preserve">), </w:t>
      </w:r>
      <w:r w:rsidR="008B24AA">
        <w:t>referred to as “</w:t>
      </w:r>
      <w:proofErr w:type="spellStart"/>
      <w:r w:rsidR="008B24AA">
        <w:t>monsoonality</w:t>
      </w:r>
      <w:proofErr w:type="spellEnd"/>
      <w:r w:rsidR="008B24AA">
        <w:t xml:space="preserve">”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w:t>
      </w:r>
      <w:r w:rsidR="00467B8C">
        <w:t xml:space="preserve"> </w:t>
      </w:r>
      <w:proofErr w:type="spellStart"/>
      <w:r w:rsidR="00E50257">
        <w:t>M</w:t>
      </w:r>
      <w:r w:rsidR="008B24AA">
        <w:t>onsoonality</w:t>
      </w:r>
      <w:proofErr w:type="spellEnd"/>
      <w:r w:rsidR="008B24AA">
        <w:t xml:space="preserve"> </w:t>
      </w:r>
      <w:r w:rsidR="00467B8C">
        <w:t>represent</w:t>
      </w:r>
      <w:r w:rsidR="00E50257">
        <w:t>s</w:t>
      </w:r>
      <w:r w:rsidR="00467B8C">
        <w:t xml:space="preserve"> a spatially explicit covariate that describe</w:t>
      </w:r>
      <w:r w:rsidR="00E50257">
        <w:t>s</w:t>
      </w:r>
      <w:r w:rsidR="00467B8C">
        <w:t xml:space="preserve"> the long-term NAM </w:t>
      </w:r>
      <w:r w:rsidR="00E50257">
        <w:t>patterns and</w:t>
      </w:r>
      <w:r w:rsidR="00467B8C">
        <w:t xml:space="preserve"> thus does not</w:t>
      </w:r>
      <w:r w:rsidR="008B24AA">
        <w:t xml:space="preserve"> change over time. </w:t>
      </w:r>
    </w:p>
    <w:p w14:paraId="69C09BD1" w14:textId="3EFF9F62" w:rsidR="008F6A89" w:rsidRDefault="00467B8C" w:rsidP="00315E09">
      <w:pPr>
        <w:pStyle w:val="FirstParagraph"/>
        <w:spacing w:before="0" w:after="0"/>
        <w:ind w:firstLine="720"/>
      </w:pPr>
      <w:r>
        <w:lastRenderedPageBreak/>
        <w:t>We also includ</w:t>
      </w:r>
      <w:r w:rsidR="002E059F">
        <w:t>ed</w:t>
      </w:r>
      <w:r>
        <w:t xml:space="preserve"> temporally varying </w:t>
      </w:r>
      <w:r w:rsidR="008B24AA">
        <w:t>climate covariates</w:t>
      </w:r>
      <w:r>
        <w:t xml:space="preserve">. In particular, we </w:t>
      </w:r>
      <w:r w:rsidR="00C7167B">
        <w:t xml:space="preserve">extracted </w:t>
      </w:r>
      <w:r w:rsidR="49B9E889">
        <w:t xml:space="preserve">gridded </w:t>
      </w:r>
      <w:r w:rsidR="002E059F">
        <w:t xml:space="preserve">(4 km </w:t>
      </w:r>
      <w:r w:rsidR="002E059F">
        <w:sym w:font="Symbol" w:char="F0B4"/>
      </w:r>
      <w:r w:rsidR="002E059F">
        <w:t xml:space="preserve"> 4 km) </w:t>
      </w:r>
      <w:r w:rsidR="008B24AA">
        <w:t xml:space="preserve">monthly </w:t>
      </w:r>
      <w:r w:rsidR="00C7167B">
        <w:t xml:space="preserve">PRISM </w:t>
      </w:r>
      <w:r w:rsidR="49B9E889">
        <w:t xml:space="preserve">climate data </w:t>
      </w:r>
      <w:r w:rsidR="008B24AA">
        <w:t xml:space="preserve">for maximum temperature and </w:t>
      </w:r>
      <w:r>
        <w:t xml:space="preserve">total </w:t>
      </w:r>
      <w:r w:rsidR="008B24AA">
        <w:t xml:space="preserve">precipitation, which are both </w:t>
      </w:r>
      <w:r w:rsidR="49B9E889">
        <w:t xml:space="preserve">relevant to </w:t>
      </w:r>
      <w:r>
        <w:t xml:space="preserve">pinyon </w:t>
      </w:r>
      <w:r w:rsidR="008B24AA">
        <w:t xml:space="preserve">jay </w:t>
      </w:r>
      <w:r w:rsidR="49B9E889">
        <w:t xml:space="preserve">biology </w:t>
      </w:r>
      <w:r>
        <w:t xml:space="preserve">as they impact bird </w:t>
      </w:r>
      <w:r w:rsidR="49B9E889">
        <w:t xml:space="preserve">physiology and relative food availability </w:t>
      </w:r>
      <w:r w:rsidR="49B9E889">
        <w:fldChar w:fldCharType="begin"/>
      </w:r>
      <w:r w:rsidR="008F1739">
        <w:instrText xml:space="preserve"> ADDIN ZOTERO_ITEM CSL_CITATION {"citationID":"YfSpSCT0","properties":{"formattedCitation":"(Ligon,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(Ligon, 1978; McDermott &amp; DeGroote, 2016; Skagen &amp; Adams, 2012; Stotz &amp; Balda, 1995)</w:t>
      </w:r>
      <w:r w:rsidR="49B9E889">
        <w:fldChar w:fldCharType="end"/>
      </w:r>
      <w:r w:rsidR="35CBAC4D">
        <w:t xml:space="preserve">. </w:t>
      </w:r>
      <w:r w:rsidR="008B24AA">
        <w:t>Climate variables change through time for a given pixel and we combined monthly values into</w:t>
      </w:r>
      <w:r w:rsidR="002E059F">
        <w:t xml:space="preserve"> four</w:t>
      </w:r>
      <w:r w:rsidR="008B24AA">
        <w:t xml:space="preserve">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rsidR="008B24AA">
        <w:t>These included: 1) breeding season</w:t>
      </w:r>
      <w:r w:rsidR="002E059F">
        <w:t xml:space="preserve"> (</w:t>
      </w:r>
      <w:r w:rsidR="006103F0">
        <w:t>February-Apri</w:t>
      </w:r>
      <w:r w:rsidR="00E50257">
        <w:t>l; spring</w:t>
      </w:r>
      <w:r w:rsidR="002E059F">
        <w:t>)</w:t>
      </w:r>
      <w:r w:rsidR="008B24AA">
        <w:t>, 2) fledgling season</w:t>
      </w:r>
      <w:r w:rsidR="002E059F">
        <w:t xml:space="preserve"> (</w:t>
      </w:r>
      <w:r w:rsidR="006103F0">
        <w:t>May-June</w:t>
      </w:r>
      <w:r w:rsidR="00E50257">
        <w:t>; late spring/early summer</w:t>
      </w:r>
      <w:r w:rsidR="002E059F">
        <w:t xml:space="preserve">) when </w:t>
      </w:r>
      <w:r w:rsidR="008B24AA">
        <w:t>adults are caring for young, 3) early summer</w:t>
      </w:r>
      <w:r w:rsidR="00D426C8">
        <w:t xml:space="preserve"> (</w:t>
      </w:r>
      <w:r w:rsidR="006103F0">
        <w:t>July</w:t>
      </w:r>
      <w:r w:rsidR="002E059F">
        <w:t xml:space="preserve">), a period during which </w:t>
      </w:r>
      <w:r w:rsidR="00D426C8">
        <w:t>bird</w:t>
      </w:r>
      <w:r w:rsidR="002E059F">
        <w:t xml:space="preserve"> behavior is not well documented</w:t>
      </w:r>
      <w:r w:rsidR="008B24AA">
        <w:t>, and 4) late summer through winter</w:t>
      </w:r>
      <w:r w:rsidR="00D426C8">
        <w:t xml:space="preserve"> (</w:t>
      </w:r>
      <w:r w:rsidR="006103F0">
        <w:t>August-January</w:t>
      </w:r>
      <w:r w:rsidR="002E059F">
        <w:t xml:space="preserve">), a period during which birds are </w:t>
      </w:r>
      <w:r w:rsidR="00D426C8">
        <w:t xml:space="preserve">caching seeds, </w:t>
      </w:r>
      <w:r w:rsidR="002E059F">
        <w:t xml:space="preserve">and </w:t>
      </w:r>
      <w:r w:rsidR="00D426C8">
        <w:t>potentially</w:t>
      </w:r>
      <w:r w:rsidR="006103F0">
        <w:t xml:space="preserve"> dispersing broadly</w:t>
      </w:r>
      <w:r w:rsidR="00D426C8">
        <w:t xml:space="preserve"> </w:t>
      </w:r>
      <w:r w:rsidR="006103F0">
        <w:t>(</w:t>
      </w:r>
      <w:r w:rsidR="00D426C8">
        <w:t>irrupting</w:t>
      </w:r>
      <w:r w:rsidR="006103F0">
        <w:t>)</w:t>
      </w:r>
      <w:r w:rsidR="00D426C8">
        <w:t xml:space="preserve"> in search of seeds</w:t>
      </w:r>
      <w:r w:rsidR="00966CEB">
        <w:t xml:space="preserve"> (Wiggins 2005)</w:t>
      </w:r>
      <w:r w:rsidR="00E50257">
        <w:t>; pinyon seeds also mature during this period (fall).</w:t>
      </w:r>
      <w:r w:rsidR="002E059F">
        <w:t xml:space="preserve"> Seasonal climate values (mean</w:t>
      </w:r>
      <w:r w:rsidR="006103F0">
        <w:t xml:space="preserve"> of monthly values </w:t>
      </w:r>
      <w:r w:rsidR="002E059F">
        <w:t>for temperature, seasonal totals for precipitation) were produced for each year spanning the full study period.</w:t>
      </w:r>
      <w:r w:rsidR="008B24AA">
        <w:t xml:space="preserve"> </w:t>
      </w:r>
    </w:p>
    <w:p w14:paraId="466225B4" w14:textId="791EC407" w:rsidR="008F6A89" w:rsidRDefault="49B9E889" w:rsidP="0058745E">
      <w:pPr>
        <w:pStyle w:val="Heading3"/>
        <w:spacing w:before="180" w:after="180" w:line="480" w:lineRule="auto"/>
      </w:pPr>
      <w:bookmarkStart w:id="88" w:name="X9f51ec2d939dc3732bbaff33291cd7faf9c78c2"/>
      <w:bookmarkEnd w:id="16"/>
      <w:r w:rsidRPr="00E72E3D">
        <w:t>2.</w:t>
      </w:r>
      <w:r w:rsidR="007351E8">
        <w:t>3</w:t>
      </w:r>
      <w:r w:rsidRPr="00E72E3D">
        <w:t xml:space="preserve"> Modeling relationships between cones and birds </w:t>
      </w:r>
    </w:p>
    <w:p w14:paraId="3E4D4534" w14:textId="19946AE3" w:rsidR="008F6A89" w:rsidRDefault="49B9E889" w:rsidP="00315E09">
      <w:pPr>
        <w:pStyle w:val="FirstParagraph"/>
        <w:spacing w:before="0" w:after="0"/>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t>
      </w:r>
      <w:r w:rsidR="002E059F">
        <w:t xml:space="preserve">we </w:t>
      </w:r>
      <w:r w:rsidR="007351E8">
        <w:t>were interested in temporal relationships between jay abundance and important covariates (e.g., cones, climate), we incorporated a stochastic antecedent model structure in</w:t>
      </w:r>
      <w:r w:rsidR="00A418CE">
        <w:t>to</w:t>
      </w:r>
      <w:r w:rsidR="007351E8">
        <w:t xml:space="preserve"> the </w:t>
      </w:r>
      <w:r w:rsidR="007351E8">
        <w:lastRenderedPageBreak/>
        <w:t>biological process model</w:t>
      </w:r>
      <w:r w:rsidR="005D7C8D">
        <w:t xml:space="preserve"> </w:t>
      </w:r>
      <w:r w:rsidR="005D7C8D">
        <w:fldChar w:fldCharType="begin"/>
      </w:r>
      <w:r w:rsidR="005D7C8D">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D7C8D">
        <w:fldChar w:fldCharType="separate"/>
      </w:r>
      <w:r w:rsidR="005D7C8D">
        <w:rPr>
          <w:noProof/>
        </w:rPr>
        <w:t>(Ogle et al., 2015)</w:t>
      </w:r>
      <w:r w:rsidR="005D7C8D">
        <w:fldChar w:fldCharType="end"/>
      </w:r>
      <w:r w:rsidR="007351E8">
        <w:t xml:space="preserve">. Specifically, </w:t>
      </w:r>
      <w:r w:rsidR="00A418CE">
        <w:t xml:space="preserve">the framework allowed for the estimation of predictive </w:t>
      </w:r>
      <w:r w:rsidR="007351E8">
        <w:t>(</w:t>
      </w:r>
      <w:r w:rsidR="00A418CE">
        <w:t>jays anticipated cone production in future years</w:t>
      </w:r>
      <w:r w:rsidR="007351E8">
        <w:t>)</w:t>
      </w:r>
      <w:r w:rsidR="00A418CE">
        <w:t xml:space="preserve">, </w:t>
      </w:r>
      <w:r w:rsidR="002E059F">
        <w:t>immediate</w:t>
      </w:r>
      <w:r w:rsidR="006103F0">
        <w:t xml:space="preserve"> </w:t>
      </w:r>
      <w:r w:rsidR="00A418CE">
        <w:t xml:space="preserve">(cones produced in the stimulate a jay response in the following </w:t>
      </w:r>
      <w:r w:rsidR="006103F0">
        <w:t>spring)</w:t>
      </w:r>
      <w:r w:rsidR="00A418CE">
        <w:t>,</w:t>
      </w:r>
      <w:r w:rsidR="002E059F">
        <w:t xml:space="preserve"> </w:t>
      </w:r>
      <w:r w:rsidR="007351E8">
        <w:t>and delayed</w:t>
      </w:r>
      <w:r w:rsidR="002E059F">
        <w:t xml:space="preserve"> </w:t>
      </w:r>
      <w:r w:rsidR="006103F0">
        <w:t>(</w:t>
      </w:r>
      <w:r w:rsidR="00A418CE">
        <w:t xml:space="preserve">jay abundance peaks in the spring </w:t>
      </w:r>
      <w:r w:rsidR="006103F0">
        <w:t>2 and 3 years after cone</w:t>
      </w:r>
      <w:r w:rsidR="00A418CE">
        <w:t>s are produced</w:t>
      </w:r>
      <w:r w:rsidR="006103F0">
        <w:t xml:space="preserve">) </w:t>
      </w:r>
      <w:r w:rsidR="002E059F">
        <w:t>responses</w:t>
      </w:r>
      <w:r w:rsidR="00A418CE">
        <w:t xml:space="preserve"> of jays</w:t>
      </w:r>
      <w:r w:rsidR="002E059F">
        <w:t xml:space="preserve"> linked to </w:t>
      </w:r>
      <w:r w:rsidR="00966CEB">
        <w:t xml:space="preserve">yearly </w:t>
      </w:r>
      <w:r w:rsidR="002E059F">
        <w:t>estimates of</w:t>
      </w:r>
      <w:r w:rsidR="007351E8">
        <w:t xml:space="preserve"> cone availability. We also included lagged seasonal climate effects</w:t>
      </w:r>
      <w:r w:rsidR="002E059F">
        <w:t xml:space="preserve"> to account for the potential influence of past climate on bird population dynamics that may be independent of pinyon cone production dynamics</w:t>
      </w:r>
      <w:r w:rsidR="007351E8">
        <w:t xml:space="preserve">. </w:t>
      </w:r>
    </w:p>
    <w:p w14:paraId="3564BB6D" w14:textId="7E769999" w:rsidR="008F6A89" w:rsidRDefault="002E059F" w:rsidP="00315E09">
      <w:pPr>
        <w:pStyle w:val="BodyText"/>
        <w:spacing w:before="0" w:after="0"/>
        <w:ind w:firstLine="720"/>
      </w:pPr>
      <w:r>
        <w:t xml:space="preserve">Accounting for detection error </w:t>
      </w:r>
      <w:r w:rsidR="00A418CE">
        <w:t>is</w:t>
      </w:r>
      <w:r>
        <w:t xml:space="preserve"> important for accurately estimating latent abundance</w:t>
      </w:r>
      <w:ins w:id="89" w:author="Kiona Ogle" w:date="2025-10-16T14:06:00Z" w16du:dateUtc="2025-10-16T21:06:00Z">
        <w:r w:rsidR="00A418CE">
          <w:t xml:space="preserve"> </w:t>
        </w:r>
      </w:ins>
      <w:r w:rsidR="003D1B61">
        <w:fldChar w:fldCharType="begin"/>
      </w:r>
      <w:r w:rsidR="003D1B61">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3D1B61">
        <w:fldChar w:fldCharType="separate"/>
      </w:r>
      <w:r w:rsidR="003D1B61" w:rsidRPr="003D1B61">
        <w:rPr>
          <w:rFonts w:cs="Times New Roman"/>
        </w:rPr>
        <w:t>(Kéry &amp; Schmidt, 2008)</w:t>
      </w:r>
      <w:r w:rsidR="003D1B61">
        <w:fldChar w:fldCharType="end"/>
      </w:r>
      <w:r w:rsidR="005D7C8D">
        <w:t xml:space="preserve">. </w:t>
      </w:r>
      <w:r>
        <w:t xml:space="preserve">Replicate </w:t>
      </w:r>
      <w:r w:rsidR="49B9E889">
        <w:t>surveys within a closed time and location are require</w:t>
      </w:r>
      <w:r w:rsidR="00E72E3D">
        <w:t xml:space="preserve">d for successfully implementing </w:t>
      </w:r>
      <w:r w:rsidR="00966CEB">
        <w:t xml:space="preserve">N-mixture models </w:t>
      </w:r>
      <w:r>
        <w:t xml:space="preserve">that </w:t>
      </w:r>
      <w:r w:rsidR="00E72E3D">
        <w:t>account for detection error</w:t>
      </w:r>
      <w:r w:rsidR="257881E1">
        <w:t xml:space="preserve"> </w:t>
      </w:r>
      <w:r w:rsidR="49B9E889">
        <w:fldChar w:fldCharType="begin"/>
      </w:r>
      <w:r w:rsidR="003D1B61">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49B9E889">
        <w:fldChar w:fldCharType="separate"/>
      </w:r>
      <w:r w:rsidR="003D1B61">
        <w:rPr>
          <w:noProof/>
        </w:rPr>
        <w:t>(Royle et al., 2005)</w:t>
      </w:r>
      <w:r w:rsidR="49B9E889">
        <w:fldChar w:fldCharType="end"/>
      </w:r>
      <w:r w:rsidR="49B9E889">
        <w:t xml:space="preserve">. To use unstructured or semi-structured eBird data in this way (e.g., as a space-for-time substitution), checklists must </w:t>
      </w:r>
      <w:r w:rsidR="007351E8">
        <w:t>represent locations across</w:t>
      </w:r>
      <w:r w:rsidR="49B9E889">
        <w:t xml:space="preserve"> the range of potential covariate values (e.g., are not biased toward certain values of covariates of interest</w:t>
      </w:r>
      <w:r w:rsidR="257881E1">
        <w:t xml:space="preserve"> </w:t>
      </w:r>
      <w:r w:rsidR="49B9E889">
        <w:fldChar w:fldCharType="begin"/>
      </w:r>
      <w:r w:rsidR="49B9E889">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49B9E889">
        <w:fldChar w:fldCharType="separate"/>
      </w:r>
      <w:r w:rsidR="257881E1" w:rsidRPr="10F02EB4">
        <w:rPr>
          <w:noProof/>
        </w:rPr>
        <w:t>(Hochachka et al., 2023)</w:t>
      </w:r>
      <w:r w:rsidR="49B9E889">
        <w:fldChar w:fldCharType="end"/>
      </w:r>
      <w:r w:rsidR="00E72E3D">
        <w:t>)</w:t>
      </w:r>
      <w:r w:rsidR="49B9E889">
        <w:t xml:space="preserve">. We verified that checklists within our filtered dataset met this assumption by comparing values for all covariates at locations with checklists to all gridded data available for those covariates </w:t>
      </w:r>
      <w:r w:rsidR="49B9E889" w:rsidRPr="002B1C09">
        <w:t>(</w:t>
      </w:r>
      <w:r w:rsidR="00B96D92" w:rsidRPr="002B1C09">
        <w:t>SI Figure 1</w:t>
      </w:r>
      <w:r w:rsidR="49B9E889" w:rsidRPr="002B1C09">
        <w:t>).</w:t>
      </w:r>
      <w:r w:rsidR="49B9E889">
        <w:t xml:space="preserve"> </w:t>
      </w:r>
    </w:p>
    <w:p w14:paraId="74770EC6" w14:textId="67CB3CF4" w:rsidR="008F6A89" w:rsidRDefault="00332E9D" w:rsidP="0058745E">
      <w:pPr>
        <w:pStyle w:val="Heading3"/>
        <w:spacing w:before="180" w:after="180" w:line="480" w:lineRule="auto"/>
      </w:pPr>
      <w:bookmarkStart w:id="90" w:name="observation-process-for-ebird"/>
      <w:bookmarkEnd w:id="88"/>
      <w:r w:rsidRPr="000A3078">
        <w:t>2.</w:t>
      </w:r>
      <w:r w:rsidR="007351E8" w:rsidRPr="000A3078">
        <w:t>3</w:t>
      </w:r>
      <w:r w:rsidRPr="000A3078">
        <w:t xml:space="preserve">.1 Observation process </w:t>
      </w:r>
      <w:r w:rsidR="00575F07" w:rsidRPr="000A3078">
        <w:t>model for pinyon jay abundance</w:t>
      </w:r>
    </w:p>
    <w:p w14:paraId="16E7AFBE" w14:textId="7DC5BB81" w:rsidR="008F6A89" w:rsidRDefault="49B9E889" w:rsidP="00315E09">
      <w:pPr>
        <w:pStyle w:val="FirstParagraph"/>
        <w:spacing w:before="0" w:after="0"/>
        <w:ind w:firstLine="720"/>
      </w:pPr>
      <w:r>
        <w:t xml:space="preserve">In our model, count data </w:t>
      </w:r>
      <w:r w:rsidR="000A3078">
        <w:t xml:space="preserve">obtained </w:t>
      </w:r>
      <w:r>
        <w:t xml:space="preserve">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w:t>
      </w:r>
      <w:r w:rsidR="002E6AEF">
        <w:t>that</w:t>
      </w:r>
      <w:r>
        <w:t xml:space="preserve"> the survey was conducted (e.g., </w:t>
      </w:r>
      <w:r w:rsidR="002E6AEF">
        <w:t>it is not known if the</w:t>
      </w:r>
      <w:r>
        <w:t xml:space="preserve"> location </w:t>
      </w:r>
      <w:r w:rsidR="002E6AEF">
        <w:t xml:space="preserve">was </w:t>
      </w:r>
      <w:r>
        <w:t xml:space="preserve">recorded at the beginning, middle, or end of a survey </w:t>
      </w:r>
      <w:r w:rsidR="002E6AEF">
        <w:t xml:space="preserve">or </w:t>
      </w:r>
      <w:r>
        <w:t xml:space="preserve">at what level of precision) and 2) </w:t>
      </w:r>
      <w:r>
        <w:lastRenderedPageBreak/>
        <w:t xml:space="preserve">uncertainty in the location along a survey at which pinyon jays were observed (e.g., </w:t>
      </w:r>
      <w:r w:rsidR="005F6A84">
        <w:t xml:space="preserve">it is unknown if </w:t>
      </w:r>
      <w:r>
        <w:t xml:space="preserve">birds </w:t>
      </w:r>
      <w:r w:rsidR="005F6A84">
        <w:t xml:space="preserve">were </w:t>
      </w:r>
      <w:r>
        <w:t xml:space="preserve">observed at the beginning, middle, or end of a walking survey). To account for this spatial uncertainty, we created </w:t>
      </w:r>
      <w:r w:rsidR="005F6A84">
        <w:t xml:space="preserve">circular </w:t>
      </w:r>
      <w:r>
        <w:t>buffers around each eBird checklist</w:t>
      </w:r>
      <w:r w:rsidR="4DB6BC9A">
        <w:t xml:space="preserve"> </w:t>
      </w:r>
      <w:r w:rsidR="000A3078">
        <w:t xml:space="preserve">point </w:t>
      </w:r>
      <w:r w:rsidR="4DB6BC9A">
        <w:t>location</w:t>
      </w:r>
      <w:r>
        <w:t xml:space="preserve"> based on the sampling distance for that checklist</w:t>
      </w:r>
      <w:r w:rsidR="005F6A84">
        <w:t xml:space="preserve">; </w:t>
      </w:r>
      <w:r w:rsidR="002E6AEF">
        <w:t xml:space="preserve">that </w:t>
      </w:r>
      <w:r w:rsidR="005F6A84">
        <w:t xml:space="preserve">is, we defined the radius of the buffer circle as </w:t>
      </w:r>
      <w:r>
        <w:t xml:space="preserve">1/2 of </w:t>
      </w:r>
      <w:r w:rsidR="002E6AEF">
        <w:t xml:space="preserve">the </w:t>
      </w:r>
      <w:r>
        <w:t>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t xml:space="preserve">4 </w:t>
      </w:r>
      <w:r w:rsidR="005F6A84">
        <w:t xml:space="preserve">km </w:t>
      </w:r>
      <w:r>
        <w:t xml:space="preserve">grid cell </w:t>
      </w:r>
      <w:r w:rsidR="005F6A84">
        <w:t xml:space="preserve">for each </w:t>
      </w:r>
      <w:r>
        <w:t xml:space="preserve">year by </w:t>
      </w:r>
      <w:r w:rsidR="000A3078">
        <w:t xml:space="preserve">delineating the perimeter of </w:t>
      </w:r>
      <w:r>
        <w:t xml:space="preserve">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w:t>
      </w:r>
      <w:r w:rsidR="000A3078">
        <w:t xml:space="preserve">incorporated </w:t>
      </w:r>
      <w:r w:rsidR="000A0DF7">
        <w:t xml:space="preserve">covariates </w:t>
      </w:r>
      <w:r w:rsidR="000A3078">
        <w:t xml:space="preserve">potentially </w:t>
      </w:r>
      <w:r w:rsidR="000A0DF7">
        <w:t xml:space="preserve">shaping checklist level </w:t>
      </w:r>
      <w:r w:rsidR="005F6A84">
        <w:t>laten</w:t>
      </w:r>
      <w:r w:rsidR="007351E8">
        <w:t>t</w:t>
      </w:r>
      <w:r w:rsidR="005F6A84">
        <w:t xml:space="preserve"> </w:t>
      </w:r>
      <w:r>
        <w:t xml:space="preserve">abundance, </w:t>
      </w:r>
      <w:r w:rsidRPr="10F02EB4">
        <w:rPr>
          <w:i/>
          <w:iCs/>
        </w:rPr>
        <w:t>N</w:t>
      </w:r>
      <w:r>
        <w:t>.</w:t>
      </w:r>
    </w:p>
    <w:p w14:paraId="514DB948" w14:textId="220FEBB4" w:rsidR="008F6A89" w:rsidRDefault="00767225" w:rsidP="00315E09">
      <w:pPr>
        <w:pStyle w:val="BodyText"/>
        <w:spacing w:before="0" w:after="0"/>
        <w:ind w:firstLine="720"/>
      </w:pPr>
      <w:r>
        <w:t>F</w:t>
      </w:r>
      <w:r w:rsidR="005F6A84">
        <w:t xml:space="preserve">or the observation process model, we define a likelihood for the observed </w:t>
      </w:r>
      <w:r w:rsidR="00332E9D">
        <w:t>eBird count data</w:t>
      </w:r>
      <w:r w:rsidR="005F6A84">
        <w:t xml:space="preserve">, </w:t>
      </w:r>
      <w:r w:rsidR="005F6A84" w:rsidRPr="0058745E">
        <w:rPr>
          <w:i/>
          <w:iCs/>
        </w:rPr>
        <w:t>Y</w:t>
      </w:r>
      <w:r w:rsidR="005F6A84">
        <w:t>,</w:t>
      </w:r>
      <w:r w:rsidR="00332E9D">
        <w:t xml:space="preserve"> for checklist, </w:t>
      </w:r>
      <m:oMath>
        <m:r>
          <w:rPr>
            <w:rFonts w:ascii="Cambria Math" w:hAnsi="Cambria Math"/>
          </w:rPr>
          <m:t>c</m:t>
        </m:r>
      </m:oMath>
      <w:r w:rsidR="00332E9D">
        <w:t xml:space="preserve">, in </w:t>
      </w:r>
      <w:r>
        <w:t>sample polygon</w:t>
      </w:r>
      <w:r w:rsidR="00332E9D">
        <w:t xml:space="preserve">, </w:t>
      </w:r>
      <m:oMath>
        <m:r>
          <w:rPr>
            <w:rFonts w:ascii="Cambria Math" w:hAnsi="Cambria Math"/>
          </w:rPr>
          <m:t>i</m:t>
        </m:r>
      </m:oMath>
      <w:r w:rsidR="00332E9D">
        <w:t xml:space="preserve">, and year, </w:t>
      </w:r>
      <m:oMath>
        <m:r>
          <w:rPr>
            <w:rFonts w:ascii="Cambria Math" w:hAnsi="Cambria Math"/>
          </w:rPr>
          <m:t>t</m:t>
        </m:r>
      </m:oMath>
      <w:r w:rsidR="00332E9D">
        <w:t xml:space="preserve">, </w:t>
      </w:r>
      <w:r w:rsidR="005F6A84">
        <w:t xml:space="preserve">based on a binomial </w:t>
      </w:r>
      <w:r w:rsidR="00332E9D">
        <w:t>distribut</w:t>
      </w:r>
      <w:r w:rsidR="005F6A84">
        <w:t xml:space="preserve">ion that accounts for the </w:t>
      </w:r>
      <w:r w:rsidR="00332E9D">
        <w:t xml:space="preserve">detection probability, </w:t>
      </w:r>
      <w:r w:rsidR="00332E9D">
        <w:rPr>
          <w:i/>
          <w:iCs/>
        </w:rPr>
        <w:t>p</w:t>
      </w:r>
      <w:r w:rsidR="00332E9D">
        <w:t xml:space="preserve">, and the latent true abundance of birds </w:t>
      </w:r>
      <w:r w:rsidR="005F6A84">
        <w:t>(“number of trials”)</w:t>
      </w:r>
      <w:r w:rsidR="002E6AEF">
        <w:t xml:space="preserve">, </w:t>
      </w:r>
      <w:r w:rsidR="002E6AEF" w:rsidRPr="00315E09">
        <w:rPr>
          <w:i/>
          <w:iCs/>
        </w:rPr>
        <w:t>N</w:t>
      </w:r>
      <w:r w:rsidR="002E6AEF">
        <w:t>,</w:t>
      </w:r>
      <w:r w:rsidR="005F6A84">
        <w:t xml:space="preserve"> </w:t>
      </w:r>
      <w:r w:rsidR="00332E9D">
        <w:t>in the checklist:</w:t>
      </w:r>
    </w:p>
    <w:tbl>
      <w:tblPr>
        <w:tblStyle w:val="Table"/>
        <w:tblW w:w="5000" w:type="pct"/>
        <w:tblLayout w:type="fixed"/>
        <w:tblLook w:val="0000" w:firstRow="0" w:lastRow="0" w:firstColumn="0" w:lastColumn="0" w:noHBand="0" w:noVBand="0"/>
      </w:tblPr>
      <w:tblGrid>
        <w:gridCol w:w="8124"/>
        <w:gridCol w:w="1236"/>
      </w:tblGrid>
      <w:tr w:rsidR="00D86531" w14:paraId="606550ED" w14:textId="77777777" w:rsidTr="00C170CA">
        <w:tc>
          <w:tcPr>
            <w:tcW w:w="6873" w:type="dxa"/>
          </w:tcPr>
          <w:p w14:paraId="20A39890"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3F20979E" w14:textId="77777777" w:rsidR="00D86531" w:rsidRDefault="00D86531" w:rsidP="00C170CA">
            <w:pPr>
              <w:pStyle w:val="Compact"/>
              <w:jc w:val="right"/>
            </w:pPr>
            <w:proofErr w:type="spellStart"/>
            <w:r>
              <w:t>Eqn</w:t>
            </w:r>
            <w:proofErr w:type="spellEnd"/>
            <w:r>
              <w:t xml:space="preserve"> 1</w:t>
            </w:r>
          </w:p>
        </w:tc>
      </w:tr>
    </w:tbl>
    <w:p w14:paraId="39E1A9B2" w14:textId="18602ABB" w:rsidR="00D86531" w:rsidRPr="00D86531" w:rsidRDefault="006872A2" w:rsidP="00315E09">
      <w:pPr>
        <w:pStyle w:val="FirstParagraph"/>
        <w:spacing w:before="0" w:after="0"/>
      </w:pPr>
      <w:r>
        <w:t xml:space="preserve">We modeled </w:t>
      </w:r>
      <w:r w:rsidRPr="0058745E">
        <w:rPr>
          <w:i/>
          <w:iCs/>
        </w:rPr>
        <w:t>p</w:t>
      </w:r>
      <w:r w:rsidR="00332E9D">
        <w:t xml:space="preserve">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D86531" w14:paraId="0CDBEFB5" w14:textId="77777777" w:rsidTr="00C170CA">
        <w:tc>
          <w:tcPr>
            <w:tcW w:w="6820" w:type="dxa"/>
          </w:tcPr>
          <w:p w14:paraId="43036458" w14:textId="77777777" w:rsidR="00D86531" w:rsidRDefault="00D86531" w:rsidP="00C170CA">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742D672C" w14:textId="77777777" w:rsidR="00D86531" w:rsidRDefault="00D86531" w:rsidP="00C170CA">
            <w:pPr>
              <w:pStyle w:val="Compact"/>
              <w:jc w:val="right"/>
            </w:pPr>
            <w:proofErr w:type="spellStart"/>
            <w:r>
              <w:t>Eqn</w:t>
            </w:r>
            <w:proofErr w:type="spellEnd"/>
            <w:r>
              <w:t xml:space="preserve"> 2</w:t>
            </w:r>
          </w:p>
        </w:tc>
      </w:tr>
    </w:tbl>
    <w:p w14:paraId="52B45292" w14:textId="625F38AE" w:rsidR="008F6A89" w:rsidRDefault="00332E9D" w:rsidP="00315E09">
      <w:pPr>
        <w:pStyle w:val="FirstParagraph"/>
        <w:spacing w:before="0" w:after="0"/>
      </w:pPr>
      <w:r>
        <w:lastRenderedPageBreak/>
        <w:t xml:space="preserve">where </w:t>
      </w:r>
      <w:bookmarkStart w:id="91"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91"/>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covariate, </w:t>
      </w:r>
      <w:proofErr w:type="spellStart"/>
      <w:r w:rsidR="006872A2" w:rsidRPr="0058745E">
        <w:rPr>
          <w:i/>
          <w:iCs/>
        </w:rPr>
        <w:t>Xj</w:t>
      </w:r>
      <w:proofErr w:type="spellEnd"/>
      <w:r w:rsidR="006872A2">
        <w:t xml:space="preserve"> </w:t>
      </w:r>
      <w:r>
        <w:t>(</w:t>
      </w:r>
      <w:r w:rsidRPr="0058745E">
        <w:rPr>
          <w:i/>
          <w:iCs/>
        </w:rPr>
        <w:t>j</w:t>
      </w:r>
      <w:r>
        <w:t xml:space="preserve"> = 1, 2, … </w:t>
      </w:r>
      <w:r w:rsidR="007351E8">
        <w:t>4</w:t>
      </w:r>
      <w:r w:rsidR="006872A2">
        <w:t xml:space="preserve"> covariates</w:t>
      </w:r>
      <w:r>
        <w:t>)</w:t>
      </w:r>
      <w:r w:rsidR="006872A2">
        <w:t xml:space="preserve">, that varies by checklist </w:t>
      </w:r>
      <w:r w:rsidR="006872A2" w:rsidRPr="0058745E">
        <w:rPr>
          <w:i/>
          <w:iCs/>
        </w:rPr>
        <w:t>c</w:t>
      </w:r>
      <w:r w:rsidR="006872A2">
        <w:t xml:space="preserve">, </w:t>
      </w:r>
      <w:r w:rsidR="00767225">
        <w:t xml:space="preserve">sample polygon </w:t>
      </w:r>
      <w:proofErr w:type="spellStart"/>
      <w:r w:rsidR="006872A2" w:rsidRPr="0058745E">
        <w:rPr>
          <w:i/>
          <w:iCs/>
        </w:rPr>
        <w:t>i</w:t>
      </w:r>
      <w:proofErr w:type="spellEnd"/>
      <w:r w:rsidR="006872A2">
        <w:t xml:space="preserve">, and year </w:t>
      </w:r>
      <w:r w:rsidR="006872A2" w:rsidRPr="0058745E">
        <w:rPr>
          <w:i/>
          <w:iCs/>
        </w:rPr>
        <w:t>t</w:t>
      </w:r>
      <w:r>
        <w:t>.</w:t>
      </w:r>
      <w:r w:rsidR="006872A2">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w:t>
      </w:r>
      <w:r w:rsidR="00767225">
        <w:t xml:space="preserve">logit-scale </w:t>
      </w:r>
      <w:r w:rsidR="006872A2">
        <w:t>baseline detection probability at average covariate values.</w:t>
      </w:r>
      <w:r w:rsidR="00B24923" w:rsidRPr="00B24923">
        <w:t xml:space="preserve"> </w:t>
      </w:r>
      <w:r w:rsidR="00B24923">
        <w:t xml:space="preserve">We </w:t>
      </w:r>
      <w:r w:rsidR="00767225">
        <w:t>assigned relatively non-informative, vague normal priors to all coefficients including the intercept</w:t>
      </w:r>
      <w:r w:rsidR="00B24923">
        <w:t xml:space="preserve">.  </w:t>
      </w:r>
    </w:p>
    <w:p w14:paraId="6AD08D45" w14:textId="5C7988C4" w:rsidR="008F6A89" w:rsidRDefault="00332E9D" w:rsidP="00126373">
      <w:pPr>
        <w:pStyle w:val="Heading3"/>
        <w:spacing w:before="180" w:after="180" w:line="480" w:lineRule="auto"/>
      </w:pPr>
      <w:bookmarkStart w:id="92" w:name="X9e09589101055a0b716ce1af6e945302d419ef3"/>
      <w:bookmarkEnd w:id="90"/>
      <w:r>
        <w:t xml:space="preserve">2.4.2 Biological process </w:t>
      </w:r>
      <w:r w:rsidR="006872A2">
        <w:t xml:space="preserve">model for </w:t>
      </w:r>
      <w:r>
        <w:t>pinyon jay abundance</w:t>
      </w:r>
    </w:p>
    <w:p w14:paraId="5DC86EED" w14:textId="288802D9" w:rsidR="008F6A89" w:rsidRDefault="000D576B" w:rsidP="00315E09">
      <w:pPr>
        <w:pStyle w:val="FirstParagraph"/>
        <w:spacing w:before="0" w:after="0"/>
        <w:ind w:firstLine="720"/>
      </w:pPr>
      <w:r>
        <w:t xml:space="preserve">Following standard assumptions for N-mixture models, we assumed that the latent </w:t>
      </w:r>
      <w:r w:rsidR="00332E9D">
        <w:t xml:space="preserve">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area [km</w:t>
      </w:r>
      <w:r w:rsidRPr="00126373">
        <w:rPr>
          <w:vertAlign w:val="superscript"/>
        </w:rPr>
        <w:t>2</w:t>
      </w:r>
      <w:r>
        <w:t xml:space="preserve">]), multiplied by the </w:t>
      </w:r>
      <w:r w:rsidR="00A66A63">
        <w:t>sample polygon</w:t>
      </w:r>
      <w:r w:rsidR="00332E9D">
        <w:t xml:space="preserve"> </w:t>
      </w:r>
      <w:r>
        <w:t xml:space="preserve">area, </w:t>
      </w:r>
      <w:proofErr w:type="spellStart"/>
      <w:r w:rsidRPr="00126373">
        <w:rPr>
          <w:i/>
          <w:iCs/>
        </w:rPr>
        <w:t>A</w:t>
      </w:r>
      <w:r w:rsidRPr="00126373">
        <w:rPr>
          <w:i/>
          <w:iCs/>
          <w:vertAlign w:val="subscript"/>
        </w:rPr>
        <w:t>c</w:t>
      </w:r>
      <w:r w:rsidR="002E6AEF">
        <w:rPr>
          <w:i/>
          <w:iCs/>
          <w:vertAlign w:val="subscript"/>
        </w:rPr>
        <w:t>,i,t</w:t>
      </w:r>
      <w:proofErr w:type="spellEnd"/>
      <w:r>
        <w:t xml:space="preserve"> (km</w:t>
      </w:r>
      <w:r w:rsidRPr="00126373">
        <w:rPr>
          <w:vertAlign w:val="superscript"/>
        </w:rPr>
        <w:t>2</w:t>
      </w:r>
      <w:r>
        <w:t xml:space="preserve">), associated with observed </w:t>
      </w:r>
      <w:r w:rsidR="00332E9D">
        <w:t>checklist</w:t>
      </w:r>
      <w:r>
        <w:t xml:space="preserve"> </w:t>
      </w:r>
      <w:r w:rsidR="002E6AEF" w:rsidRPr="00126373">
        <w:rPr>
          <w:i/>
          <w:iCs/>
        </w:rPr>
        <w:t>c</w:t>
      </w:r>
      <w:r w:rsidR="002E6AEF">
        <w:t xml:space="preserve">, sample polygon </w:t>
      </w:r>
      <w:proofErr w:type="spellStart"/>
      <w:r w:rsidR="002E6AEF">
        <w:rPr>
          <w:i/>
          <w:iCs/>
        </w:rPr>
        <w:t>i</w:t>
      </w:r>
      <w:proofErr w:type="spellEnd"/>
      <w:r w:rsidR="002E6AEF">
        <w:t xml:space="preserve">, and year </w:t>
      </w:r>
      <w:proofErr w:type="spellStart"/>
      <w:r w:rsidR="002E6AEF" w:rsidRPr="00315E09">
        <w:rPr>
          <w:i/>
          <w:iCs/>
        </w:rPr>
        <w:t>t</w:t>
      </w:r>
      <w:proofErr w:type="spellEnd"/>
      <w:r w:rsidR="002E6AEF">
        <w:t xml:space="preserve"> </w:t>
      </w:r>
      <w:r>
        <w:t>such that</w:t>
      </w:r>
      <w:r w:rsidR="00332E9D">
        <w:t>:</w:t>
      </w:r>
    </w:p>
    <w:tbl>
      <w:tblPr>
        <w:tblStyle w:val="Table"/>
        <w:tblW w:w="5000" w:type="pct"/>
        <w:tblLayout w:type="fixed"/>
        <w:tblLook w:val="0000" w:firstRow="0" w:lastRow="0" w:firstColumn="0" w:lastColumn="0" w:noHBand="0" w:noVBand="0"/>
      </w:tblPr>
      <w:tblGrid>
        <w:gridCol w:w="8190"/>
        <w:gridCol w:w="1170"/>
      </w:tblGrid>
      <w:tr w:rsidR="00D86531" w14:paraId="62FF30C1" w14:textId="77777777" w:rsidTr="00C170CA">
        <w:tc>
          <w:tcPr>
            <w:tcW w:w="6930" w:type="dxa"/>
          </w:tcPr>
          <w:p w14:paraId="4D14140C" w14:textId="4C655646"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652010E" w14:textId="77777777" w:rsidR="00D86531" w:rsidRDefault="00D86531" w:rsidP="00C170CA">
            <w:pPr>
              <w:pStyle w:val="Compact"/>
              <w:jc w:val="right"/>
            </w:pPr>
            <w:proofErr w:type="spellStart"/>
            <w:r>
              <w:t>Eqn</w:t>
            </w:r>
            <w:proofErr w:type="spellEnd"/>
            <w:r>
              <w:t xml:space="preserve"> 3</w:t>
            </w:r>
          </w:p>
        </w:tc>
      </w:tr>
    </w:tbl>
    <w:p w14:paraId="56E5B2B4" w14:textId="7FF2B5A4" w:rsidR="008F6A89" w:rsidRDefault="00332E9D" w:rsidP="00315E09">
      <w:pPr>
        <w:pStyle w:val="FirstParagraph"/>
        <w:spacing w:before="0" w:after="0"/>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tbl>
      <w:tblPr>
        <w:tblStyle w:val="Table"/>
        <w:tblW w:w="5000" w:type="pct"/>
        <w:tblLayout w:type="fixed"/>
        <w:tblLook w:val="0000" w:firstRow="0" w:lastRow="0" w:firstColumn="0" w:lastColumn="0" w:noHBand="0" w:noVBand="0"/>
      </w:tblPr>
      <w:tblGrid>
        <w:gridCol w:w="8190"/>
        <w:gridCol w:w="1170"/>
      </w:tblGrid>
      <w:tr w:rsidR="00D86531" w:rsidRPr="00315E09" w14:paraId="0946751B" w14:textId="77777777" w:rsidTr="00315E09">
        <w:tc>
          <w:tcPr>
            <w:tcW w:w="8190" w:type="dxa"/>
          </w:tcPr>
          <w:p w14:paraId="53978D15" w14:textId="7E69D335" w:rsidR="00D86531" w:rsidRPr="00315E09" w:rsidRDefault="00D86531" w:rsidP="00C170CA">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780C41D5" w14:textId="77777777" w:rsidR="00D86531" w:rsidRPr="00315E09" w:rsidRDefault="00D86531" w:rsidP="00C170CA">
            <w:pPr>
              <w:pStyle w:val="Compact"/>
              <w:jc w:val="right"/>
              <w:rPr>
                <w:sz w:val="20"/>
                <w:szCs w:val="20"/>
              </w:rPr>
            </w:pPr>
            <w:proofErr w:type="spellStart"/>
            <w:r w:rsidRPr="00315E09">
              <w:rPr>
                <w:sz w:val="20"/>
                <w:szCs w:val="20"/>
              </w:rPr>
              <w:t>Eqn</w:t>
            </w:r>
            <w:proofErr w:type="spellEnd"/>
            <w:r w:rsidRPr="00315E09">
              <w:rPr>
                <w:sz w:val="20"/>
                <w:szCs w:val="20"/>
              </w:rPr>
              <w:t xml:space="preserve"> 4</w:t>
            </w:r>
          </w:p>
        </w:tc>
      </w:tr>
    </w:tbl>
    <w:p w14:paraId="38E1A5F6" w14:textId="40EDD15E" w:rsidR="00767225" w:rsidRDefault="00332E9D" w:rsidP="00315E09">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w:t>
      </w:r>
      <w:r w:rsidR="002E6AEF">
        <w:t>s</w:t>
      </w:r>
      <w:r w:rsidR="00A66A63">
        <w:t xml:space="preserve"> the static covariate of </w:t>
      </w:r>
      <w:proofErr w:type="spellStart"/>
      <w:r>
        <w:t>monsoonality</w:t>
      </w:r>
      <w:proofErr w:type="spellEnd"/>
      <w:r w:rsidR="00C01E47">
        <w:t xml:space="preserve"> (</w:t>
      </w:r>
      <w:r w:rsidR="00C01E47" w:rsidRPr="00315E09">
        <w:rPr>
          <w:i/>
          <w:iCs/>
        </w:rPr>
        <w:t>k</w:t>
      </w:r>
      <w:r w:rsidR="00C01E47">
        <w:t xml:space="preserve"> = 1)</w:t>
      </w:r>
      <w:r w:rsidR="00767225">
        <w:t>, which varies across space</w:t>
      </w:r>
      <w:r w:rsidR="002E6AEF">
        <w:t xml:space="preserve"> (by sample polygon</w:t>
      </w:r>
      <w:r w:rsidR="00767225">
        <w:t xml:space="preserve">, </w:t>
      </w:r>
      <w:proofErr w:type="spellStart"/>
      <w:r w:rsidR="00767225">
        <w:rPr>
          <w:i/>
          <w:iCs/>
        </w:rPr>
        <w:t>i</w:t>
      </w:r>
      <w:proofErr w:type="spellEnd"/>
      <w:r w:rsidR="002E6AEF">
        <w:t xml:space="preserve">) </w:t>
      </w:r>
      <w:r w:rsidR="00767225">
        <w:t xml:space="preserve">but not across time, </w:t>
      </w:r>
      <w:r w:rsidR="00767225" w:rsidRPr="006103F0">
        <w:rPr>
          <w:i/>
          <w:iCs/>
        </w:rPr>
        <w:t>t</w:t>
      </w:r>
      <w:r w:rsidR="00767225">
        <w:t xml:space="preserve">, </w:t>
      </w:r>
      <w:r>
        <w:t>and</w:t>
      </w:r>
      <w:r w:rsidR="00A66A63">
        <w:t xml:space="preserve"> concurrent</w:t>
      </w:r>
      <w:r>
        <w:t xml:space="preserve"> pinyon pine basal area</w:t>
      </w:r>
      <w:r w:rsidR="00C01E47">
        <w:t xml:space="preserve"> (BA, </w:t>
      </w:r>
      <w:r w:rsidR="00C01E47" w:rsidRPr="00315E09">
        <w:rPr>
          <w:i/>
          <w:iCs/>
        </w:rPr>
        <w:t>k</w:t>
      </w:r>
      <w:r w:rsidR="00C01E47">
        <w:t xml:space="preserve"> = 2)</w:t>
      </w:r>
      <w:r w:rsidR="00767225">
        <w:t>, which varies across space and time</w:t>
      </w:r>
      <w:r>
        <w:t xml:space="preserve">. </w:t>
      </w:r>
      <w:r w:rsidR="001C0B34">
        <w:t>Importantly</w:t>
      </w:r>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represents covariates that integrate over past and/or future time periods</w:t>
      </w:r>
      <w:r w:rsidR="001C0B34">
        <w:t xml:space="preserve"> (i.e., pinyon cones</w:t>
      </w:r>
      <w:r w:rsidR="00C01E47">
        <w:t xml:space="preserve"> [</w:t>
      </w:r>
      <w:r w:rsidR="00C01E47" w:rsidRPr="00315E09">
        <w:rPr>
          <w:i/>
          <w:iCs/>
        </w:rPr>
        <w:t>k</w:t>
      </w:r>
      <w:r w:rsidR="00C01E47">
        <w:t xml:space="preserve"> = 1]</w:t>
      </w:r>
      <w:r w:rsidR="001C0B34">
        <w:t>, maximum temperature</w:t>
      </w:r>
      <w:r w:rsidR="00C01E47">
        <w:t xml:space="preserve"> [</w:t>
      </w:r>
      <w:r w:rsidR="00C01E47" w:rsidRPr="00C348BE">
        <w:rPr>
          <w:i/>
          <w:iCs/>
        </w:rPr>
        <w:t>k</w:t>
      </w:r>
      <w:r w:rsidR="00C01E47">
        <w:t xml:space="preserve"> = 2]</w:t>
      </w:r>
      <w:r w:rsidR="001C0B34">
        <w:t>, and precipitation</w:t>
      </w:r>
      <w:r w:rsidR="00C01E47">
        <w:t xml:space="preserve"> [</w:t>
      </w:r>
      <w:r w:rsidR="00C01E47" w:rsidRPr="00C348BE">
        <w:rPr>
          <w:i/>
          <w:iCs/>
        </w:rPr>
        <w:t>k</w:t>
      </w:r>
      <w:r w:rsidR="00C01E47">
        <w:t xml:space="preserve"> = 3]</w:t>
      </w:r>
      <w:r w:rsidR="001C0B34">
        <w:t>)</w:t>
      </w:r>
      <w:r w:rsidR="00B079E1">
        <w:t xml:space="preserve"> and are defined using </w:t>
      </w:r>
      <w:r>
        <w:t>a stochastic antecedent structure (Ogle et al.</w:t>
      </w:r>
      <w:r w:rsidR="00CE5DE4">
        <w:t>,</w:t>
      </w:r>
      <w:r>
        <w:t> 2015)</w:t>
      </w:r>
      <w:r w:rsidR="00B079E1">
        <w:t xml:space="preserve">. </w:t>
      </w:r>
      <w:proofErr w:type="gramStart"/>
      <w:r w:rsidR="00B079E1">
        <w:t>In particular,</w:t>
      </w:r>
      <w:r>
        <w:t xml:space="preserve">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w:t>
      </w:r>
      <w:r w:rsidR="00C01E47">
        <w:t>concurrent or past</w:t>
      </w:r>
      <w:r>
        <w:t xml:space="preserve"> values for </w:t>
      </w:r>
      <w:r w:rsidR="00767225">
        <w:t xml:space="preserve">each focal </w:t>
      </w:r>
      <w:r>
        <w:t>covariate</w:t>
      </w:r>
      <w:r w:rsidR="00767225">
        <w:t>:</w:t>
      </w:r>
    </w:p>
    <w:tbl>
      <w:tblPr>
        <w:tblStyle w:val="Table"/>
        <w:tblW w:w="5000" w:type="pct"/>
        <w:tblLayout w:type="fixed"/>
        <w:tblLook w:val="0000" w:firstRow="0" w:lastRow="0" w:firstColumn="0" w:lastColumn="0" w:noHBand="0" w:noVBand="0"/>
      </w:tblPr>
      <w:tblGrid>
        <w:gridCol w:w="8424"/>
        <w:gridCol w:w="936"/>
      </w:tblGrid>
      <w:tr w:rsidR="00D86531" w14:paraId="575CAA9D" w14:textId="77777777" w:rsidTr="00C170CA">
        <w:tc>
          <w:tcPr>
            <w:tcW w:w="7128" w:type="dxa"/>
          </w:tcPr>
          <w:p w14:paraId="3A1BE0FD"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5A93136A" w14:textId="77777777" w:rsidR="00D86531" w:rsidRDefault="00D86531" w:rsidP="00C170CA">
            <w:pPr>
              <w:pStyle w:val="Compact"/>
              <w:jc w:val="right"/>
            </w:pPr>
            <w:proofErr w:type="spellStart"/>
            <w:r>
              <w:t>Eqn</w:t>
            </w:r>
            <w:proofErr w:type="spellEnd"/>
            <w:r>
              <w:t xml:space="preserve"> 5</w:t>
            </w:r>
          </w:p>
        </w:tc>
      </w:tr>
    </w:tbl>
    <w:p w14:paraId="63AC5254" w14:textId="577E93DD" w:rsidR="00C21ACB" w:rsidRDefault="00332E9D" w:rsidP="00315E09">
      <w:pPr>
        <w:pStyle w:val="FirstParagraph"/>
        <w:spacing w:before="0" w:after="0"/>
      </w:pPr>
      <w:r>
        <w:t>The weights</w:t>
      </w:r>
      <w:r w:rsidR="001C0B34">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rsidR="001C0B34">
        <w:t xml:space="preserve">, </w:t>
      </w:r>
      <w:r>
        <w:t>for each covariate</w:t>
      </w:r>
      <w:r w:rsidR="00767225">
        <w:t xml:space="preserve">, </w:t>
      </w:r>
      <w:r w:rsidR="00767225" w:rsidRPr="006103F0">
        <w:rPr>
          <w:i/>
          <w:iCs/>
        </w:rPr>
        <w:t>k</w:t>
      </w:r>
      <w:r w:rsidR="00767225">
        <w:t>,</w:t>
      </w:r>
      <w:r>
        <w:t xml:space="preserve"> across all season</w:t>
      </w:r>
      <w:r w:rsidR="0015719C">
        <w:t>al</w:t>
      </w:r>
      <w:r>
        <w:t xml:space="preserve"> or </w:t>
      </w:r>
      <w:r w:rsidR="0015719C">
        <w:t>yearly periods</w:t>
      </w:r>
      <w:r>
        <w:t xml:space="preserve">, </w:t>
      </w:r>
      <w:r>
        <w:rPr>
          <w:i/>
          <w:iCs/>
        </w:rPr>
        <w:t>l</w:t>
      </w:r>
      <w:r>
        <w:t xml:space="preserve">, </w:t>
      </w:r>
      <w:r w:rsidR="0015719C">
        <w:t xml:space="preserve">were assigned a </w:t>
      </w:r>
      <w:r>
        <w:t>Dirichlet prior</w:t>
      </w:r>
      <w:r w:rsidR="0015719C">
        <w:t xml:space="preserve">, constraining the weights to </w:t>
      </w:r>
      <w:r>
        <w:t>sum to 1</w:t>
      </w:r>
      <w:r w:rsidR="0015719C">
        <w:t xml:space="preserve"> across all periods</w:t>
      </w:r>
      <w:r w:rsidR="001C0B34">
        <w:t xml:space="preserve">. </w:t>
      </w:r>
      <w:proofErr w:type="gramStart"/>
      <w:r w:rsidR="001C0B34">
        <w:t xml:space="preserve">In particular, </w:t>
      </w:r>
      <w:r w:rsidR="0015719C" w:rsidRPr="00126373">
        <w:rPr>
          <w:i/>
          <w:iCs/>
        </w:rPr>
        <w:t>l</w:t>
      </w:r>
      <w:proofErr w:type="gramEnd"/>
      <w:r w:rsidR="0015719C">
        <w:t xml:space="preserve"> = </w:t>
      </w:r>
      <w:r w:rsidR="001C0B34">
        <w:t xml:space="preserve">-3, -2, -1, +1, +2, representing 5 yearly periods </w:t>
      </w:r>
      <w:r w:rsidR="00126373">
        <w:t>for cones</w:t>
      </w:r>
      <w:r w:rsidR="00C01E47">
        <w:t xml:space="preserve"> (</w:t>
      </w:r>
      <w:r w:rsidR="00C01E47" w:rsidRPr="00315E09">
        <w:rPr>
          <w:i/>
          <w:iCs/>
        </w:rPr>
        <w:t>k</w:t>
      </w:r>
      <w:r w:rsidR="00C01E47">
        <w:t xml:space="preserve"> = 1)</w:t>
      </w:r>
      <w:r w:rsidR="001C0B34">
        <w:t xml:space="preserve">, and </w:t>
      </w:r>
      <w:r w:rsidR="00126373">
        <w:rPr>
          <w:i/>
          <w:iCs/>
        </w:rPr>
        <w:t xml:space="preserve">l </w:t>
      </w:r>
      <w:r w:rsidR="00126373">
        <w:t xml:space="preserve">= 1, 2, …, </w:t>
      </w:r>
      <w:r w:rsidR="001C0B34">
        <w:t xml:space="preserve">13, representing </w:t>
      </w:r>
      <w:r w:rsidR="00C01E47">
        <w:t xml:space="preserve">concurrent and </w:t>
      </w:r>
      <w:r w:rsidR="001C0B34">
        <w:t xml:space="preserve">past seasonal periods </w:t>
      </w:r>
      <w:r w:rsidR="00126373">
        <w:t xml:space="preserve">for </w:t>
      </w:r>
      <w:r w:rsidR="001C0B34">
        <w:t xml:space="preserve">the </w:t>
      </w:r>
      <w:r w:rsidR="00126373">
        <w:t>climate variables</w:t>
      </w:r>
      <w:r w:rsidR="00C01E47">
        <w:t xml:space="preserve"> (</w:t>
      </w:r>
      <w:r w:rsidR="00C01E47" w:rsidRPr="00315E09">
        <w:rPr>
          <w:i/>
          <w:iCs/>
        </w:rPr>
        <w:t>k</w:t>
      </w:r>
      <w:r w:rsidR="00C01E47">
        <w:t xml:space="preserve"> = 2 or 3)</w:t>
      </w:r>
      <w:r w:rsidR="001C0B34">
        <w:t xml:space="preserve"> (see Figure 2</w:t>
      </w:r>
      <w:r w:rsidR="0015719C">
        <w:t>)</w:t>
      </w:r>
      <w:r>
        <w:t>. The weight</w:t>
      </w:r>
      <w:r w:rsidR="00C01E47">
        <w:t>s</w:t>
      </w:r>
      <w:r w:rsidR="0015719C">
        <w:t xml:space="preserve"> </w:t>
      </w:r>
      <w:r>
        <w:t xml:space="preserve">indicate </w:t>
      </w:r>
      <w:r w:rsidR="00767225">
        <w:t xml:space="preserve">the relative importance of </w:t>
      </w:r>
      <w:r w:rsidR="00C01E47">
        <w:t xml:space="preserve">each </w:t>
      </w:r>
      <w:r w:rsidR="0015719C">
        <w:t>covariate</w:t>
      </w:r>
      <w:r w:rsidR="00C01E47">
        <w:t xml:space="preserve"> </w:t>
      </w:r>
      <w:r w:rsidR="00C01E47" w:rsidRPr="00315E09">
        <w:rPr>
          <w:i/>
          <w:iCs/>
        </w:rPr>
        <w:t>k</w:t>
      </w:r>
      <w:r w:rsidR="0015719C">
        <w:t xml:space="preserve"> at </w:t>
      </w:r>
      <w:proofErr w:type="gramStart"/>
      <w:r w:rsidR="0015719C">
        <w:t>time period</w:t>
      </w:r>
      <w:proofErr w:type="gramEnd"/>
      <w:r w:rsidR="0015719C">
        <w:t xml:space="preserve"> </w:t>
      </w:r>
      <w:r w:rsidR="0015719C" w:rsidRPr="00126373">
        <w:rPr>
          <w:i/>
          <w:iCs/>
        </w:rPr>
        <w:t>l</w:t>
      </w:r>
      <w:r w:rsidR="0015719C">
        <w:t xml:space="preserve"> </w:t>
      </w:r>
      <w:r>
        <w:t xml:space="preserve">to </w:t>
      </w:r>
      <w:r w:rsidR="00767225">
        <w:t xml:space="preserve">its </w:t>
      </w:r>
      <w:r>
        <w:t>overall effect</w:t>
      </w:r>
      <w:r w:rsidR="00767225">
        <w:t xml:space="preserve"> on pinyon jay abundance. L</w:t>
      </w:r>
      <w:r>
        <w:t xml:space="preserve">arger values of </w:t>
      </w:r>
      <w:r w:rsidR="00767225">
        <w:t xml:space="preserve">a particular </w:t>
      </w:r>
      <w:r>
        <w:t xml:space="preserve">weight </w:t>
      </w:r>
      <w:r w:rsidR="0015719C">
        <w:t>denote higher</w:t>
      </w:r>
      <w:r>
        <w:t xml:space="preserve"> importance of that season or year to that covariate effect. </w:t>
      </w:r>
      <w:r w:rsidR="001C0B34">
        <w:t xml:space="preserve">We are particularly interested in the temporal relationships between jay abundance and pinyon seed availability; </w:t>
      </w:r>
      <w:r w:rsidR="00C21ACB">
        <w:t>high</w:t>
      </w:r>
      <w:r w:rsidR="001C0B34">
        <w:t xml:space="preserve"> weights for </w:t>
      </w:r>
      <w:r w:rsidR="00C21ACB">
        <w:t xml:space="preserve">time periods denoted by </w:t>
      </w:r>
      <w:r w:rsidR="00C21ACB" w:rsidRPr="007C026E">
        <w:rPr>
          <w:i/>
          <w:iCs/>
        </w:rPr>
        <w:t>l</w:t>
      </w:r>
      <w:r w:rsidR="00C21ACB">
        <w:t xml:space="preserve"> = +1 or </w:t>
      </w:r>
      <w:r w:rsidR="00C21ACB" w:rsidRPr="007C026E">
        <w:rPr>
          <w:i/>
          <w:iCs/>
        </w:rPr>
        <w:t>l</w:t>
      </w:r>
      <w:r w:rsidR="00C21ACB">
        <w:t xml:space="preserve"> =  +2, </w:t>
      </w:r>
      <w:r w:rsidR="00C21ACB" w:rsidRPr="007C026E">
        <w:rPr>
          <w:i/>
          <w:iCs/>
        </w:rPr>
        <w:t>w</w:t>
      </w:r>
      <w:r w:rsidR="00C21ACB" w:rsidRPr="007C026E">
        <w:rPr>
          <w:i/>
          <w:iCs/>
          <w:vertAlign w:val="subscript"/>
        </w:rPr>
        <w:t>k</w:t>
      </w:r>
      <w:r w:rsidR="00C21ACB" w:rsidRPr="007C026E">
        <w:rPr>
          <w:vertAlign w:val="subscript"/>
        </w:rPr>
        <w:t>,+1</w:t>
      </w:r>
      <w:r w:rsidR="00C21ACB">
        <w:t xml:space="preserve"> and/or </w:t>
      </w:r>
      <w:r w:rsidR="00C21ACB" w:rsidRPr="007C026E">
        <w:rPr>
          <w:i/>
          <w:iCs/>
        </w:rPr>
        <w:t>w</w:t>
      </w:r>
      <w:r w:rsidR="00C21ACB" w:rsidRPr="007C026E">
        <w:rPr>
          <w:i/>
          <w:iCs/>
          <w:vertAlign w:val="subscript"/>
        </w:rPr>
        <w:t>k</w:t>
      </w:r>
      <w:r w:rsidR="00C21ACB" w:rsidRPr="007C026E">
        <w:rPr>
          <w:vertAlign w:val="subscript"/>
        </w:rPr>
        <w:t>+2</w:t>
      </w:r>
      <w:r w:rsidR="00C21ACB">
        <w:t xml:space="preserve">, would support a strong anticipatory response, a high weight for </w:t>
      </w:r>
      <w:r w:rsidR="00C21ACB" w:rsidRPr="007C026E">
        <w:rPr>
          <w:i/>
          <w:iCs/>
        </w:rPr>
        <w:t>w</w:t>
      </w:r>
      <w:r w:rsidR="00C21ACB" w:rsidRPr="007C026E">
        <w:rPr>
          <w:i/>
          <w:iCs/>
          <w:vertAlign w:val="subscript"/>
        </w:rPr>
        <w:t>k</w:t>
      </w:r>
      <w:r w:rsidR="00C21ACB" w:rsidRPr="007C026E">
        <w:rPr>
          <w:vertAlign w:val="subscript"/>
        </w:rPr>
        <w:t>,-1</w:t>
      </w:r>
      <w:r w:rsidR="00C21ACB">
        <w:t xml:space="preserve"> would support a strong immediate response, and high weights for </w:t>
      </w:r>
      <w:r w:rsidR="00C21ACB" w:rsidRPr="007C026E">
        <w:rPr>
          <w:i/>
          <w:iCs/>
        </w:rPr>
        <w:t>w</w:t>
      </w:r>
      <w:r w:rsidR="00C21ACB" w:rsidRPr="007C026E">
        <w:rPr>
          <w:i/>
          <w:iCs/>
          <w:vertAlign w:val="subscript"/>
        </w:rPr>
        <w:t>k</w:t>
      </w:r>
      <w:r w:rsidR="00C21ACB" w:rsidRPr="007C026E">
        <w:rPr>
          <w:vertAlign w:val="subscript"/>
        </w:rPr>
        <w:t>,-2</w:t>
      </w:r>
      <w:r w:rsidR="00C21ACB">
        <w:t xml:space="preserve"> and/or </w:t>
      </w:r>
      <w:r w:rsidR="00C21ACB" w:rsidRPr="007C026E">
        <w:rPr>
          <w:i/>
          <w:iCs/>
        </w:rPr>
        <w:t>w</w:t>
      </w:r>
      <w:r w:rsidR="00C21ACB" w:rsidRPr="007C026E">
        <w:rPr>
          <w:i/>
          <w:iCs/>
          <w:vertAlign w:val="subscript"/>
        </w:rPr>
        <w:t>k</w:t>
      </w:r>
      <w:r w:rsidR="00C21ACB" w:rsidRPr="007C026E">
        <w:rPr>
          <w:vertAlign w:val="subscript"/>
        </w:rPr>
        <w:t>,-3</w:t>
      </w:r>
      <w:r w:rsidR="00C21ACB">
        <w:t xml:space="preserve"> would be suggestive of a delay response to cones.</w:t>
      </w:r>
    </w:p>
    <w:p w14:paraId="3A8F25BD" w14:textId="75ABFDAC" w:rsidR="00B24923" w:rsidRPr="00B24923" w:rsidRDefault="00C21ACB" w:rsidP="007C026E">
      <w:pPr>
        <w:pStyle w:val="FirstParagraph"/>
        <w:spacing w:before="0" w:after="0"/>
        <w:ind w:firstLine="720"/>
      </w:pPr>
      <w:r>
        <w:t xml:space="preserve">As depicted in Equation (4), we </w:t>
      </w:r>
      <w:r w:rsidR="00332E9D">
        <w:t>also considered interactions between seed (cone) abundance</w:t>
      </w:r>
      <w:r w:rsidR="00C01E47">
        <w:t xml:space="preserve"> (</w:t>
      </w:r>
      <w:r w:rsidR="00C01E47" w:rsidRPr="007C026E">
        <w:rPr>
          <w:i/>
          <w:iCs/>
        </w:rPr>
        <w:t>Z</w:t>
      </w:r>
      <w:r w:rsidR="00C01E47" w:rsidRPr="007C026E">
        <w:rPr>
          <w:vertAlign w:val="subscript"/>
        </w:rPr>
        <w:t>1</w:t>
      </w:r>
      <w:r w:rsidR="00C01E47">
        <w:t>)</w:t>
      </w:r>
      <w:r w:rsidR="00332E9D">
        <w:t xml:space="preserve"> and all other covariates</w:t>
      </w:r>
      <w:r w:rsidR="00C01E47">
        <w:t xml:space="preserve">, </w:t>
      </w:r>
      <w:proofErr w:type="spellStart"/>
      <w:r w:rsidR="00332E9D">
        <w:t>monsoonality</w:t>
      </w:r>
      <w:proofErr w:type="spellEnd"/>
      <w:r w:rsidR="00C01E47">
        <w:t xml:space="preserve"> (</w:t>
      </w:r>
      <w:r w:rsidR="00C01E47" w:rsidRPr="007C026E">
        <w:rPr>
          <w:i/>
          <w:iCs/>
        </w:rPr>
        <w:t>X</w:t>
      </w:r>
      <w:r w:rsidR="00C01E47" w:rsidRPr="007C026E">
        <w:rPr>
          <w:vertAlign w:val="subscript"/>
        </w:rPr>
        <w:t>1</w:t>
      </w:r>
      <w:r w:rsidR="00C01E47">
        <w:t>)</w:t>
      </w:r>
      <w:r w:rsidR="00332E9D">
        <w:t xml:space="preserve">, </w:t>
      </w:r>
      <w:r w:rsidR="00C01E47">
        <w:t>pinyon BA (</w:t>
      </w:r>
      <w:r w:rsidR="00C01E47" w:rsidRPr="007C026E">
        <w:rPr>
          <w:i/>
          <w:iCs/>
        </w:rPr>
        <w:t>X</w:t>
      </w:r>
      <w:r w:rsidR="00C01E47" w:rsidRPr="007C026E">
        <w:rPr>
          <w:vertAlign w:val="subscript"/>
        </w:rPr>
        <w:t>2</w:t>
      </w:r>
      <w:r w:rsidR="00C01E47">
        <w:t xml:space="preserve">), </w:t>
      </w:r>
      <w:r w:rsidR="00332E9D">
        <w:t>maximum temperature</w:t>
      </w:r>
      <w:r w:rsidR="00C01E47">
        <w:t xml:space="preserve"> (</w:t>
      </w:r>
      <w:r w:rsidR="00C01E47" w:rsidRPr="007C026E">
        <w:rPr>
          <w:i/>
          <w:iCs/>
        </w:rPr>
        <w:t>Z</w:t>
      </w:r>
      <w:r w:rsidR="00C01E47" w:rsidRPr="007C026E">
        <w:rPr>
          <w:vertAlign w:val="subscript"/>
        </w:rPr>
        <w:t>2</w:t>
      </w:r>
      <w:r w:rsidR="00C01E47">
        <w:t>)</w:t>
      </w:r>
      <w:r w:rsidR="00332E9D">
        <w:t>, and precipitation</w:t>
      </w:r>
      <w:r w:rsidR="00C01E47">
        <w:t xml:space="preserve"> (</w:t>
      </w:r>
      <w:r w:rsidR="00C01E47" w:rsidRPr="007C026E">
        <w:rPr>
          <w:i/>
          <w:iCs/>
        </w:rPr>
        <w:t>Z</w:t>
      </w:r>
      <w:r w:rsidR="00C01E47" w:rsidRPr="007C026E">
        <w:rPr>
          <w:vertAlign w:val="subscript"/>
        </w:rPr>
        <w:t>3</w:t>
      </w:r>
      <w:r w:rsidR="00332E9D">
        <w:t>)</w:t>
      </w:r>
      <w:r>
        <w:t xml:space="preserve">. This allowed us to evaluate </w:t>
      </w:r>
      <w:r w:rsidR="00332E9D">
        <w:t xml:space="preserve">how the relationship </w:t>
      </w:r>
      <w:r>
        <w:t xml:space="preserve">between </w:t>
      </w:r>
      <w:r w:rsidR="007C330C">
        <w:t xml:space="preserve">pinyon jay abundance and </w:t>
      </w:r>
      <w:r>
        <w:t>pinyon seed production</w:t>
      </w:r>
      <w:r w:rsidR="00332E9D">
        <w:t xml:space="preserve"> is mediated by other </w:t>
      </w:r>
      <w:r w:rsidR="00F83FC2">
        <w:t xml:space="preserve">habitat and climate </w:t>
      </w:r>
      <w:r w:rsidR="007C330C">
        <w:t xml:space="preserve">factors </w:t>
      </w:r>
      <w:r w:rsidR="00332E9D">
        <w:t xml:space="preserve">related to </w:t>
      </w:r>
      <w:r w:rsidR="007C330C">
        <w:t xml:space="preserve">pinyon </w:t>
      </w:r>
      <w:r w:rsidR="00332E9D">
        <w:t>seed reliability and alternative food resources</w:t>
      </w:r>
      <w:r w:rsidR="00F83FC2">
        <w:t>.</w:t>
      </w:r>
      <w:r w:rsidR="00B24923">
        <w:t xml:space="preserve"> We </w:t>
      </w:r>
      <w:r>
        <w:t>assigned relativ</w:t>
      </w:r>
      <w:r w:rsidRPr="00C01E47">
        <w:t>ely vague normal priors to the intercept (</w:t>
      </w:r>
      <w:r w:rsidRPr="00C01E47">
        <w:sym w:font="Symbol" w:char="F061"/>
      </w:r>
      <w:r w:rsidRPr="007C026E">
        <w:rPr>
          <w:vertAlign w:val="subscript"/>
        </w:rPr>
        <w:t>0</w:t>
      </w:r>
      <w:r w:rsidRPr="00C01E47">
        <w:t xml:space="preserve">) and </w:t>
      </w:r>
      <w:r w:rsidR="00B24923" w:rsidRPr="00C01E47">
        <w:t>al</w:t>
      </w:r>
      <w:r w:rsidRPr="00C01E47">
        <w:t>l</w:t>
      </w:r>
      <w:r w:rsidR="00B24923" w:rsidRPr="00C01E47">
        <w:t xml:space="preserve"> coefficients </w:t>
      </w:r>
      <w:r w:rsidRPr="00C01E47">
        <w:t>(</w:t>
      </w:r>
      <w:r w:rsidR="00B24923" w:rsidRPr="00C01E47">
        <w:t>covariate effects</w:t>
      </w:r>
      <w:r w:rsidRPr="00C01E47">
        <w:t xml:space="preserve">; </w:t>
      </w:r>
      <w:r w:rsidRPr="00C01E47">
        <w:sym w:font="Symbol" w:char="F061"/>
      </w:r>
      <w:r w:rsidR="00C01E47" w:rsidRPr="00C01E47">
        <w:rPr>
          <w:vertAlign w:val="subscript"/>
        </w:rPr>
        <w:t xml:space="preserve">1, </w:t>
      </w:r>
      <w:r w:rsidR="00C01E47" w:rsidRPr="007C026E">
        <w:sym w:font="Symbol" w:char="F061"/>
      </w:r>
      <w:r w:rsidR="00C01E47" w:rsidRPr="00C01E47">
        <w:rPr>
          <w:vertAlign w:val="subscript"/>
        </w:rPr>
        <w:t xml:space="preserve">1, …, </w:t>
      </w:r>
      <w:r w:rsidR="00C01E47" w:rsidRPr="007C026E">
        <w:sym w:font="Symbol" w:char="F061"/>
      </w:r>
      <w:r w:rsidR="00C01E47">
        <w:rPr>
          <w:vertAlign w:val="subscript"/>
        </w:rPr>
        <w:t>9</w:t>
      </w:r>
      <w:r>
        <w:t>)</w:t>
      </w:r>
      <w:r w:rsidR="00B24923">
        <w:t xml:space="preserve"> and </w:t>
      </w:r>
      <w:r w:rsidR="00A065AD">
        <w:t xml:space="preserve">the </w:t>
      </w:r>
      <w:r w:rsidR="00B24923">
        <w:t xml:space="preserve">intercept vague normal priors.  </w:t>
      </w:r>
    </w:p>
    <w:p w14:paraId="2529C2CA" w14:textId="20976116" w:rsidR="008F6A89" w:rsidRDefault="00B24923" w:rsidP="007C026E">
      <w:pPr>
        <w:pStyle w:val="BodyText"/>
        <w:spacing w:before="0" w:after="0"/>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w:t>
      </w:r>
      <w:r w:rsidR="00C01E47">
        <w:t>s of the</w:t>
      </w:r>
      <w:r w:rsidR="00332E9D">
        <w:t xml:space="preserve"> covariate values based on the covariate values of all </w:t>
      </w:r>
      <w:r w:rsidR="007C330C">
        <w:t xml:space="preserve">overlapping grid </w:t>
      </w:r>
      <w:r w:rsidR="00332E9D">
        <w:lastRenderedPageBreak/>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w:t>
      </w:r>
      <w:proofErr w:type="spellStart"/>
      <w:r w:rsidR="007C330C">
        <w:t>s.e.</w:t>
      </w:r>
      <w:proofErr w:type="spellEnd"/>
      <w:r w:rsidR="007C330C">
        <w:t>)</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93" w:name="Xbdd7eae3a7324731b0bcf4a544447a868577823"/>
      <w:bookmarkEnd w:id="92"/>
      <w:r>
        <w:t>2</w:t>
      </w:r>
      <w:r w:rsidR="00B24923">
        <w:t>.4</w:t>
      </w:r>
      <w:r>
        <w:t xml:space="preserve"> Model implementation, convergence, and diagnostics</w:t>
      </w:r>
    </w:p>
    <w:p w14:paraId="7DF38A79" w14:textId="0B06685F" w:rsidR="008F6A89" w:rsidRDefault="00332E9D" w:rsidP="00D91440">
      <w:pPr>
        <w:pStyle w:val="FirstParagraph"/>
        <w:spacing w:before="0" w:after="0"/>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w:t>
      </w:r>
      <w:proofErr w:type="spellStart"/>
      <w:r>
        <w:t>jagsUI</w:t>
      </w:r>
      <w:proofErr w:type="spellEnd"/>
      <w:r>
        <w:t xml:space="preserve">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xml:space="preserve">. </w:t>
      </w:r>
      <w:r w:rsidR="00E927E5">
        <w:t xml:space="preserve">JAGS uses Markov chain Monte Carlo (MCMC) methods to sample from the joint posterior distribution of the model parameters. </w:t>
      </w:r>
      <w:r w:rsidR="49B9E889">
        <w:t xml:space="preserve">We initially </w:t>
      </w:r>
      <w:r w:rsidR="007C330C">
        <w:t xml:space="preserve">simulated </w:t>
      </w:r>
      <w:r w:rsidR="49B9E889">
        <w:t>4000 samples</w:t>
      </w:r>
      <w:r w:rsidR="007C330C">
        <w:t xml:space="preserve"> </w:t>
      </w:r>
      <w:r w:rsidR="00E927E5">
        <w:t xml:space="preserve">for three parallel MCMC sequences </w:t>
      </w:r>
      <w:r w:rsidR="007C330C">
        <w:t xml:space="preserve">to </w:t>
      </w:r>
      <w:r w:rsidR="49B9E889">
        <w:t xml:space="preserve">determine </w:t>
      </w:r>
      <w:r w:rsidR="007C330C">
        <w:t xml:space="preserve">the number of </w:t>
      </w:r>
      <w:r w:rsidR="49B9E889">
        <w:t xml:space="preserve">iterations </w:t>
      </w:r>
      <w:r w:rsidR="007C330C">
        <w:t xml:space="preserve">(samples) </w:t>
      </w:r>
      <w:r w:rsidR="49B9E889">
        <w:t xml:space="preserve">needed to </w:t>
      </w:r>
      <w:r w:rsidR="007C330C">
        <w:t xml:space="preserve">sufficiently sample from the </w:t>
      </w:r>
      <w:r w:rsidR="7F77728F">
        <w:t>posterior</w:t>
      </w:r>
      <w:r w:rsidR="00E927E5">
        <w:t xml:space="preserve"> based on</w:t>
      </w:r>
      <w:r w:rsidR="7F77728F">
        <w:t xml:space="preserve"> the Raftery 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00E927E5">
        <w:t>, and we</w:t>
      </w:r>
      <w:r w:rsidR="7F77728F">
        <w:t xml:space="preserve"> </w:t>
      </w:r>
      <w:r w:rsidR="49B9E889">
        <w:t xml:space="preserve">re-ran </w:t>
      </w:r>
      <w:r w:rsidR="007C330C">
        <w:t xml:space="preserve">the </w:t>
      </w:r>
      <w:r w:rsidR="49B9E889">
        <w:t xml:space="preserve">model </w:t>
      </w:r>
      <w:r w:rsidR="007C330C">
        <w:t>to obtain a sufficient number of</w:t>
      </w:r>
      <w:r w:rsidR="49B9E889">
        <w:t xml:space="preserve"> iterations</w:t>
      </w:r>
      <w:r w:rsidR="007C330C">
        <w:t xml:space="preserve">. We qualitatively assessed convergence of the MCMC sequences by inspecting history and autocorrelation plots generated with the </w:t>
      </w:r>
      <w:proofErr w:type="spellStart"/>
      <w:r w:rsidR="007C330C">
        <w:t>mcmcplots</w:t>
      </w:r>
      <w:proofErr w:type="spellEnd"/>
      <w:r w:rsidR="007C330C">
        <w:t xml:space="preserve">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rsidR="49B9E889">
        <w:t xml:space="preserve">the </w:t>
      </w:r>
      <w:proofErr w:type="spellStart"/>
      <w:r w:rsidR="49B9E889">
        <w:t>raftery.diag</w:t>
      </w:r>
      <w:proofErr w:type="spellEnd"/>
      <w:r w:rsidR="49B9E889">
        <w:t xml:space="preserve">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rsidR="49B9E889">
        <w:t xml:space="preserve">Gelman-Ruman statistic, </w:t>
      </w:r>
      <m:oMath>
        <m:acc>
          <m:accPr>
            <m:ctrlPr>
              <w:rPr>
                <w:rFonts w:ascii="Cambria Math" w:hAnsi="Cambria Math"/>
              </w:rPr>
            </m:ctrlPr>
          </m:accPr>
          <m:e>
            <m:r>
              <w:rPr>
                <w:rFonts w:ascii="Cambria Math" w:hAnsi="Cambria Math"/>
              </w:rPr>
              <m:t>R</m:t>
            </m:r>
          </m:e>
        </m:acc>
      </m:oMath>
      <w:r w:rsidR="49B9E889">
        <w:t>, for all root nodes in the model</w:t>
      </w:r>
      <w:r w:rsidR="00EA3AE6">
        <w:t xml:space="preserve"> was less than</w:t>
      </w:r>
      <w:r w:rsidR="49B9E889">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rsidR="49B9E889">
        <w:t>. We assessed model goodness-of-fit by comparing observed</w:t>
      </w:r>
      <w:r w:rsidR="00EA3AE6">
        <w:t xml:space="preserve"> eBird</w:t>
      </w:r>
      <w:r w:rsidR="49B9E889">
        <w:t xml:space="preserve"> count data to predicted count data based </w:t>
      </w:r>
      <w:r w:rsidR="00EA3AE6">
        <w:t xml:space="preserve">on simulating count data (“replicated data”) from the Binomial </w:t>
      </w:r>
      <w:r w:rsidR="00EA3AE6" w:rsidRPr="00201D20">
        <w:t xml:space="preserve">distribution in equation </w:t>
      </w:r>
      <w:r w:rsidR="00E927E5">
        <w:t>(</w:t>
      </w:r>
      <w:r w:rsidR="00201D20">
        <w:t>1</w:t>
      </w:r>
      <w:r w:rsidR="00E927E5">
        <w:t>)</w:t>
      </w:r>
      <w:r w:rsidR="49B9E889">
        <w:t xml:space="preserve">. We verified the lack of spatial autocorrelation in observed data by examining </w:t>
      </w:r>
      <w:r w:rsidR="00EA3AE6">
        <w:t xml:space="preserve">spatial patterns, or the lack thereof, in the </w:t>
      </w:r>
      <w:r w:rsidR="49B9E889">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w:t>
      </w:r>
      <w:proofErr w:type="spellStart"/>
      <w:r w:rsidR="04F57F86">
        <w:t>ncf</w:t>
      </w:r>
      <w:proofErr w:type="spellEnd"/>
      <w:r w:rsidR="04F57F86">
        <w:t xml:space="preserve">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94" w:name="out-of-sample-model-validation"/>
      <w:bookmarkEnd w:id="93"/>
      <w:r>
        <w:lastRenderedPageBreak/>
        <w:t>2.6 Out of sample model validation</w:t>
      </w:r>
    </w:p>
    <w:p w14:paraId="381DD1F5" w14:textId="5F1BCEAF" w:rsidR="008F6A89" w:rsidRDefault="49B9E889" w:rsidP="00D91440">
      <w:pPr>
        <w:pStyle w:val="FirstParagraph"/>
        <w:spacing w:before="0" w:after="0"/>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w:t>
      </w:r>
      <w:r w:rsidR="00987616">
        <w:t>in-sample (“</w:t>
      </w:r>
      <w:r w:rsidR="00B24923">
        <w:t>test</w:t>
      </w:r>
      <w:r w:rsidR="00987616">
        <w:t>”)</w:t>
      </w:r>
      <w:r w:rsidR="00B24923">
        <w:t xml:space="preserve"> 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 xml:space="preserve">20,380 checklists that represented “out of sample” data. We </w:t>
      </w:r>
      <w:r w:rsidR="00E927E5">
        <w:t xml:space="preserve">evaluated </w:t>
      </w:r>
      <w:r>
        <w:t>out of sample model fit using ~1000 posterior samples for covariate effects and intercepts from the</w:t>
      </w:r>
      <w:r w:rsidR="00987616">
        <w:t xml:space="preserve"> in-sample</w:t>
      </w:r>
      <w:r>
        <w:t xml:space="preserve"> </w:t>
      </w:r>
      <w:r w:rsidR="00987616">
        <w:t>(“</w:t>
      </w:r>
      <w:r>
        <w:t>test</w:t>
      </w:r>
      <w:r w:rsidR="00987616">
        <w:t>”)</w:t>
      </w:r>
      <w:r>
        <w:t xml:space="preserve"> dataset and model. We </w:t>
      </w:r>
      <w:r w:rsidR="000C6F45">
        <w:t xml:space="preserve">then </w:t>
      </w:r>
      <w:r w:rsidR="00B24923">
        <w:t>examined model replicative ability</w:t>
      </w:r>
      <w:r w:rsidR="00CE2CA1">
        <w:t xml:space="preserve"> </w:t>
      </w:r>
      <w:r w:rsidR="000C6F45">
        <w:t>(</w:t>
      </w:r>
      <w:r>
        <w:t>RMSE</w:t>
      </w:r>
      <w:r w:rsidR="000C6F45">
        <w:t>)</w:t>
      </w:r>
      <w:r>
        <w:t xml:space="preserve"> </w:t>
      </w:r>
      <w:r w:rsidR="00CE2CA1">
        <w:t>of the</w:t>
      </w:r>
      <w:r w:rsidR="00987616">
        <w:t xml:space="preserve"> in-sample</w:t>
      </w:r>
      <w:r w:rsidR="00CE2CA1">
        <w:t xml:space="preserve"> </w:t>
      </w:r>
      <w:r w:rsidR="00987616">
        <w:t>(“</w:t>
      </w:r>
      <w:r w:rsidR="00CE2CA1">
        <w:t>test</w:t>
      </w:r>
      <w:r w:rsidR="00987616">
        <w:t>”)</w:t>
      </w:r>
      <w:r w:rsidR="00CE2CA1">
        <w:t xml:space="preserve"> and out-of-sample datasets. </w:t>
      </w:r>
    </w:p>
    <w:p w14:paraId="6B0C772D" w14:textId="04CB984C" w:rsidR="008F6A89" w:rsidRDefault="000E6782" w:rsidP="0043636C">
      <w:pPr>
        <w:pStyle w:val="Heading1"/>
        <w:spacing w:before="180" w:after="180"/>
      </w:pPr>
      <w:bookmarkStart w:id="95" w:name="results"/>
      <w:bookmarkEnd w:id="0"/>
      <w:bookmarkEnd w:id="94"/>
      <w:r>
        <w:t xml:space="preserve">3 </w:t>
      </w:r>
      <w:r w:rsidR="49B9E889">
        <w:t>Results</w:t>
      </w:r>
    </w:p>
    <w:p w14:paraId="4E876331" w14:textId="16A5F99A" w:rsidR="00D91440" w:rsidRPr="0043636C" w:rsidRDefault="00D91440" w:rsidP="00D91440">
      <w:pPr>
        <w:pStyle w:val="BodyText"/>
        <w:rPr>
          <w:i/>
          <w:iCs/>
        </w:rPr>
      </w:pPr>
      <w:r w:rsidRPr="0043636C">
        <w:rPr>
          <w:i/>
          <w:iCs/>
        </w:rPr>
        <w:t>3.4 Model</w:t>
      </w:r>
      <w:r>
        <w:rPr>
          <w:i/>
          <w:iCs/>
        </w:rPr>
        <w:t xml:space="preserve"> performance and</w:t>
      </w:r>
      <w:r w:rsidRPr="0043636C">
        <w:rPr>
          <w:i/>
          <w:iCs/>
        </w:rPr>
        <w:t xml:space="preserve"> </w:t>
      </w:r>
      <w:r>
        <w:rPr>
          <w:i/>
          <w:iCs/>
        </w:rPr>
        <w:t>g</w:t>
      </w:r>
      <w:r w:rsidRPr="0043636C">
        <w:rPr>
          <w:i/>
          <w:iCs/>
        </w:rPr>
        <w:t>oodness-of-</w:t>
      </w:r>
      <w:r>
        <w:rPr>
          <w:i/>
          <w:iCs/>
        </w:rPr>
        <w:t>f</w:t>
      </w:r>
      <w:r w:rsidRPr="0043636C">
        <w:rPr>
          <w:i/>
          <w:iCs/>
        </w:rPr>
        <w:t>it</w:t>
      </w:r>
    </w:p>
    <w:p w14:paraId="3AF53DC5" w14:textId="5285F952" w:rsidR="00D91440" w:rsidRDefault="00D91440" w:rsidP="00D91440">
      <w:pPr>
        <w:pStyle w:val="BodyText"/>
        <w:spacing w:before="0" w:after="0"/>
        <w:ind w:firstLine="720"/>
      </w:pPr>
      <w:r>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Pr="00B96D92">
        <w:t xml:space="preserve"> 1.1 (</w:t>
      </w:r>
      <w:r w:rsidRPr="002B1C09">
        <w:t>SI Figure 2</w:t>
      </w:r>
      <w:r w:rsidRPr="00B96D92">
        <w:t xml:space="preserve">). </w:t>
      </w:r>
      <w:r>
        <w:t xml:space="preserve">Regression of observed data versus </w:t>
      </w:r>
      <w:r w:rsidR="005F7BD6">
        <w:t xml:space="preserve">1000 samples of </w:t>
      </w:r>
      <w:r>
        <w:t xml:space="preserve">replicated data produced a mean </w:t>
      </w:r>
      <w:r w:rsidRPr="00D91440">
        <w:rPr>
          <w:i/>
          <w:iCs/>
        </w:rPr>
        <w:t>R</w:t>
      </w:r>
      <w:r w:rsidRPr="00D91440">
        <w:rPr>
          <w:vertAlign w:val="superscript"/>
        </w:rPr>
        <w:t>2</w:t>
      </w:r>
      <w:r>
        <w:t xml:space="preserve"> of 0.74 (</w:t>
      </w:r>
      <w:proofErr w:type="spellStart"/>
      <w:r w:rsidR="005F7BD6">
        <w:t>s.e.</w:t>
      </w:r>
      <w:proofErr w:type="spellEnd"/>
      <w:r>
        <w:t xml:space="preserve"> 0.0003). In </w:t>
      </w:r>
      <w:r w:rsidRPr="002B1C09">
        <w:t xml:space="preserve">general, the model under-estimated the highest counts but performed well for most other values (SI Figure </w:t>
      </w:r>
      <w:r w:rsidR="002B1C09" w:rsidRPr="002B1C09">
        <w:t>3</w:t>
      </w:r>
      <w:r w:rsidRPr="002B1C09">
        <w:t>). The RMSE for our in-sample (“test”) dataset had an average value of 3.25 (</w:t>
      </w:r>
      <w:proofErr w:type="spellStart"/>
      <w:r w:rsidR="005F7BD6" w:rsidRPr="002B1C09">
        <w:t>s.e.</w:t>
      </w:r>
      <w:proofErr w:type="spellEnd"/>
      <w:r w:rsidRPr="002B1C09">
        <w:t>: 0.001) and the out-of-sample dataset had a value of 5.10 (</w:t>
      </w:r>
      <w:proofErr w:type="spellStart"/>
      <w:r w:rsidR="005F7BD6" w:rsidRPr="002B1C09">
        <w:t>s.e.</w:t>
      </w:r>
      <w:proofErr w:type="spellEnd"/>
      <w:r w:rsidRPr="002B1C09">
        <w:t xml:space="preserve">: 0.0002; SI Figure </w:t>
      </w:r>
      <w:r w:rsidR="002B1C09" w:rsidRPr="002B1C09">
        <w:t>4</w:t>
      </w:r>
      <w:r w:rsidRPr="002B1C09">
        <w:t xml:space="preserve">). Thus, our model predicted our in-sample (“test”) data slightly better than the out-of-sample data, but neither RMSE values are large considering the scale of the count data (counts per checklist ranged from 0 to 350), suggesting good model fit and predictive capacity. We observed no strong spatial autocorrelation in the residuals (SI Figure </w:t>
      </w:r>
      <w:r w:rsidR="002B1C09" w:rsidRPr="002B1C09">
        <w:t>5</w:t>
      </w:r>
      <w:r w:rsidRPr="002B1C09">
        <w:t>).</w:t>
      </w:r>
    </w:p>
    <w:p w14:paraId="1000E05E" w14:textId="2604BB97" w:rsidR="0BF1CB5E" w:rsidRPr="0043636C" w:rsidRDefault="000E6782" w:rsidP="0043636C">
      <w:pPr>
        <w:pStyle w:val="BodyText"/>
        <w:keepNext/>
        <w:keepLines/>
        <w:outlineLvl w:val="2"/>
        <w:rPr>
          <w:i/>
          <w:iCs/>
        </w:rPr>
      </w:pPr>
      <w:r w:rsidRPr="0043636C">
        <w:rPr>
          <w:i/>
          <w:iCs/>
        </w:rPr>
        <w:lastRenderedPageBreak/>
        <w:t>3.</w:t>
      </w:r>
      <w:r w:rsidR="008C03F4">
        <w:rPr>
          <w:i/>
          <w:iCs/>
        </w:rPr>
        <w:t>2</w:t>
      </w:r>
      <w:r w:rsidR="008C03F4" w:rsidRPr="0043636C">
        <w:rPr>
          <w:i/>
          <w:iCs/>
        </w:rPr>
        <w:t xml:space="preserve"> </w:t>
      </w:r>
      <w:r w:rsidR="008C03F4">
        <w:rPr>
          <w:i/>
          <w:iCs/>
        </w:rPr>
        <w:t>Coupling of pinyon jay abundance and pinyon cone production</w:t>
      </w:r>
    </w:p>
    <w:p w14:paraId="19C24274" w14:textId="1646A60F" w:rsidR="008F6A89" w:rsidRDefault="008C03F4" w:rsidP="00EC422E">
      <w:pPr>
        <w:pStyle w:val="BodyText"/>
        <w:spacing w:before="0" w:after="0"/>
        <w:ind w:firstLine="720"/>
      </w:pPr>
      <w:r>
        <w:t>P</w:t>
      </w:r>
      <w:r w:rsidR="49B9E889">
        <w:t xml:space="preserve">inyon jay abundance was positively correlated with </w:t>
      </w:r>
      <w:r>
        <w:t xml:space="preserve">pinyon </w:t>
      </w:r>
      <w:r w:rsidR="49B9E889">
        <w:t>cone</w:t>
      </w:r>
      <w:r>
        <w:t xml:space="preserve"> (seed)</w:t>
      </w:r>
      <w:r w:rsidR="49B9E889">
        <w:t xml:space="preserve"> availability </w:t>
      </w:r>
      <w:r>
        <w:t xml:space="preserve">(posterior mean and 95% CI for </w:t>
      </w:r>
      <w:r>
        <w:sym w:font="Symbol" w:char="F061"/>
      </w:r>
      <w:r w:rsidRPr="00EC422E">
        <w:rPr>
          <w:vertAlign w:val="subscript"/>
        </w:rPr>
        <w:t>3</w:t>
      </w:r>
      <w:r>
        <w:t>:</w:t>
      </w:r>
      <w:r w:rsidR="49B9E889">
        <w:t xml:space="preserve"> 0.95 [0.92, 0.98]</w:t>
      </w:r>
      <w:r>
        <w:t>; Figure 3</w:t>
      </w:r>
      <w:r w:rsidR="49B9E889">
        <w:t xml:space="preserve">). </w:t>
      </w:r>
      <w:r w:rsidR="00DB248A">
        <w:t>Pinyon jays were estimated to show a strong immediate response to cone production as the</w:t>
      </w:r>
      <w:r w:rsidR="49B9E889">
        <w:t xml:space="preserve"> </w:t>
      </w:r>
      <w:r>
        <w:t xml:space="preserve">highest </w:t>
      </w:r>
      <w:r w:rsidR="00DB248A">
        <w:t xml:space="preserve">importance </w:t>
      </w:r>
      <w:r w:rsidR="49B9E889">
        <w:t xml:space="preserve">weight </w:t>
      </w:r>
      <w:r w:rsidR="00DB248A">
        <w:t xml:space="preserve">occurred </w:t>
      </w:r>
      <w:r>
        <w:t xml:space="preserve">for </w:t>
      </w:r>
      <w:r w:rsidR="49B9E889">
        <w:t xml:space="preserve">the year </w:t>
      </w:r>
      <w:r>
        <w:t xml:space="preserve">immediately </w:t>
      </w:r>
      <w:r w:rsidR="00247FB8">
        <w:t>before</w:t>
      </w:r>
      <w:r w:rsidR="49B9E889">
        <w:t xml:space="preserve"> </w:t>
      </w:r>
      <w:r w:rsidR="00247FB8">
        <w:t>bird abundance</w:t>
      </w:r>
      <w:r w:rsidR="49B9E889">
        <w:t xml:space="preserve"> </w:t>
      </w:r>
      <w:r>
        <w:t xml:space="preserve">was observed </w:t>
      </w:r>
      <w:r w:rsidR="49B9E889">
        <w:t>(</w:t>
      </w:r>
      <w:r w:rsidRPr="00EC422E">
        <w:rPr>
          <w:i/>
          <w:iCs/>
        </w:rPr>
        <w:t>l</w:t>
      </w:r>
      <w:r>
        <w:t xml:space="preserve"> = -1; </w:t>
      </w:r>
      <w:r w:rsidRPr="00EC422E">
        <w:rPr>
          <w:i/>
          <w:iCs/>
        </w:rPr>
        <w:t>w</w:t>
      </w:r>
      <w:proofErr w:type="gramStart"/>
      <w:r w:rsidRPr="00EC422E">
        <w:rPr>
          <w:vertAlign w:val="subscript"/>
        </w:rPr>
        <w:t>1,-</w:t>
      </w:r>
      <w:proofErr w:type="gramEnd"/>
      <w:r w:rsidRPr="00EC422E">
        <w:rPr>
          <w:vertAlign w:val="subscript"/>
        </w:rPr>
        <w:t>1</w:t>
      </w:r>
      <w:r>
        <w:t xml:space="preserve"> estimate: </w:t>
      </w:r>
      <w:r w:rsidR="49B9E889">
        <w:t>0.64 [0.60, 0.67]</w:t>
      </w:r>
      <w:r w:rsidR="00087686">
        <w:t>; Figure 4</w:t>
      </w:r>
      <w:r w:rsidR="49B9E889">
        <w:t>)</w:t>
      </w:r>
      <w:r w:rsidR="00DB248A">
        <w:t>. Jays also showed a moderate delayed response as depicted by moderately sized</w:t>
      </w:r>
      <w:r>
        <w:t xml:space="preserve"> </w:t>
      </w:r>
      <w:r w:rsidR="49B9E889">
        <w:t>weight</w:t>
      </w:r>
      <w:r>
        <w:t>s</w:t>
      </w:r>
      <w:r w:rsidR="49B9E889">
        <w:t xml:space="preserve"> </w:t>
      </w:r>
      <w:r>
        <w:t xml:space="preserve">associated with cones produced </w:t>
      </w:r>
      <w:r w:rsidR="49B9E889">
        <w:t xml:space="preserve">two </w:t>
      </w:r>
      <w:r>
        <w:t>(</w:t>
      </w:r>
      <w:r w:rsidRPr="00EC422E">
        <w:rPr>
          <w:i/>
          <w:iCs/>
        </w:rPr>
        <w:t>l</w:t>
      </w:r>
      <w:r>
        <w:t xml:space="preserve"> = -2) </w:t>
      </w:r>
      <w:r w:rsidR="49B9E889">
        <w:t xml:space="preserve">and three </w:t>
      </w:r>
      <w:r>
        <w:t>(</w:t>
      </w:r>
      <w:r w:rsidRPr="00EC422E">
        <w:rPr>
          <w:i/>
          <w:iCs/>
        </w:rPr>
        <w:t>l</w:t>
      </w:r>
      <w:r>
        <w:t xml:space="preserve"> = -3) </w:t>
      </w:r>
      <w:r w:rsidR="49B9E889">
        <w:t>years</w:t>
      </w:r>
      <w:r w:rsidR="00247FB8">
        <w:t xml:space="preserve"> before </w:t>
      </w:r>
      <w:r w:rsidR="00DB248A">
        <w:t xml:space="preserve">jay </w:t>
      </w:r>
      <w:r w:rsidR="00247FB8">
        <w:t xml:space="preserve">abundance </w:t>
      </w:r>
      <w:r w:rsidR="00DB248A">
        <w:t>was observed (</w:t>
      </w:r>
      <w:r w:rsidR="00DB248A" w:rsidRPr="00C348BE">
        <w:rPr>
          <w:i/>
          <w:iCs/>
        </w:rPr>
        <w:t>w</w:t>
      </w:r>
      <w:proofErr w:type="gramStart"/>
      <w:r w:rsidR="00DB248A" w:rsidRPr="00C348BE">
        <w:rPr>
          <w:vertAlign w:val="subscript"/>
        </w:rPr>
        <w:t>1,-</w:t>
      </w:r>
      <w:proofErr w:type="gramEnd"/>
      <w:r w:rsidR="00DB248A">
        <w:rPr>
          <w:vertAlign w:val="subscript"/>
        </w:rPr>
        <w:t>2</w:t>
      </w:r>
      <w:r w:rsidR="49B9E889">
        <w:t xml:space="preserve">= 0.13 [0.07, 0.18] and </w:t>
      </w:r>
      <w:r w:rsidR="00DB248A" w:rsidRPr="00C348BE">
        <w:rPr>
          <w:i/>
          <w:iCs/>
        </w:rPr>
        <w:t>w</w:t>
      </w:r>
      <w:proofErr w:type="gramStart"/>
      <w:r w:rsidR="00DB248A" w:rsidRPr="00C348BE">
        <w:rPr>
          <w:vertAlign w:val="subscript"/>
        </w:rPr>
        <w:t>1,-</w:t>
      </w:r>
      <w:proofErr w:type="gramEnd"/>
      <w:r w:rsidR="00DB248A">
        <w:rPr>
          <w:vertAlign w:val="subscript"/>
        </w:rPr>
        <w:t>3</w:t>
      </w:r>
      <w:r w:rsidR="00DB248A">
        <w:t xml:space="preserve"> = 0</w:t>
      </w:r>
      <w:r w:rsidR="49B9E889">
        <w:t xml:space="preserve">.21 [0.17, 0.25], for two and three years </w:t>
      </w:r>
      <w:r w:rsidR="00DB248A">
        <w:t>prior</w:t>
      </w:r>
      <w:r w:rsidR="49B9E889">
        <w:t>, respectively)</w:t>
      </w:r>
      <w:r w:rsidR="00DB248A">
        <w:t xml:space="preserve">. Conversely, </w:t>
      </w:r>
      <w:r w:rsidR="00087686">
        <w:t>jays</w:t>
      </w:r>
      <w:r w:rsidR="00DB248A">
        <w:t xml:space="preserve"> demonstrated minimal anticipatory response as n</w:t>
      </w:r>
      <w:r w:rsidR="49B9E889">
        <w:t>egligible weight</w:t>
      </w:r>
      <w:r w:rsidR="00DB248A">
        <w:t>s</w:t>
      </w:r>
      <w:r w:rsidR="49B9E889">
        <w:t xml:space="preserve"> </w:t>
      </w:r>
      <w:r w:rsidR="00DB248A">
        <w:t xml:space="preserve">were estimated </w:t>
      </w:r>
      <w:r w:rsidR="49B9E889">
        <w:t xml:space="preserve">for </w:t>
      </w:r>
      <w:r w:rsidR="00DB248A">
        <w:t xml:space="preserve">cones (seeds) produced in </w:t>
      </w:r>
      <w:r w:rsidR="49B9E889">
        <w:t xml:space="preserve">years </w:t>
      </w:r>
      <w:r w:rsidR="00247FB8">
        <w:t xml:space="preserve">after </w:t>
      </w:r>
      <w:r w:rsidR="00DB248A">
        <w:t xml:space="preserve">jay </w:t>
      </w:r>
      <w:r w:rsidR="00247FB8">
        <w:t xml:space="preserve">abundance </w:t>
      </w:r>
      <w:r w:rsidR="00DB248A">
        <w:t xml:space="preserve">was observed </w:t>
      </w:r>
      <w:r w:rsidR="49B9E889">
        <w:t>(</w:t>
      </w:r>
      <w:r w:rsidR="00DB248A" w:rsidRPr="00C348BE">
        <w:rPr>
          <w:i/>
          <w:iCs/>
        </w:rPr>
        <w:t>w</w:t>
      </w:r>
      <w:proofErr w:type="gramStart"/>
      <w:r w:rsidR="00DB248A" w:rsidRPr="00C348BE">
        <w:rPr>
          <w:vertAlign w:val="subscript"/>
        </w:rPr>
        <w:t>1</w:t>
      </w:r>
      <w:r w:rsidR="00DB248A">
        <w:rPr>
          <w:vertAlign w:val="subscript"/>
        </w:rPr>
        <w:t>,+</w:t>
      </w:r>
      <w:proofErr w:type="gramEnd"/>
      <w:r w:rsidR="00DB248A">
        <w:rPr>
          <w:vertAlign w:val="subscript"/>
        </w:rPr>
        <w:t>1</w:t>
      </w:r>
      <w:r w:rsidR="00DB248A" w:rsidRPr="00EC422E">
        <w:t xml:space="preserve"> =</w:t>
      </w:r>
      <w:r w:rsidR="00DB248A">
        <w:t>0.01 [0, 0.06] and</w:t>
      </w:r>
      <w:r w:rsidR="49B9E889">
        <w:t xml:space="preserve"> </w:t>
      </w:r>
      <w:r w:rsidR="00DB248A" w:rsidRPr="00C348BE">
        <w:rPr>
          <w:i/>
          <w:iCs/>
        </w:rPr>
        <w:t>w</w:t>
      </w:r>
      <w:proofErr w:type="gramStart"/>
      <w:r w:rsidR="00DB248A" w:rsidRPr="00C348BE">
        <w:rPr>
          <w:vertAlign w:val="subscript"/>
        </w:rPr>
        <w:t>1,</w:t>
      </w:r>
      <w:r w:rsidR="00DB248A">
        <w:rPr>
          <w:vertAlign w:val="subscript"/>
        </w:rPr>
        <w:t>+</w:t>
      </w:r>
      <w:proofErr w:type="gramEnd"/>
      <w:r w:rsidR="00DB248A">
        <w:rPr>
          <w:vertAlign w:val="subscript"/>
        </w:rPr>
        <w:t>2</w:t>
      </w:r>
      <w:r w:rsidR="00DB248A">
        <w:t xml:space="preserve"> = 0.01 [0, 0.03] </w:t>
      </w:r>
      <w:r w:rsidR="49B9E889">
        <w:t xml:space="preserve">for </w:t>
      </w:r>
      <w:r w:rsidR="00DB248A">
        <w:t xml:space="preserve">one </w:t>
      </w:r>
      <w:r w:rsidR="49B9E889">
        <w:t xml:space="preserve">and </w:t>
      </w:r>
      <w:r w:rsidR="00DB248A">
        <w:t xml:space="preserve">two </w:t>
      </w:r>
      <w:r w:rsidR="49B9E889">
        <w:t xml:space="preserve">years </w:t>
      </w:r>
      <w:r w:rsidR="00247FB8">
        <w:t>after</w:t>
      </w:r>
      <w:r w:rsidR="49B9E889">
        <w:t>, respectively).</w:t>
      </w:r>
      <w:r w:rsidR="53511C8A">
        <w:t xml:space="preserve"> In </w:t>
      </w:r>
      <w:r w:rsidR="00DB248A">
        <w:t>summary</w:t>
      </w:r>
      <w:r w:rsidR="53511C8A">
        <w:t xml:space="preserve">,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00DB248A">
        <w:t>, and jay a</w:t>
      </w:r>
      <w:r w:rsidR="279A0052">
        <w:t xml:space="preserve">bundance </w:t>
      </w:r>
      <w:r w:rsidR="408FD636">
        <w:t xml:space="preserve">remained </w:t>
      </w:r>
      <w:r w:rsidR="00DB248A">
        <w:t xml:space="preserve">relatively </w:t>
      </w:r>
      <w:r w:rsidR="408FD636">
        <w:t>high in these same areas for up to three years after cone production.</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158EBCD3" w14:textId="0A44C834" w:rsidR="000C6F45" w:rsidRPr="0043636C" w:rsidRDefault="008C3953" w:rsidP="00EC422E">
      <w:pPr>
        <w:pStyle w:val="BodyText"/>
        <w:spacing w:before="0" w:after="0"/>
        <w:ind w:firstLine="720"/>
        <w:rPr>
          <w:i/>
          <w:iCs/>
        </w:rPr>
      </w:pPr>
      <w:r>
        <w:t>All c</w:t>
      </w:r>
      <w:r w:rsidR="00F21677">
        <w:t xml:space="preserve">limate and </w:t>
      </w:r>
      <w:r>
        <w:t>habit covariates affect</w:t>
      </w:r>
      <w:r w:rsidR="004A00EE">
        <w:t>ed</w:t>
      </w:r>
      <w:r>
        <w:t xml:space="preserve"> pinyon jay abundance either by modify</w:t>
      </w:r>
      <w:r w:rsidR="004A00EE">
        <w:t>ing</w:t>
      </w:r>
      <w:r>
        <w:t xml:space="preserve"> the relationship with pinyon seed availability (significant interaction effects) or by directly affecting jay abundance (main effects)</w:t>
      </w:r>
      <w:r w:rsidR="004A00EE">
        <w:t xml:space="preserve"> (Figure 3)</w:t>
      </w:r>
      <w:r>
        <w:t xml:space="preserve">. The interaction effects indicate that </w:t>
      </w:r>
      <w:r w:rsidR="000C6F45">
        <w:t xml:space="preserve">the relationship between pinyon jay abundance and cone availability was stronger </w:t>
      </w:r>
      <w:r>
        <w:t>(more positive) under wetter conditions (</w:t>
      </w:r>
      <w:r w:rsidR="000C6F45">
        <w:t>higher values of precipitation</w:t>
      </w:r>
      <w:r w:rsidRPr="004C5801">
        <w:t xml:space="preserve">; </w:t>
      </w:r>
      <w:r w:rsidRPr="004C5801">
        <w:sym w:font="Symbol" w:char="F061"/>
      </w:r>
      <w:r w:rsidR="004C5801" w:rsidRPr="004C5801">
        <w:rPr>
          <w:vertAlign w:val="subscript"/>
        </w:rPr>
        <w:t>8</w:t>
      </w:r>
      <w:r w:rsidRPr="004C5801">
        <w:t xml:space="preserve"> </w:t>
      </w:r>
      <w:r w:rsidR="000C6F45" w:rsidRPr="004C5801">
        <w:t>=</w:t>
      </w:r>
      <w:r w:rsidR="000C6F45">
        <w:t xml:space="preserve"> 0.60 [0.56, 0.66])</w:t>
      </w:r>
      <w:r>
        <w:t xml:space="preserve">, hotter conditions (higher </w:t>
      </w:r>
      <w:r w:rsidR="000C6F45">
        <w:t>maximum temperature</w:t>
      </w:r>
      <w:r w:rsidRPr="004C5801">
        <w:t xml:space="preserve">; </w:t>
      </w:r>
      <w:r w:rsidR="000C6F45" w:rsidRPr="004C5801">
        <w:t xml:space="preserve"> </w:t>
      </w:r>
      <w:r w:rsidRPr="004C5801">
        <w:sym w:font="Symbol" w:char="F061"/>
      </w:r>
      <w:r w:rsidR="004C5801" w:rsidRPr="004C5801">
        <w:rPr>
          <w:vertAlign w:val="subscript"/>
        </w:rPr>
        <w:t>9</w:t>
      </w:r>
      <w:r>
        <w:t xml:space="preserve"> = 0</w:t>
      </w:r>
      <w:r w:rsidR="000C6F45">
        <w:t>.37 [0.33, 0.40])</w:t>
      </w:r>
      <w:r>
        <w:t xml:space="preserve">, in sparser woodlands (lower pinyon basal area; </w:t>
      </w:r>
      <w:r w:rsidRPr="00C727CD">
        <w:lastRenderedPageBreak/>
        <w:sym w:font="Symbol" w:char="F061"/>
      </w:r>
      <w:r w:rsidR="00C727CD" w:rsidRPr="00C727CD">
        <w:rPr>
          <w:vertAlign w:val="subscript"/>
        </w:rPr>
        <w:t>7</w:t>
      </w:r>
      <w:r w:rsidR="000C6F45" w:rsidRPr="00C727CD">
        <w:t xml:space="preserve"> =</w:t>
      </w:r>
      <w:r w:rsidR="000C6F45">
        <w:t xml:space="preserve"> -0.12 [-0.14, -0.11])</w:t>
      </w:r>
      <w:r>
        <w:t xml:space="preserve">, and in sites defined by lower or weaker </w:t>
      </w:r>
      <w:proofErr w:type="spellStart"/>
      <w:r w:rsidR="000C6F45">
        <w:t>monsoonality</w:t>
      </w:r>
      <w:proofErr w:type="spellEnd"/>
      <w:r w:rsidR="000C6F45">
        <w:t xml:space="preserve"> </w:t>
      </w:r>
      <w:r w:rsidR="000C6F45" w:rsidRPr="00C727CD">
        <w:t>(</w:t>
      </w:r>
      <w:r w:rsidRPr="00C727CD">
        <w:t xml:space="preserve"> </w:t>
      </w:r>
      <w:r w:rsidRPr="00C727CD">
        <w:sym w:font="Symbol" w:char="F061"/>
      </w:r>
      <w:r w:rsidR="00C727CD" w:rsidRPr="00C727CD">
        <w:rPr>
          <w:vertAlign w:val="subscript"/>
        </w:rPr>
        <w:t>6</w:t>
      </w:r>
      <w:r>
        <w:t xml:space="preserve"> </w:t>
      </w:r>
      <w:r w:rsidR="000C6F45">
        <w:t>= -0.21 [-0.25, -0.19]</w:t>
      </w:r>
      <w:r w:rsidR="00087686">
        <w:t>; Figure 5</w:t>
      </w:r>
      <w:r w:rsidR="000C6F45">
        <w:t>).</w:t>
      </w:r>
    </w:p>
    <w:p w14:paraId="6AF13B84" w14:textId="08575779" w:rsidR="008F6A89" w:rsidRDefault="000C6F45" w:rsidP="00EC422E">
      <w:pPr>
        <w:pStyle w:val="BodyText"/>
        <w:spacing w:before="0" w:after="0"/>
        <w:ind w:firstLine="720"/>
      </w:pPr>
      <w:r>
        <w:t xml:space="preserve">All </w:t>
      </w:r>
      <w:r w:rsidR="008C3953">
        <w:t xml:space="preserve">four of these climate and habitat </w:t>
      </w:r>
      <w:r>
        <w:t xml:space="preserve">covariates </w:t>
      </w:r>
      <w:r w:rsidR="008C3953">
        <w:t>also supported</w:t>
      </w:r>
      <w:r>
        <w:t xml:space="preserve"> </w:t>
      </w:r>
      <w:r w:rsidR="00F11CEB">
        <w:t>statistically significant</w:t>
      </w:r>
      <w:r>
        <w:t xml:space="preserve"> </w:t>
      </w:r>
      <w:r w:rsidR="008C3953">
        <w:t xml:space="preserve">main </w:t>
      </w:r>
      <w:r>
        <w:t>effects</w:t>
      </w:r>
      <w:r w:rsidR="000473DE">
        <w:t xml:space="preserve"> (Figure 3)</w:t>
      </w:r>
      <w:r>
        <w:t>.</w:t>
      </w:r>
      <w:r w:rsidR="008C3953">
        <w:t xml:space="preserve"> </w:t>
      </w:r>
      <w:proofErr w:type="gramStart"/>
      <w:r w:rsidR="008C3953">
        <w:t>In particular, p</w:t>
      </w:r>
      <w:r>
        <w:t>inyon</w:t>
      </w:r>
      <w:proofErr w:type="gramEnd"/>
      <w:r>
        <w:t xml:space="preserve"> jay abundance was negatively related to </w:t>
      </w:r>
      <w:r w:rsidR="49B9E889" w:rsidRPr="00C727CD">
        <w:t xml:space="preserve">precipitation </w:t>
      </w:r>
      <w:r w:rsidR="008C3953" w:rsidRPr="00C727CD">
        <w:t>(</w:t>
      </w:r>
      <w:r w:rsidR="008C3953" w:rsidRPr="00C727CD">
        <w:sym w:font="Symbol" w:char="F061"/>
      </w:r>
      <w:r w:rsidR="00C727CD" w:rsidRPr="00C727CD">
        <w:rPr>
          <w:vertAlign w:val="subscript"/>
        </w:rPr>
        <w:t>4</w:t>
      </w:r>
      <w:r w:rsidR="008C3953">
        <w:t xml:space="preserve"> = </w:t>
      </w:r>
      <w:r w:rsidR="49B9E889">
        <w:t xml:space="preserve">-2.62 [-2.72, -2.53]) and maximum temperature </w:t>
      </w:r>
      <w:r w:rsidR="008C3953" w:rsidRPr="00C727CD">
        <w:t>(</w:t>
      </w:r>
      <w:r w:rsidR="008C3953" w:rsidRPr="00C727CD">
        <w:sym w:font="Symbol" w:char="F061"/>
      </w:r>
      <w:r w:rsidR="00C727CD">
        <w:rPr>
          <w:vertAlign w:val="subscript"/>
        </w:rPr>
        <w:t>5</w:t>
      </w:r>
      <w:r w:rsidR="49B9E889">
        <w:t xml:space="preserve"> </w:t>
      </w:r>
      <w:r w:rsidR="008C3953">
        <w:t xml:space="preserve">= </w:t>
      </w:r>
      <w:r w:rsidR="49B9E889">
        <w:t>-0.92 [-0.96, -0.88]</w:t>
      </w:r>
      <w:proofErr w:type="gramStart"/>
      <w:r w:rsidR="49B9E889">
        <w:t>)</w:t>
      </w:r>
      <w:r w:rsidR="00F11CEB">
        <w:t>, but</w:t>
      </w:r>
      <w:proofErr w:type="gramEnd"/>
      <w:r>
        <w:t xml:space="preserve"> was positively associated with </w:t>
      </w:r>
      <w:proofErr w:type="spellStart"/>
      <w:r>
        <w:t>monsoonality</w:t>
      </w:r>
      <w:proofErr w:type="spellEnd"/>
      <w:r w:rsidR="49B9E889">
        <w:t xml:space="preserve"> </w:t>
      </w:r>
      <w:r w:rsidR="008C3953" w:rsidRPr="00C727CD">
        <w:t>(</w:t>
      </w:r>
      <w:r w:rsidR="008C3953" w:rsidRPr="00C727CD">
        <w:sym w:font="Symbol" w:char="F061"/>
      </w:r>
      <w:r w:rsidR="00C727CD" w:rsidRPr="00C727CD">
        <w:rPr>
          <w:vertAlign w:val="subscript"/>
        </w:rPr>
        <w:t>1</w:t>
      </w:r>
      <w:r w:rsidR="008C3953" w:rsidRPr="00C727CD">
        <w:t xml:space="preserve"> =</w:t>
      </w:r>
      <w:r w:rsidR="008C3953">
        <w:t xml:space="preserve"> </w:t>
      </w:r>
      <w:r w:rsidR="49B9E889">
        <w:t xml:space="preserve">0.51 [0.46, 0.56]) and pinyon basal area </w:t>
      </w:r>
      <w:r w:rsidR="008C3953" w:rsidRPr="00C727CD">
        <w:t>(</w:t>
      </w:r>
      <w:r w:rsidR="008C3953" w:rsidRPr="00C727CD">
        <w:sym w:font="Symbol" w:char="F061"/>
      </w:r>
      <w:r w:rsidR="00C727CD" w:rsidRPr="00C727CD">
        <w:rPr>
          <w:vertAlign w:val="subscript"/>
        </w:rPr>
        <w:t>2</w:t>
      </w:r>
      <w:r w:rsidR="008C3953" w:rsidRPr="00C727CD">
        <w:t xml:space="preserve"> =</w:t>
      </w:r>
      <w:r w:rsidR="008C3953">
        <w:t xml:space="preserve"> </w:t>
      </w:r>
      <w:r w:rsidR="49B9E889">
        <w:t>0.27 [0.25, 0.29]).</w:t>
      </w:r>
      <w:r w:rsidR="008C3953">
        <w:t xml:space="preserve"> </w:t>
      </w:r>
      <w:r w:rsidR="004A00EE">
        <w:t xml:space="preserve">The dynamic climate variables (temperature and precipitation) </w:t>
      </w:r>
      <w:r w:rsidR="000473DE">
        <w:t xml:space="preserve">were most influential during certain periods, as indicated by their </w:t>
      </w:r>
      <w:r w:rsidR="00F11CEB">
        <w:t>importance</w:t>
      </w:r>
      <w:r w:rsidR="000473DE">
        <w:t xml:space="preserve"> </w:t>
      </w:r>
      <w:r w:rsidR="000473DE" w:rsidRPr="002B1C09">
        <w:t>weights</w:t>
      </w:r>
      <w:r w:rsidR="00F11CEB" w:rsidRPr="002B1C09">
        <w:t xml:space="preserve"> (SI Figure </w:t>
      </w:r>
      <w:r w:rsidR="002B1C09" w:rsidRPr="002B1C09">
        <w:t>6</w:t>
      </w:r>
      <w:r w:rsidR="00F11CEB" w:rsidRPr="002B1C09">
        <w:t>)</w:t>
      </w:r>
      <w:r w:rsidR="000473DE" w:rsidRPr="002B1C09">
        <w:t>. For example, i</w:t>
      </w:r>
      <w:r w:rsidR="49B9E889" w:rsidRPr="002B1C09">
        <w:t xml:space="preserve">mportant seasons for precipitation included, in order of importance: two years ago during </w:t>
      </w:r>
      <w:r w:rsidR="000473DE" w:rsidRPr="002B1C09">
        <w:t xml:space="preserve">the </w:t>
      </w:r>
      <w:r w:rsidR="00EC422E" w:rsidRPr="002B1C09">
        <w:t xml:space="preserve">spring/summer </w:t>
      </w:r>
      <w:r w:rsidR="49B9E889" w:rsidRPr="002B1C09">
        <w:t>fledging</w:t>
      </w:r>
      <w:r w:rsidR="000473DE" w:rsidRPr="002B1C09">
        <w:t xml:space="preserve"> season</w:t>
      </w:r>
      <w:r w:rsidR="49B9E889" w:rsidRPr="002B1C09">
        <w:t xml:space="preserve">, three years ago during </w:t>
      </w:r>
      <w:r w:rsidR="000473DE" w:rsidRPr="002B1C09">
        <w:t>the</w:t>
      </w:r>
      <w:r w:rsidR="00EC422E" w:rsidRPr="002B1C09">
        <w:t xml:space="preserve"> spring</w:t>
      </w:r>
      <w:r w:rsidR="000473DE" w:rsidRPr="002B1C09">
        <w:t xml:space="preserve"> </w:t>
      </w:r>
      <w:r w:rsidR="49B9E889" w:rsidRPr="002B1C09">
        <w:t>breeding</w:t>
      </w:r>
      <w:r w:rsidR="000473DE" w:rsidRPr="002B1C09">
        <w:t xml:space="preserve"> season</w:t>
      </w:r>
      <w:r w:rsidR="49B9E889" w:rsidRPr="002B1C09">
        <w:t xml:space="preserve">, two years ago during breeding, and one year ago during fledging </w:t>
      </w:r>
      <w:r w:rsidR="000473DE" w:rsidRPr="002B1C09">
        <w:t>(</w:t>
      </w:r>
      <w:r w:rsidR="000473DE" w:rsidRPr="002B1C09">
        <w:rPr>
          <w:i/>
          <w:iCs/>
        </w:rPr>
        <w:t>w</w:t>
      </w:r>
      <w:r w:rsidR="00C727CD" w:rsidRPr="002B1C09">
        <w:rPr>
          <w:i/>
          <w:iCs/>
          <w:vertAlign w:val="subscript"/>
        </w:rPr>
        <w:t>2</w:t>
      </w:r>
      <w:r w:rsidR="000473DE" w:rsidRPr="002B1C09">
        <w:t xml:space="preserve"> estimates </w:t>
      </w:r>
      <w:r w:rsidR="49B9E889" w:rsidRPr="002B1C09">
        <w:t>= 0.37 [0.35, 0.39</w:t>
      </w:r>
      <w:r w:rsidR="00F11CEB" w:rsidRPr="002B1C09">
        <w:t xml:space="preserve">], </w:t>
      </w:r>
      <w:r w:rsidR="49B9E889" w:rsidRPr="002B1C09">
        <w:t>0.20 [0.18, 0.21</w:t>
      </w:r>
      <w:r w:rsidR="00F11CEB" w:rsidRPr="002B1C09">
        <w:t xml:space="preserve">], </w:t>
      </w:r>
      <w:r w:rsidR="49B9E889" w:rsidRPr="002B1C09">
        <w:t>0.16 [0.14, 0.18</w:t>
      </w:r>
      <w:r w:rsidR="00F11CEB" w:rsidRPr="002B1C09">
        <w:t xml:space="preserve">], and </w:t>
      </w:r>
      <w:r w:rsidR="49B9E889" w:rsidRPr="002B1C09">
        <w:t xml:space="preserve">0.12 [0.10, 0.14], respectively). All other </w:t>
      </w:r>
      <w:r w:rsidR="00F11CEB" w:rsidRPr="002B1C09">
        <w:t xml:space="preserve">precipitation </w:t>
      </w:r>
      <w:r w:rsidR="49B9E889" w:rsidRPr="002B1C09">
        <w:t xml:space="preserve">weights were </w:t>
      </w:r>
      <w:r w:rsidR="000473DE" w:rsidRPr="002B1C09">
        <w:t>comparabl</w:t>
      </w:r>
      <w:r w:rsidR="00F11CEB" w:rsidRPr="002B1C09">
        <w:t>y</w:t>
      </w:r>
      <w:r w:rsidR="000473DE" w:rsidRPr="002B1C09">
        <w:t xml:space="preserve"> small, indicating lack of importance of climate during other seasonal periods</w:t>
      </w:r>
      <w:r w:rsidR="49B9E889" w:rsidRPr="002B1C09">
        <w:t xml:space="preserve"> (SI Figure </w:t>
      </w:r>
      <w:r w:rsidR="002B1C09" w:rsidRPr="002B1C09">
        <w:t>6</w:t>
      </w:r>
      <w:r w:rsidR="49B9E889" w:rsidRPr="002B1C09">
        <w:t>).</w:t>
      </w:r>
      <w:r w:rsidR="49B9E889">
        <w:t xml:space="preserve"> </w:t>
      </w:r>
      <w:r>
        <w:t xml:space="preserve">In other words, </w:t>
      </w:r>
      <w:r w:rsidR="00F11CEB">
        <w:t>pinyon jay abundance was negatively influenced by</w:t>
      </w:r>
      <w:r>
        <w:t xml:space="preserve"> precipitation</w:t>
      </w:r>
      <w:r w:rsidR="00F11CEB">
        <w:t xml:space="preserve"> delivered</w:t>
      </w:r>
      <w:r>
        <w:t xml:space="preserve"> </w:t>
      </w:r>
      <w:r w:rsidR="00F11CEB">
        <w:t xml:space="preserve">during the </w:t>
      </w:r>
      <w:r>
        <w:t xml:space="preserve">breeding and fledging seasons </w:t>
      </w:r>
      <w:proofErr w:type="gramStart"/>
      <w:r w:rsidR="00F11CEB">
        <w:t>two year</w:t>
      </w:r>
      <w:proofErr w:type="gramEnd"/>
      <w:r w:rsidR="00F11CEB">
        <w:t xml:space="preserve"> prior</w:t>
      </w:r>
      <w:r>
        <w:t xml:space="preserve">, with some negative </w:t>
      </w:r>
      <w:r w:rsidR="00F11CEB">
        <w:t xml:space="preserve">influence </w:t>
      </w:r>
      <w:r>
        <w:t xml:space="preserve">from </w:t>
      </w:r>
      <w:r w:rsidR="00F11CEB">
        <w:t xml:space="preserve">precipitation during </w:t>
      </w:r>
      <w:r>
        <w:t>the</w:t>
      </w:r>
      <w:r w:rsidR="00F11CEB">
        <w:t xml:space="preserve"> prior</w:t>
      </w:r>
      <w:r>
        <w:t xml:space="preserve"> fledging season and </w:t>
      </w:r>
      <w:r w:rsidR="00F11CEB">
        <w:t xml:space="preserve">during </w:t>
      </w:r>
      <w:r>
        <w:t>the breeding season three years</w:t>
      </w:r>
      <w:r w:rsidR="00F11CEB">
        <w:t xml:space="preserve"> prior</w:t>
      </w:r>
      <w:r>
        <w:t xml:space="preserve">. </w:t>
      </w:r>
      <w:r w:rsidR="49B9E889">
        <w:t xml:space="preserve">Important seasons for maximum temperature included the </w:t>
      </w:r>
      <w:r w:rsidR="00EC422E">
        <w:t xml:space="preserve">spring </w:t>
      </w:r>
      <w:r w:rsidR="49B9E889">
        <w:t>breeding and</w:t>
      </w:r>
      <w:r w:rsidR="00EC422E">
        <w:t xml:space="preserve"> spring/summer</w:t>
      </w:r>
      <w:r w:rsidR="49B9E889">
        <w:t xml:space="preserve"> fledging seasons two years </w:t>
      </w:r>
      <w:r w:rsidR="00F11CEB">
        <w:t>prior (</w:t>
      </w:r>
      <w:r w:rsidR="00F11CEB" w:rsidRPr="00EC422E">
        <w:rPr>
          <w:i/>
          <w:iCs/>
        </w:rPr>
        <w:t>w</w:t>
      </w:r>
      <w:r w:rsidR="00C727CD" w:rsidRPr="00C727CD">
        <w:rPr>
          <w:i/>
          <w:iCs/>
          <w:vertAlign w:val="subscript"/>
        </w:rPr>
        <w:t>3</w:t>
      </w:r>
      <w:r w:rsidR="00F11CEB">
        <w:t xml:space="preserve"> estimates = </w:t>
      </w:r>
      <w:r w:rsidR="49B9E889">
        <w:t xml:space="preserve">0.60 [0.50, 0.69] and 0.34 [0.25, 0.44] for the breeding and fledging seasons, respectively). All other weights were </w:t>
      </w:r>
      <w:r w:rsidR="00F11CEB">
        <w:t xml:space="preserve">very small, indicating that temperature during other seasons and lag periods was unimportant for jay </w:t>
      </w:r>
      <w:r w:rsidR="00F11CEB" w:rsidRPr="002B1C09">
        <w:t>abundance</w:t>
      </w:r>
      <w:r w:rsidR="49B9E889" w:rsidRPr="002B1C09">
        <w:t xml:space="preserve"> (SI Figure </w:t>
      </w:r>
      <w:r w:rsidR="002B1C09" w:rsidRPr="002B1C09">
        <w:t>6</w:t>
      </w:r>
      <w:r w:rsidR="49B9E889" w:rsidRPr="002B1C09">
        <w:t>).</w:t>
      </w:r>
      <w:r w:rsidRPr="002B1C09">
        <w:t xml:space="preserve"> In</w:t>
      </w:r>
      <w:r>
        <w:t xml:space="preserve"> </w:t>
      </w:r>
      <w:r w:rsidR="00F11CEB">
        <w:t>summary</w:t>
      </w:r>
      <w:r>
        <w:t xml:space="preserve">, high temperatures during the breeding and fledging season two years ago had a negative effect on pinyon jay abundance. </w:t>
      </w:r>
    </w:p>
    <w:p w14:paraId="6B83AEBB" w14:textId="13B46871" w:rsidR="00A065AD" w:rsidRDefault="00A63129" w:rsidP="00D351AD">
      <w:pPr>
        <w:pStyle w:val="Heading1"/>
        <w:spacing w:before="180" w:after="180"/>
      </w:pPr>
      <w:r w:rsidRPr="00F83DDB">
        <w:lastRenderedPageBreak/>
        <w:t>4 Discussion</w:t>
      </w:r>
    </w:p>
    <w:p w14:paraId="748BFA3B" w14:textId="06532694" w:rsidR="00240BE0" w:rsidRDefault="00662164" w:rsidP="007B38FC">
      <w:pPr>
        <w:pStyle w:val="BodyText"/>
        <w:spacing w:before="0" w:after="0"/>
        <w:ind w:firstLine="720"/>
      </w:pPr>
      <w:r>
        <w:t>In this study, we demonstrate that seed</w:t>
      </w:r>
      <w:r w:rsidR="00240BE0">
        <w:t xml:space="preserve"> dispersal interactions can have complex temporal </w:t>
      </w:r>
      <w:r w:rsidR="00DA6BA9">
        <w:t xml:space="preserve">relationships </w:t>
      </w:r>
      <w:r w:rsidR="00240BE0">
        <w:t xml:space="preserve">and are shaped by local habitat and climate context. In the pinyon jay mutualism with two-needle pinyon pine, birds exhibited responses to cone availability that support two mechanistic </w:t>
      </w:r>
      <w:r w:rsidR="00987616">
        <w:t xml:space="preserve">“response” </w:t>
      </w:r>
      <w:r w:rsidR="00240BE0">
        <w:t xml:space="preserve">hypotheses. Specifically, birds aggregate near </w:t>
      </w:r>
      <w:r w:rsidR="00DA6BA9">
        <w:t>sites where they ca</w:t>
      </w:r>
      <w:r w:rsidR="00857430">
        <w:t>c</w:t>
      </w:r>
      <w:r w:rsidR="00DA6BA9">
        <w:t xml:space="preserve">hed seeds produced during </w:t>
      </w:r>
      <w:r w:rsidR="00240BE0">
        <w:t xml:space="preserve">the previous fall </w:t>
      </w:r>
      <w:r w:rsidR="00987616">
        <w:t xml:space="preserve">(“immediate” response) </w:t>
      </w:r>
      <w:r w:rsidR="00240BE0">
        <w:t>and</w:t>
      </w:r>
      <w:r>
        <w:t xml:space="preserve"> the legacy of</w:t>
      </w:r>
      <w:r w:rsidR="00240BE0">
        <w:t xml:space="preserve"> </w:t>
      </w:r>
      <w:r w:rsidR="00D351AD">
        <w:t xml:space="preserve">population boons from </w:t>
      </w:r>
      <w:r w:rsidR="00DA6BA9">
        <w:t xml:space="preserve">masting </w:t>
      </w:r>
      <w:r w:rsidR="00D351AD">
        <w:t xml:space="preserve">years can be observed up to three years following </w:t>
      </w:r>
      <w:r w:rsidR="00DA6BA9">
        <w:t xml:space="preserve">high </w:t>
      </w:r>
      <w:r w:rsidR="00D351AD">
        <w:t>seed production</w:t>
      </w:r>
      <w:r w:rsidR="00987616">
        <w:t xml:space="preserve"> (“delayed” response</w:t>
      </w:r>
      <w:r w:rsidR="00987616" w:rsidRPr="00C727CD">
        <w:t xml:space="preserve">, Figure </w:t>
      </w:r>
      <w:r w:rsidR="00C727CD" w:rsidRPr="00C727CD">
        <w:t>2</w:t>
      </w:r>
      <w:r w:rsidR="00987616">
        <w:t>)</w:t>
      </w:r>
      <w:r w:rsidR="00D351AD">
        <w:t xml:space="preserve">. </w:t>
      </w:r>
      <w:r w:rsidR="00DA6BA9">
        <w:t>Importantly, the</w:t>
      </w:r>
      <w:r w:rsidR="00240BE0">
        <w:t xml:space="preserve"> relationship between pinyon jay abundance and seed availability is mediated by a suite of habitat and climate variables</w:t>
      </w:r>
      <w:r w:rsidR="00F4615A">
        <w:t xml:space="preserve">. </w:t>
      </w:r>
      <w:r w:rsidR="00240BE0">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w:t>
      </w:r>
      <w:r w:rsidR="00DA6BA9">
        <w:t>Understanding how the relationship between</w:t>
      </w:r>
      <w:r w:rsidR="00240BE0">
        <w:t xml:space="preserve"> pinyon jays and pinyon pine seed availability is shaped by climate and habitat context is an important step in </w:t>
      </w:r>
      <w:r w:rsidR="00DA6BA9">
        <w:t xml:space="preserve">identifying </w:t>
      </w:r>
      <w:r w:rsidR="00240BE0">
        <w:t xml:space="preserve">potential mechanisms </w:t>
      </w:r>
      <w:r w:rsidR="00DA6BA9">
        <w:t xml:space="preserve">underlying recent declines in </w:t>
      </w:r>
      <w:r w:rsidR="00240BE0">
        <w:t>pinyon jay population</w:t>
      </w:r>
      <w:r w:rsidR="00DA6BA9">
        <w:t>s</w:t>
      </w:r>
      <w:r w:rsidR="00240BE0">
        <w:t>.</w:t>
      </w:r>
      <w:r w:rsidR="00CC5652">
        <w:t xml:space="preserve"> </w:t>
      </w:r>
    </w:p>
    <w:p w14:paraId="147B4C30" w14:textId="4BDD151A" w:rsidR="00CC5652" w:rsidRPr="00E7666B" w:rsidRDefault="00CC5652" w:rsidP="00E7666B">
      <w:pPr>
        <w:pStyle w:val="BodyText"/>
        <w:rPr>
          <w:i/>
          <w:iCs/>
        </w:rPr>
      </w:pPr>
      <w:r w:rsidRPr="00E7666B">
        <w:rPr>
          <w:i/>
          <w:iCs/>
        </w:rPr>
        <w:t xml:space="preserve">4.1 Jays show immediate and </w:t>
      </w:r>
      <w:r w:rsidR="00A53FB8">
        <w:rPr>
          <w:i/>
          <w:iCs/>
        </w:rPr>
        <w:t>delayed</w:t>
      </w:r>
      <w:r w:rsidRPr="00E7666B">
        <w:rPr>
          <w:i/>
          <w:iCs/>
        </w:rPr>
        <w:t xml:space="preserve"> responses to seed availability</w:t>
      </w:r>
    </w:p>
    <w:p w14:paraId="12E5BE8C" w14:textId="3FAC36AD" w:rsidR="00BF706B" w:rsidRDefault="00E71E3F" w:rsidP="004F39EE">
      <w:pPr>
        <w:pStyle w:val="BodyText"/>
        <w:spacing w:before="0" w:after="0"/>
        <w:ind w:firstLine="720"/>
      </w:pPr>
      <w:r>
        <w:t xml:space="preserve">In many systems with masting tree species, populations of seed </w:t>
      </w:r>
      <w:r w:rsidR="00E71BF5">
        <w:t xml:space="preserve">dispersers and </w:t>
      </w:r>
      <w:r>
        <w:t xml:space="preserve">predators </w:t>
      </w:r>
      <w:r w:rsidR="00AA3036">
        <w:t xml:space="preserve">have been observed to have various temporal responses to seed availability. In some systems, seed </w:t>
      </w:r>
      <w:r w:rsidR="00E71BF5">
        <w:t xml:space="preserve">eaters </w:t>
      </w:r>
      <w:r w:rsidR="00AA3036">
        <w:t xml:space="preserve">have been observed to have “anticipatory” or predictive responses in which their population reproduction increases before or in synchrony with the maturation of mast seeds </w:t>
      </w:r>
      <w:r w:rsidR="00AA3036">
        <w:fldChar w:fldCharType="begin"/>
      </w:r>
      <w:r w:rsidR="00AA3036">
        <w:instrText xml:space="preserve"> ADDIN ZOTERO_ITEM CSL_CITATION {"citationID":"6azbzg2h","properties":{"formattedCitation":"(Bergeron et al., 2011; Boutin et al., 2006; Fietz et al., 2009)","plainCitation":"(Bergeron et al., 2011; Boutin et al., 2006; Fietz et al., 2009)","noteIndex":0},"citationItems":[{"id":2983,"uris":["http://zotero.org/groups/5634119/items/JHIYW3CU"],"itemData":{"id":2983,"type":"article-journal","abstract":"Mast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AA3036">
        <w:fldChar w:fldCharType="separate"/>
      </w:r>
      <w:r w:rsidR="00AA3036">
        <w:rPr>
          <w:noProof/>
        </w:rPr>
        <w:t>(Bergeron et al., 2011; Boutin et al., 2006; Fietz et al., 2009)</w:t>
      </w:r>
      <w:r w:rsidR="00AA3036">
        <w:fldChar w:fldCharType="end"/>
      </w:r>
      <w:r w:rsidR="00AA3036">
        <w:t xml:space="preserve">. Conversely, many increase in population size following large masting events </w:t>
      </w:r>
      <w:r w:rsidR="00AA3036">
        <w:fldChar w:fldCharType="begin"/>
      </w:r>
      <w:r w:rsidR="00AA3036">
        <w:instrText xml:space="preserve"> ADDIN ZOTERO_ITEM CSL_CITATION {"citationID":"aSTgKVZX","properties":{"formattedCitation":"(Lind\\uc0\\u233{}n et al., 2011; Schnurr et al., 2002; Selonen et al., 2015)","plainCitation":"(Lindén et al., 2011; Schnurr et al., 2002; Selonen et al., 2015)","noteIndex":0},"citationItems":[{"id":2982,"uris":["http://zotero.org/groups/5634119/items/QD85BJ5Z"],"itemData":{"id":2982,"type":"article-journal","abstract":"Many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A."}],"issued":{"date-parts":[["2011",7]]}}}],"schema":"https://github.com/citation-style-language/schema/raw/master/csl-citation.json"} </w:instrText>
      </w:r>
      <w:r w:rsidR="00AA3036">
        <w:fldChar w:fldCharType="separate"/>
      </w:r>
      <w:r w:rsidR="00AA3036" w:rsidRPr="00AA3036">
        <w:rPr>
          <w:rFonts w:cs="Times New Roman"/>
        </w:rPr>
        <w:t xml:space="preserve">(Lindén et al., 2011; Schnurr et al., 2002; Selonen </w:t>
      </w:r>
      <w:r w:rsidR="00AA3036" w:rsidRPr="00AA3036">
        <w:rPr>
          <w:rFonts w:cs="Times New Roman"/>
        </w:rPr>
        <w:lastRenderedPageBreak/>
        <w:t>et al., 2015)</w:t>
      </w:r>
      <w:r w:rsidR="00AA3036">
        <w:fldChar w:fldCharType="end"/>
      </w:r>
      <w:r w:rsidR="00AA3036">
        <w:t xml:space="preserve"> and may even experience population declines following large mast years when food is no longer plentiful </w:t>
      </w:r>
      <w:r w:rsidR="00A53FB8">
        <w:fldChar w:fldCharType="begin"/>
      </w:r>
      <w:r w:rsidR="00A53FB8">
        <w:instrText xml:space="preserve"> ADDIN ZOTERO_ITEM CSL_CITATION {"citationID":"7ADleBzU","properties":{"formattedCitation":"(Selonen et al., 2015)","plainCitation":"(Selonen et al., 2015)","noteIndex":0},"citationItems":[{"id":3040,"uris":["http://zotero.org/users/6391447/items/59M8T9YE"],"itemData":{"id":3040,"type":"article-journal","container-title":"Oecologia","DOI":"10.1007/s00442-014-3148-7","ISSN":"0029-8549,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A53FB8">
        <w:fldChar w:fldCharType="separate"/>
      </w:r>
      <w:r w:rsidR="00A53FB8">
        <w:rPr>
          <w:noProof/>
        </w:rPr>
        <w:t>(Selonen et al., 2015)</w:t>
      </w:r>
      <w:r w:rsidR="00A53FB8">
        <w:fldChar w:fldCharType="end"/>
      </w:r>
      <w:r w:rsidR="00A53FB8">
        <w:t xml:space="preserve">. Which of these mechanisms are important for any population or species is important for </w:t>
      </w:r>
      <w:r w:rsidR="000D2862">
        <w:t>accurately modeling consumer-resource dynamics (e.g., by building evidence-based moving windows</w:t>
      </w:r>
      <w:r w:rsidR="00E71BF5">
        <w:t xml:space="preserve"> for trend analyses</w:t>
      </w:r>
      <w:r w:rsidR="000D2862">
        <w:t xml:space="preserve"> </w:t>
      </w:r>
      <w:r w:rsidR="000D2862" w:rsidRPr="00B07713">
        <w:fldChar w:fldCharType="begin"/>
      </w:r>
      <w:r w:rsidR="000D2862" w:rsidRPr="00B07713">
        <w:instrText xml:space="preserve"> ADDIN ZOTERO_ITEM CSL_CITATION {"citationID":"yCz5AUdZ","properties":{"formattedCitation":"(Rouyer et al., 2011)","plainCitation":"(Rouyer et al., 2011)","noteIndex":0},"citationItems":[{"id":2834,"uris":["http://zotero.org/groups/5634119/items/85DQKW3A"],"itemData":{"id":2834,"type":"article-journal","abstract":"AbstractAccumulating evidence shows that environmental fluctuations and exploitation jointly affect marine fish populations, and understanding their interaction is a key issue for fisheries ecology. In particular, it has been proposed that age truncation induced by fisheries exploitation may increase the population's sensitivity to climate. In this study, we use unique long‐term abundance data for the Northeast Arctic stock of cod (Gadus morhua) and the Norwegian Spring‐Spawning stock of herring (Clupea harengus), which we analyze using techniques based on age‐structured population matrices. After identifying time periods with different age distributions in the spawning stock, we use linear models to quantify the relative effect of exploitation and temperature on the population growth rates. For the two populations, age truncation was found to be associated with an increasing importance of temperature and a relatively decreasing importance of exploitation, while the population growth rate became increasingly sensitive to recruitment variations. The results suggested that the removal of older age classes reduced the buffering capacity of the population, thereby making the population growth rate more dependent on recruitment than adult survival and increasing the effect of environmental fluctuations. Age structure appeared as a key characteristic that can affect the response of fish stocks to climate variations and its consequences may be of key importance for conservation and management.","container-title":"Global Change Biology","DOI":"10.1111/j.1365-2486.2011.02443.x","ISSN":"1354-1013, 1365-2486","issue":"10","language":"en","license":"http://onlinelibrary.wiley.com/termsAndConditions#vor","note":"publisher: Wiley","page":"3046-3057","source":"Crossref","title":"Shifting dynamic forces in fish stock fluctuations triggered by age truncation?","volume":"17","author":[{"family":"Rouyer","given":"Tristan"},{"family":"Ottersen","given":"Geir"},{"family":"Durant","given":"Joël M."},{"family":"Hidalgo","given":"Manuel"},{"family":"Hjermann","given":"Dag Ø."},{"family":"Persson","given":"Jonas"},{"family":"Stige","given":"Leif Chr."},{"family":"Stenseth","given":"Nils Chr."}],"issued":{"date-parts":[["2011",10]]}}}],"schema":"https://github.com/citation-style-language/schema/raw/master/csl-citation.json"} </w:instrText>
      </w:r>
      <w:r w:rsidR="000D2862" w:rsidRPr="00B07713">
        <w:fldChar w:fldCharType="separate"/>
      </w:r>
      <w:r w:rsidR="000D2862" w:rsidRPr="00B07713">
        <w:rPr>
          <w:noProof/>
        </w:rPr>
        <w:t>(Rouyer et al., 2011)</w:t>
      </w:r>
      <w:r w:rsidR="000D2862" w:rsidRPr="00B07713">
        <w:fldChar w:fldCharType="end"/>
      </w:r>
      <w:r w:rsidR="000D2862" w:rsidRPr="00B07713">
        <w:t>.</w:t>
      </w:r>
      <w:r w:rsidR="000D2862">
        <w:t xml:space="preserve"> Further, because seed dispersal influences </w:t>
      </w:r>
      <w:r w:rsidR="00180953">
        <w:t xml:space="preserve">the timing and strength of </w:t>
      </w:r>
      <w:r w:rsidR="000D2862">
        <w:t xml:space="preserve">ecosystem functions beyond the spread of seeds, including multi-trophic food web responses and disease dynamics, understanding temporal signals can </w:t>
      </w:r>
      <w:r w:rsidR="00180953">
        <w:t>help better model and predict these functions and processes</w:t>
      </w:r>
      <w:r w:rsidR="000D2862">
        <w:t xml:space="preserve"> </w:t>
      </w:r>
      <w:r w:rsidR="00A53FB8">
        <w:fldChar w:fldCharType="begin"/>
      </w:r>
      <w:r w:rsidR="00A53FB8">
        <w:instrText xml:space="preserve"> ADDIN ZOTERO_ITEM CSL_CITATION {"citationID":"SmgUSONs","properties":{"formattedCitation":"(Bogdziewicz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rsidR="00A53FB8">
        <w:fldChar w:fldCharType="separate"/>
      </w:r>
      <w:r w:rsidR="00A53FB8">
        <w:rPr>
          <w:noProof/>
        </w:rPr>
        <w:t>(Bogdziewicz et al., 2016; Bregnard et al., 2021; Ostfeld &amp; Keesing, 2000)</w:t>
      </w:r>
      <w:r w:rsidR="00A53FB8">
        <w:fldChar w:fldCharType="end"/>
      </w:r>
      <w:r w:rsidR="00A53FB8">
        <w:t xml:space="preserve">). </w:t>
      </w:r>
      <w:r w:rsidR="00180953">
        <w:t xml:space="preserve">Importantly, while </w:t>
      </w:r>
      <w:r w:rsidR="000D2862">
        <w:t>many traditional consumer-resource</w:t>
      </w:r>
      <w:r w:rsidR="007E3BE6">
        <w:t xml:space="preserve"> (e.g., predator-prey, host-parasite, seed dispersal)</w:t>
      </w:r>
      <w:r w:rsidR="000D2862">
        <w:t xml:space="preserve"> models assume </w:t>
      </w:r>
      <w:r w:rsidR="004F39EE">
        <w:t xml:space="preserve">only immediate lagged </w:t>
      </w:r>
      <w:r w:rsidR="000D2862">
        <w:t xml:space="preserve">responses between resource availability and consumer abundance, we provide an explicit way to measure </w:t>
      </w:r>
      <w:r w:rsidR="007E3BE6">
        <w:t xml:space="preserve">multiple </w:t>
      </w:r>
      <w:r w:rsidR="00180953">
        <w:t>temporal re</w:t>
      </w:r>
      <w:r w:rsidR="007E3BE6">
        <w:t xml:space="preserve">lationships between consumers and their food sources which can give these models more biological realism </w:t>
      </w:r>
      <w:r w:rsidR="007E3BE6">
        <w:fldChar w:fldCharType="begin"/>
      </w:r>
      <w:r w:rsidR="007E3BE6">
        <w:instrText xml:space="preserve"> ADDIN ZOTERO_ITEM CSL_CITATION {"citationID":"6UN25B81","properties":{"formattedCitation":"(Murdoch et al., 2003)","plainCitation":"(Murdoch et al., 2003)","noteIndex":0},"citationItems":[{"id":3051,"uris":["http://zotero.org/users/6391447/items/ZQTKKAQC"],"itemData":{"id":3051,"type":"book","collection-number":"36","collection-title":"Monographs in population biology","edition":"Online-Ausg","event-place":"Princeton","ISBN":"978-0-691-00657-4","language":"eng","number-of-pages":"462","publisher":"Princeton University Press","publisher-place":"Princeton","source":"K10plus ISBN","title":"Consumer-resource dynamics","author":[{"family":"Murdoch","given":"William W."},{"family":"Briggs","given":"Cheryl J."},{"family":"Nisbet","given":"Roger M."}],"issued":{"date-parts":[["2003"]]}}}],"schema":"https://github.com/citation-style-language/schema/raw/master/csl-citation.json"} </w:instrText>
      </w:r>
      <w:r w:rsidR="007E3BE6">
        <w:fldChar w:fldCharType="separate"/>
      </w:r>
      <w:r w:rsidR="007E3BE6">
        <w:rPr>
          <w:noProof/>
        </w:rPr>
        <w:t>(Murdoch et al., 2003)</w:t>
      </w:r>
      <w:r w:rsidR="007E3BE6">
        <w:fldChar w:fldCharType="end"/>
      </w:r>
      <w:r w:rsidR="007E3BE6">
        <w:t xml:space="preserve">. For seed dispersal, in particular, our approach advances previous methods, which include model selection </w:t>
      </w:r>
      <w:r w:rsidR="00180953">
        <w:fldChar w:fldCharType="begin"/>
      </w:r>
      <w:r w:rsidR="00E236C8">
        <w:instrText xml:space="preserve"> ADDIN ZOTERO_ITEM CSL_CITATION {"citationID":"AjR3zfbi","properties":{"formattedCitation":"(Selonen et al., 2015)","plainCitation":"(Selonen et al., 2015)","dontUpdate":true,"noteIndex":0},"citationItems":[{"id":3040,"uris":["http://zotero.org/users/6391447/items/59M8T9YE"],"itemData":{"id":3040,"type":"article-journal","container-title":"Oecologia","DOI":"10.1007/s00442-014-3148-7","ISSN":"0029-8549,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180953">
        <w:fldChar w:fldCharType="separate"/>
      </w:r>
      <w:r w:rsidR="00180953">
        <w:rPr>
          <w:noProof/>
        </w:rPr>
        <w:t>(e.g., Selonen et al., 2015)</w:t>
      </w:r>
      <w:r w:rsidR="00180953">
        <w:fldChar w:fldCharType="end"/>
      </w:r>
      <w:r w:rsidR="000D2862">
        <w:t xml:space="preserve"> or a priori assumptions about one or two time periods of importance</w:t>
      </w:r>
      <w:r w:rsidR="00180953">
        <w:t xml:space="preserve"> </w:t>
      </w:r>
      <w:r w:rsidR="00180953">
        <w:fldChar w:fldCharType="begin"/>
      </w:r>
      <w:r w:rsidR="00E236C8">
        <w:instrText xml:space="preserve"> ADDIN ZOTERO_ITEM CSL_CITATION {"citationID":"k9Xc6UAo","properties":{"formattedCitation":"(Bergeron et al., 2011; Boutin et al., 2006; Gamelon et al., 2017; Lind\\uc0\\u233{}n et al., 2011)","plainCitation":"(Bergeron et al., 2011; Boutin et al., 2006; Gamelon et al., 2017; Lindén et al., 2011)","dontUpdate":true,"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A."}],"issued":{"date-parts":[["2011",7]]}}}],"schema":"https://github.com/citation-style-language/schema/raw/master/csl-citation.json"} </w:instrText>
      </w:r>
      <w:r w:rsidR="00180953">
        <w:fldChar w:fldCharType="separate"/>
      </w:r>
      <w:r w:rsidR="00180953" w:rsidRPr="00180953">
        <w:rPr>
          <w:rFonts w:cs="Times New Roman"/>
        </w:rPr>
        <w:t>(</w:t>
      </w:r>
      <w:r w:rsidR="00180953">
        <w:rPr>
          <w:rFonts w:cs="Times New Roman"/>
        </w:rPr>
        <w:t xml:space="preserve">e.g., </w:t>
      </w:r>
      <w:r w:rsidR="00180953" w:rsidRPr="00180953">
        <w:rPr>
          <w:rFonts w:cs="Times New Roman"/>
        </w:rPr>
        <w:t xml:space="preserve">Bergeron et al., 2011; Boutin et al., 2006; </w:t>
      </w:r>
      <w:proofErr w:type="spellStart"/>
      <w:r w:rsidR="00180953" w:rsidRPr="00180953">
        <w:rPr>
          <w:rFonts w:cs="Times New Roman"/>
        </w:rPr>
        <w:t>Gamelon</w:t>
      </w:r>
      <w:proofErr w:type="spellEnd"/>
      <w:r w:rsidR="00180953" w:rsidRPr="00180953">
        <w:rPr>
          <w:rFonts w:cs="Times New Roman"/>
        </w:rPr>
        <w:t xml:space="preserve"> et al., 2017; Lindén et al., 2011)</w:t>
      </w:r>
      <w:r w:rsidR="00180953">
        <w:fldChar w:fldCharType="end"/>
      </w:r>
      <w:r w:rsidR="000D2862">
        <w:t>.</w:t>
      </w:r>
      <w:r w:rsidR="007E3BE6">
        <w:t xml:space="preserve"> Further, by simultaneously weighting the relative importance of multiple competing hypotheses </w:t>
      </w:r>
      <w:r w:rsidR="000D2862">
        <w:t>about timeframes and mechanisms</w:t>
      </w:r>
      <w:r w:rsidR="007E3BE6">
        <w:t xml:space="preserve">, our modeling framework can help develop </w:t>
      </w:r>
      <w:r w:rsidR="004F39EE">
        <w:t xml:space="preserve">follow-up </w:t>
      </w:r>
      <w:r w:rsidR="007E3BE6">
        <w:t xml:space="preserve">studies examining </w:t>
      </w:r>
      <w:r w:rsidR="004F39EE">
        <w:t xml:space="preserve">the nuance of those mechanisms (e.g., population differences in temporal patterns across environments; </w:t>
      </w:r>
      <w:r w:rsidR="004F39EE">
        <w:fldChar w:fldCharType="begin"/>
      </w:r>
      <w:r w:rsidR="00E236C8">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4F39EE">
        <w:fldChar w:fldCharType="separate"/>
      </w:r>
      <w:r w:rsidR="004F39EE">
        <w:rPr>
          <w:noProof/>
        </w:rPr>
        <w:t>Gamelon et al., 2017)</w:t>
      </w:r>
      <w:r w:rsidR="004F39EE">
        <w:fldChar w:fldCharType="end"/>
      </w:r>
      <w:r w:rsidR="004F39EE">
        <w:t xml:space="preserve">. Finally, while we did observe the classic “lagged” effect of consumer-resource models, we also observed a prolonged temporal signal linking pinyon jays to pinyon cone production (Figure 4). </w:t>
      </w:r>
      <w:r w:rsidR="004F39EE">
        <w:t xml:space="preserve">Temporal </w:t>
      </w:r>
      <w:r w:rsidR="004F39EE">
        <w:t>legacies</w:t>
      </w:r>
      <w:r w:rsidR="004F39EE">
        <w:t xml:space="preserve"> such as these are common in trophic interactions though they are often discounted in food web and interaction network models </w:t>
      </w:r>
      <w:r w:rsidR="004F39EE">
        <w:fldChar w:fldCharType="begin"/>
      </w:r>
      <w:r w:rsidR="004F39EE">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rsidR="004F39EE">
        <w:fldChar w:fldCharType="separate"/>
      </w:r>
      <w:r w:rsidR="004F39EE">
        <w:rPr>
          <w:noProof/>
        </w:rPr>
        <w:t>(Yang et al., 2023)</w:t>
      </w:r>
      <w:r w:rsidR="004F39EE">
        <w:fldChar w:fldCharType="end"/>
      </w:r>
      <w:r w:rsidR="004F39EE">
        <w:t xml:space="preserve">. In any system, understanding these </w:t>
      </w:r>
      <w:r w:rsidR="004F39EE">
        <w:lastRenderedPageBreak/>
        <w:t xml:space="preserve">prolonged </w:t>
      </w:r>
      <w:r w:rsidR="004F39EE">
        <w:t xml:space="preserve">responses and their mechanisms will aid in building better predictive models of species interactions </w:t>
      </w:r>
      <w:r w:rsidR="004F39EE">
        <w:fldChar w:fldCharType="begin"/>
      </w:r>
      <w:r w:rsidR="004F39EE">
        <w:instrText xml:space="preserve"> ADDIN ZOTERO_ITEM CSL_CITATION {"citationID":"1kLkKsy9","properties":{"formattedCitation":"(Poisot et al., 2015)","plainCitation":"(Poisot et al., 2015)","noteIndex":0},"citationItems":[{"id":2996,"uris":["http://zotero.org/groups/5634119/items/98XVULPE"],"itemData":{"id":2996,"type":"article-journal","abstract":"Community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4F39EE">
        <w:fldChar w:fldCharType="separate"/>
      </w:r>
      <w:r w:rsidR="004F39EE">
        <w:rPr>
          <w:noProof/>
        </w:rPr>
        <w:t>(Poisot et al., 2015)</w:t>
      </w:r>
      <w:r w:rsidR="004F39EE">
        <w:fldChar w:fldCharType="end"/>
      </w:r>
      <w:r w:rsidR="004F39EE">
        <w:t xml:space="preserve">. </w:t>
      </w:r>
    </w:p>
    <w:p w14:paraId="56A85893" w14:textId="54685628" w:rsidR="00287C85" w:rsidRPr="000C1F3C" w:rsidRDefault="00287C85" w:rsidP="000C1F3C">
      <w:pPr>
        <w:pStyle w:val="BodyText"/>
        <w:rPr>
          <w:i/>
          <w:iCs/>
        </w:rPr>
      </w:pPr>
      <w:r w:rsidRPr="000C1F3C">
        <w:rPr>
          <w:i/>
          <w:iCs/>
        </w:rPr>
        <w:t>4.2 Habitat and climate shape the relationship between jays and pinyon seeds</w:t>
      </w:r>
    </w:p>
    <w:p w14:paraId="400146C5" w14:textId="73287D7C" w:rsidR="00A065AD" w:rsidRDefault="00E71E3F" w:rsidP="000C1F3C">
      <w:pPr>
        <w:pStyle w:val="BodyText"/>
        <w:spacing w:before="0" w:after="0"/>
        <w:ind w:firstLine="720"/>
      </w:pPr>
      <w:r>
        <w:t>Understanding the context dependenc</w:t>
      </w:r>
      <w:r w:rsidR="00287C85">
        <w:t>y</w:t>
      </w:r>
      <w:r>
        <w:t xml:space="preserve"> of species interactions </w:t>
      </w:r>
      <w:r w:rsidR="00287C85">
        <w:t xml:space="preserve">is important for </w:t>
      </w:r>
      <w:r>
        <w:t>predict</w:t>
      </w:r>
      <w:r w:rsidR="00287C85">
        <w:t>ing</w:t>
      </w:r>
      <w:r>
        <w:t xml:space="preserve"> current and future ecosystem states given ongoing anthropogenic changes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patterns in the context </w:t>
      </w:r>
      <w:r w:rsidR="00EC6B0C">
        <w:t xml:space="preserve">dependency </w:t>
      </w:r>
      <w:r>
        <w:t>of the relationship between pinyon jays and pinyon pine seeds</w:t>
      </w:r>
      <w:r w:rsidR="00DC33CD">
        <w:t xml:space="preserve"> that can be built on optimal foraging theory </w:t>
      </w:r>
      <w:r w:rsidR="00DC33CD">
        <w:fldChar w:fldCharType="begin"/>
      </w:r>
      <w:r w:rsidR="00DC33CD">
        <w:instrText xml:space="preserve"> ADDIN ZOTERO_ITEM CSL_CITATION {"citationID":"dRYf0VYf","properties":{"formattedCitation":"(Charnov, 1976; King &amp; Marshall, 2022; Sheppard et al., 2018)","plainCitation":"(Charnov, 1976; King &amp; Marshall, 2022; Sheppard et al., 2018)","noteIndex":0},"citationItems":[{"id":3007,"uris":["http://zotero.org/groups/5634119/items/UCW35IFN"],"itemData":{"id":3007,"type":"article-journal","container-title":"Theoretical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DC33CD">
        <w:fldChar w:fldCharType="separate"/>
      </w:r>
      <w:r w:rsidR="00DC33CD">
        <w:rPr>
          <w:noProof/>
        </w:rPr>
        <w:t>(Charnov, 1976; King &amp; Marshall, 2022; Sheppard et al., 2018)</w:t>
      </w:r>
      <w:r w:rsidR="00DC33CD">
        <w:fldChar w:fldCharType="end"/>
      </w:r>
      <w:r w:rsidR="00DC33CD">
        <w:t>.</w:t>
      </w:r>
      <w:r>
        <w:t xml:space="preserve"> First, jays rely more </w:t>
      </w:r>
      <w:r w:rsidR="00EC6B0C">
        <w:t xml:space="preserve">heavily </w:t>
      </w:r>
      <w:r>
        <w:t>on cones following climatic conditions that may be unfavorable for reproduction and population growth</w:t>
      </w:r>
      <w:r w:rsidR="00EC6B0C">
        <w:t xml:space="preserve">, as indicted by the influence of </w:t>
      </w:r>
      <w:r>
        <w:t>lagged temperature and precipitation</w:t>
      </w:r>
      <w:r w:rsidR="00EC6B0C">
        <w:t xml:space="preserve"> conditions (</w:t>
      </w:r>
      <w:r>
        <w:t xml:space="preserve">Figure </w:t>
      </w:r>
      <w:r w:rsidR="00840051">
        <w:t>5</w:t>
      </w:r>
      <w:r>
        <w:t>a</w:t>
      </w:r>
      <w:r w:rsidR="00EC6B0C">
        <w:t>, 5</w:t>
      </w:r>
      <w:r>
        <w:t>b</w:t>
      </w:r>
      <w:r w:rsidR="00EC6B0C">
        <w:t>)</w:t>
      </w:r>
      <w:r>
        <w:t xml:space="preserve"> </w:t>
      </w:r>
      <w:r>
        <w:fldChar w:fldCharType="begin"/>
      </w:r>
      <w:r w:rsidR="001C5D8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sidR="001C5D82">
        <w:rPr>
          <w:noProof/>
        </w:rPr>
        <w:t>(Ligon, 1978; Marzluff, 1988)</w:t>
      </w:r>
      <w:r>
        <w:fldChar w:fldCharType="end"/>
      </w:r>
      <w:r>
        <w:t xml:space="preserve">. Second, jays </w:t>
      </w:r>
      <w:r w:rsidR="00EC6B0C">
        <w:t xml:space="preserve">are less reliant </w:t>
      </w:r>
      <w:r>
        <w:t>on cones in areas with more favorable habitat</w:t>
      </w:r>
      <w:r w:rsidR="00EC6B0C">
        <w:t xml:space="preserve">, such as characterized by </w:t>
      </w:r>
      <w:r>
        <w:t xml:space="preserve">higher pinyon pine basal area and </w:t>
      </w:r>
      <w:r w:rsidR="00EC6B0C">
        <w:t xml:space="preserve">greater </w:t>
      </w:r>
      <w:r>
        <w:t xml:space="preserve">North American Monsoon </w:t>
      </w:r>
      <w:r w:rsidR="00EC6B0C">
        <w:t xml:space="preserve">(NAM) </w:t>
      </w:r>
      <w:r>
        <w:t>influence</w:t>
      </w:r>
      <w:r w:rsidR="00EC6B0C">
        <w:t xml:space="preserve"> (</w:t>
      </w:r>
      <w:r>
        <w:t xml:space="preserve">Figure </w:t>
      </w:r>
      <w:r w:rsidR="00840051">
        <w:t>5</w:t>
      </w:r>
      <w:r w:rsidR="00EC6B0C">
        <w:t>c, 5</w:t>
      </w:r>
      <w:r>
        <w:t>d</w:t>
      </w:r>
      <w:r w:rsidR="00EC6B0C">
        <w:t xml:space="preserve">)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w:t>
      </w:r>
      <w:r w:rsidR="00662164">
        <w:t xml:space="preserve">cached </w:t>
      </w:r>
      <w:r>
        <w:t xml:space="preserve">seeds </w:t>
      </w:r>
      <w:r w:rsidR="00662164">
        <w:t xml:space="preserve">more </w:t>
      </w:r>
      <w:r>
        <w:t>quickly following stressful climatic conditions</w:t>
      </w:r>
      <w:r w:rsidR="00EC6B0C">
        <w:t xml:space="preserve">, which could lead to a </w:t>
      </w:r>
      <w:r>
        <w:t xml:space="preserve">weakening </w:t>
      </w:r>
      <w:r w:rsidR="00EC6B0C">
        <w:t>of</w:t>
      </w:r>
      <w:r>
        <w:t xml:space="preserve"> the mutualistic interaction</w:t>
      </w:r>
      <w:r w:rsidR="00EC6B0C">
        <w:t xml:space="preserve"> or a shift to alternative food resources</w:t>
      </w:r>
      <w:r w:rsidR="00E7666B">
        <w:t xml:space="preserve"> </w:t>
      </w:r>
      <w:r w:rsidR="00E7666B">
        <w:fldChar w:fldCharType="begin"/>
      </w:r>
      <w:r w:rsidR="000C1F3C">
        <w:instrText xml:space="preserve"> ADDIN ZOTERO_ITEM CSL_CITATION {"citationID":"cScDOj5o","properties":{"formattedCitation":"(Ligon, 1978; McKinnon et al., 2017; Simon et al., 2023)","plainCitation":"(Ligon, 1978; McKinnon et al., 2017; Simon et al., 2023)","noteIndex":0},"citationItems":[{"id":2753,"uris":["http://zotero.org/groups/5634119/items/4RGGXF3K"],"itemData":{"id":2753,"type":"article-journal","abstract":"Pinon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E7666B">
        <w:fldChar w:fldCharType="separate"/>
      </w:r>
      <w:r w:rsidR="000C1F3C">
        <w:rPr>
          <w:noProof/>
        </w:rPr>
        <w:t>(Ligon, 1978; McKinnon et al., 2017; Simon et al., 2023)</w:t>
      </w:r>
      <w:r w:rsidR="00E7666B">
        <w:fldChar w:fldCharType="end"/>
      </w:r>
      <w:r w:rsidR="00EC6B0C">
        <w:t xml:space="preserve">. Alternatively, jays </w:t>
      </w:r>
      <w:r>
        <w:t xml:space="preserve">may </w:t>
      </w:r>
      <w:r w:rsidR="00662164">
        <w:t xml:space="preserve">continue to cache </w:t>
      </w:r>
      <w:r w:rsidR="00EC6B0C">
        <w:t>seeds but</w:t>
      </w:r>
      <w:r w:rsidR="00662164">
        <w:t xml:space="preserve"> </w:t>
      </w:r>
      <w:r>
        <w:t>eat fewer cached seeds in habitats with more food resources</w:t>
      </w:r>
      <w:r w:rsidR="00EC6B0C">
        <w:t xml:space="preserve">, potentially </w:t>
      </w:r>
      <w:r>
        <w:t>strengthening the mutualistic interaction</w:t>
      </w:r>
      <w:r w:rsidR="000C1F3C">
        <w:t xml:space="preserve"> </w:t>
      </w:r>
      <w:r w:rsidR="000C1F3C">
        <w:fldChar w:fldCharType="begin"/>
      </w:r>
      <w:r w:rsidR="000C1F3C">
        <w:instrText xml:space="preserve"> ADDIN ZOTERO_ITEM CSL_CITATION {"citationID":"5lRwoKgL","properties":{"formattedCitation":"(Elwood et al., 2018; Sawaya et al., 2018)","plainCitation":"(Elwood et al., 2018; Sawaya et al., 2018)","noteIndex":0},"citationItems":[{"id":2846,"uris":["http://zotero.org/groups/5634119/items/35Z6PZPK"],"itemData":{"id":2846,"type":"article-journal","abstract":"AbstractBoth seed predators and herbivores can have profound effects on individual plant growth, reproduction and survival, but their population‐level effects are less well understood. While most plants interact with a suite of seed predators and herbivores over their life cycle, few studies incorporate the effects of multiple interacting partners and multiple life stages on plant population growth.We constructed a matrix model using 6 years of data from a rare, seed‐producing population of American chestnut (Castanea dentata). We combined field demographic data with published experimental results on the effects of pre‐dispersal seed predators (weevils) and post‐dispersal seed predators (scatter‐hoarding vertebrates) and incorporated the effect of vertebrate herbivores estimated from the field data. We explored the impact of these three different animal interactions for short‐term (transient) and long‐term (asymptotic) tree population growth. In addition, we used the model to explore the conditions under which scatter hoarding would function as a mutualism.Seed predators had greater effect on both short‐ and long‐term population growth than herbivores. Although weevil infestation can greatly reduce the probability of germination, pre‐dispersal seed predators had smaller effects on both short‐ or long‐term population growth than post‐dispersal predators. The elasticities of weevil‐related parameters were also small. The effect of browsers on both the short‐ and long‐term population growth rate were the smallest of the effects studied. Post‐dispersal seed predation affected population growth the most in the interactions studied. The probability of seed removal was among the largest elasticities, similar in magnitude to survival of large trees.Synthesis. Our results indicate that neither weevils nor the intensity of browse damage observed at our study site are likely to hinder tree regeneration or reintroduction, although both reduced population growth. Although researchers and forest managers often assume that seeds are unimportant for long‐lived tree populations, our test of this assumption shows that scatterhoarders and other post‐dispersal seed consumers can significantly limit natural regeneration. Forest management that alters scatterhoarder behaviour could have significant effects on tree population dynamics that are largely unexplored.","container-title":"Journal of Ecology","DOI":"10.1111/1365-2745.12902","ISSN":"0022-0477, 1365-2745","issue":"3","language":"en","license":"http://onlinelibrary.wiley.com/termsAndConditions#am","note":"publisher: Wiley","page":"1191-1203","source":"Crossref","title":"Scatterhoarders drive long‐ and short‐term population dynamics of a nut‐producing tree, while pre‐dispersal seed predators and herbivores have little effect","volume":"106","author":[{"family":"Elwood","given":"Elise C."},{"family":"Lichti","given":"Nathanael I."},{"family":"Fitzsimmons","given":"Sara F."},{"family":"Dalgleish","given":"Harmony J."}],"editor":[{"family":"Zuidema","given":"Pieter"}],"issued":{"date-parts":[["2018",5]]}}},{"id":2839,"uris":["http://zotero.org/groups/5634119/items/4S5TLTGP"],"itemData":{"id":2839,"type":"article-journal","abstract":"ABSTRACTThe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0C1F3C">
        <w:fldChar w:fldCharType="separate"/>
      </w:r>
      <w:r w:rsidR="000C1F3C">
        <w:rPr>
          <w:noProof/>
        </w:rPr>
        <w:t>(Elwood et al., 2018; Sawaya et al., 2018)</w:t>
      </w:r>
      <w:r w:rsidR="000C1F3C">
        <w:fldChar w:fldCharType="end"/>
      </w:r>
      <w:r w:rsidR="000C1F3C">
        <w:t xml:space="preserve">. </w:t>
      </w:r>
      <w:r>
        <w:t>The mediating effects of climate and habitat on seed dispersal in</w:t>
      </w:r>
      <w:r w:rsidR="00EC6B0C">
        <w:t>volving</w:t>
      </w:r>
      <w:r>
        <w:t xml:space="preserve"> </w:t>
      </w:r>
      <w:r>
        <w:lastRenderedPageBreak/>
        <w:t xml:space="preserve">masting species may be more pronounced </w:t>
      </w:r>
      <w:r w:rsidR="00EC6B0C">
        <w:t xml:space="preserve">compared to those involving non-masting species </w:t>
      </w:r>
      <w:r>
        <w:t xml:space="preserve">since seed dispersers </w:t>
      </w:r>
      <w:r w:rsidR="00EC6B0C">
        <w:t xml:space="preserve">need to be responsive to </w:t>
      </w:r>
      <w:r>
        <w:t xml:space="preserve">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w:t>
      </w:r>
    </w:p>
    <w:p w14:paraId="63A4ED57" w14:textId="1AF8BFF0" w:rsidR="00A2792A" w:rsidRPr="000C1F3C" w:rsidRDefault="00EC6B0C" w:rsidP="000C1F3C">
      <w:pPr>
        <w:pStyle w:val="BodyText"/>
        <w:rPr>
          <w:i/>
          <w:iCs/>
        </w:rPr>
      </w:pPr>
      <w:r w:rsidRPr="000C1F3C">
        <w:rPr>
          <w:i/>
          <w:iCs/>
        </w:rPr>
        <w:t>4.3 Implications for species interactions more broadly</w:t>
      </w:r>
      <w:r w:rsidR="00E71E3F" w:rsidRPr="000C1F3C">
        <w:rPr>
          <w:i/>
          <w:iCs/>
        </w:rPr>
        <w:t xml:space="preserve"> </w:t>
      </w:r>
    </w:p>
    <w:p w14:paraId="4EACA4DF" w14:textId="727745BC" w:rsidR="000E6782" w:rsidRPr="00D351AD" w:rsidRDefault="00A17E2A" w:rsidP="000C1F3C">
      <w:pPr>
        <w:pStyle w:val="BodyText"/>
        <w:spacing w:before="0" w:after="0"/>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w:t>
      </w:r>
      <w:r w:rsidR="00513209">
        <w:fldChar w:fldCharType="begin"/>
      </w:r>
      <w:r w:rsidR="00513209">
        <w:instrText xml:space="preserve"> ADDIN ZOTERO_ITEM CSL_CITATION {"citationID":"96PyqO58","properties":{"formattedCitation":"(Rafferty et al., 2015)","plainCitation":"(Rafferty et al., 2015)","noteIndex":0},"citationItems":[{"id":2911,"uris":["http://zotero.org/groups/5634119/items/HF34EMQM"],"itemData":{"id":2911,"type":"article-journal","abstract":"Climate change is altering the timing of life history events in a wide array of species, many of which are involved in mutualistic interactions. Because many mutualisms can form only if partner species are able to locate each other in time, differential phenological shifts are likely to influence their strength, duration and outcome. At the extreme, climate change‐driven shifts in phenology may result in phenological mismatch: the partial or complete loss of temporal overlap of mutualistic species. We have a growing understanding of how, when, and why phenological change can alter one type of mutualism–pollination. However, as we show here, there has been a surprising lack of attention to other types of mutualism. We generate a set of predictions about the characteristics that may predispose mutualisms in general to phenological mismatches. We focus not on the consequences of such mismatches but rather on the likelihood that mismatches will develop. We explore the influence of three key characteristics of mutualism: 1) intimacy, 2) seasonality and duration, and 3) obligacy and specificity. We predict that the following characteristics of mutualism may increase the likelihood of phenological mismatch: 1) a non‐symbiotic life history in which co‐dispersal is absent; 2) brief, seasonal interactions; and 3) facultative, generalized interactions. We then review the limited available data in light of our a priori predictions and point to mutualisms that are more and less likely to be at risk of becoming phenologically mismatched, emphasizing the need for research on mutualisms other than plant–pollinator interactions. Future studies should explicitly focus on mutualism characteristics to determine whether and how changing phenologies will affect mutualistic interactions.","container-title":"Oikos","DOI":"10.1111/oik.01523","ISSN":"0030-1299, 1600-0706","issue":"1","language":"en","license":"http://onlinelibrary.wiley.com/termsAndConditions#vor","note":"publisher: Wiley","page":"14-21","source":"Crossref","title":"Phenological shifts and the fate of mutualisms","volume":"124","author":[{"family":"Rafferty","given":"Nicole E."},{"family":"CaraDonna","given":"Paul J."},{"family":"Bronstein","given":"Judith L."}],"issued":{"date-parts":[["2015",1]]}}}],"schema":"https://github.com/citation-style-language/schema/raw/master/csl-citation.json"} </w:instrText>
      </w:r>
      <w:r w:rsidR="00513209">
        <w:fldChar w:fldCharType="separate"/>
      </w:r>
      <w:r w:rsidR="00513209">
        <w:rPr>
          <w:noProof/>
        </w:rPr>
        <w:t>(Rafferty et al., 2015)</w:t>
      </w:r>
      <w:r w:rsidR="00513209">
        <w:fldChar w:fldCharType="end"/>
      </w:r>
      <w:r>
        <w:t>.</w:t>
      </w:r>
      <w:r w:rsidRPr="00A17E2A">
        <w:t xml:space="preserve"> </w:t>
      </w:r>
      <w:r>
        <w:t>Building our understanding about the temporal dynamics and context dependence of seed dispersal interactions is an important step in understanding and curbing biodiversity loss in ecosystems</w:t>
      </w:r>
      <w:r w:rsidR="00D65306">
        <w:t xml:space="preserve"> across the planet</w:t>
      </w:r>
      <w:r>
        <w:t xml:space="preserve"> </w:t>
      </w:r>
      <w:r w:rsidR="00D65306">
        <w:t>that rely on this mutualism</w:t>
      </w:r>
      <w:r w:rsidR="00987616">
        <w:t xml:space="preserve"> </w:t>
      </w:r>
      <w:r w:rsidR="00987616">
        <w:fldChar w:fldCharType="begin"/>
      </w:r>
      <w:r w:rsidR="00987616">
        <w:instrText xml:space="preserve"> ADDIN ZOTERO_ITEM CSL_CITATION {"citationID":"VqQyrcMX","properties":{"formattedCitation":"(Moore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987616">
        <w:fldChar w:fldCharType="separate"/>
      </w:r>
      <w:r w:rsidR="00987616">
        <w:rPr>
          <w:noProof/>
        </w:rPr>
        <w:t>(Moore &amp; Dittel, 2020)</w:t>
      </w:r>
      <w:r w:rsidR="00987616">
        <w:fldChar w:fldCharType="end"/>
      </w:r>
      <w:r>
        <w:t>.</w:t>
      </w:r>
      <w:bookmarkEnd w:id="95"/>
      <w:r w:rsidR="00D351AD">
        <w:t xml:space="preserve"> </w:t>
      </w:r>
      <w:r w:rsidR="0089071C">
        <w:t>Statistical m</w:t>
      </w:r>
      <w:r w:rsidR="00D351AD">
        <w:t xml:space="preserve">odels that explicitly test multiple hypotheses about </w:t>
      </w:r>
      <w:r w:rsidR="0089071C">
        <w:t xml:space="preserve">the </w:t>
      </w:r>
      <w:r w:rsidR="00D351AD">
        <w:t>temporal relationships</w:t>
      </w:r>
      <w:r w:rsidR="0089071C">
        <w:t xml:space="preserve"> involved in species interactions—such as a stochastic antecedent modeling framework (Ogle et al.</w:t>
      </w:r>
      <w:r w:rsidR="00857430">
        <w:t>,</w:t>
      </w:r>
      <w:r w:rsidR="0089071C">
        <w:t xml:space="preserve"> 2015</w:t>
      </w:r>
      <w:r w:rsidR="00857430">
        <w:t xml:space="preserve">) </w:t>
      </w:r>
      <w:r w:rsidR="0089071C">
        <w:t xml:space="preserve">show great utility for quantifying </w:t>
      </w:r>
      <w:r w:rsidR="00D351AD">
        <w:t xml:space="preserve">interaction networks for </w:t>
      </w:r>
      <w:r w:rsidR="00D65306">
        <w:t>many kinds of</w:t>
      </w:r>
      <w:r w:rsidR="00D351AD">
        <w:t xml:space="preserve"> interactions (e.g., </w:t>
      </w:r>
      <w:r w:rsidR="00E71BF5">
        <w:t>predator-prey, host-parasite</w:t>
      </w:r>
      <w:r w:rsidR="00D65306">
        <w:t xml:space="preserve">, </w:t>
      </w:r>
      <w:r w:rsidR="00E71BF5">
        <w:t>plant-pollinator, plant-seed disperser</w:t>
      </w:r>
      <w:r w:rsidR="00D351AD">
        <w:t>)</w:t>
      </w:r>
      <w:r w:rsidR="0089071C">
        <w:t xml:space="preserve">. The analysis approach we describe herein facilitates the quantification of </w:t>
      </w:r>
      <w:r w:rsidR="00D351AD">
        <w:t>temporal legacies of past and present abiotic and biotic influences on current interaction strength</w:t>
      </w:r>
      <w:r w:rsidR="00513209">
        <w:t xml:space="preserve"> </w:t>
      </w:r>
      <w:r w:rsidR="00513209">
        <w:fldChar w:fldCharType="begin"/>
      </w:r>
      <w:r w:rsidR="00513209">
        <w:instrText xml:space="preserve"> ADDIN ZOTERO_ITEM CSL_CITATION {"citationID":"9fTpuQv2","properties":{"formattedCitation":"(Essl et al., 2015)","plainCitation":"(Essl et al., 2015)","noteIndex":0},"citationItems":[{"id":2537,"uris":["http://zotero.org/users/6391447/items/9YYMRAVA"],"itemData":{"id":2537,"type":"article-journal","abstract":"Abstract\n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M."}],"editor":[{"family":"Kueffer","given":"Christoph"}],"issued":{"date-parts":[["2015",5]]}}}],"schema":"https://github.com/citation-style-language/schema/raw/master/csl-citation.json"} </w:instrText>
      </w:r>
      <w:r w:rsidR="00513209">
        <w:fldChar w:fldCharType="separate"/>
      </w:r>
      <w:r w:rsidR="00513209">
        <w:rPr>
          <w:noProof/>
        </w:rPr>
        <w:t>(Essl et al., 2015)</w:t>
      </w:r>
      <w:r w:rsidR="00513209">
        <w:fldChar w:fldCharType="end"/>
      </w:r>
      <w:r w:rsidR="00513209">
        <w:t>.</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6901C1EB" w14:textId="77777777" w:rsidR="00E236C8" w:rsidRPr="00E236C8" w:rsidRDefault="0019106D" w:rsidP="00E236C8">
      <w:pPr>
        <w:pStyle w:val="Bibliography"/>
      </w:pPr>
      <w:r>
        <w:rPr>
          <w:b/>
          <w:bCs/>
        </w:rPr>
        <w:fldChar w:fldCharType="begin"/>
      </w:r>
      <w:r w:rsidR="00E236C8">
        <w:rPr>
          <w:b/>
          <w:bCs/>
        </w:rPr>
        <w:instrText xml:space="preserve"> ADDIN ZOTERO_BIBL {"uncited":[],"omitted":[],"custom":[]} CSL_BIBLIOGRAPHY </w:instrText>
      </w:r>
      <w:r>
        <w:rPr>
          <w:b/>
          <w:bCs/>
        </w:rPr>
        <w:fldChar w:fldCharType="separate"/>
      </w:r>
      <w:r w:rsidR="00E236C8" w:rsidRPr="00E236C8">
        <w:t xml:space="preserve">Adams, D. K., &amp; Comrie, A. C. (1997). The North American Monsoon. </w:t>
      </w:r>
      <w:r w:rsidR="00E236C8" w:rsidRPr="00E236C8">
        <w:rPr>
          <w:i/>
          <w:iCs/>
        </w:rPr>
        <w:t>Bulletin of the American Meteorological Society</w:t>
      </w:r>
      <w:r w:rsidR="00E236C8" w:rsidRPr="00E236C8">
        <w:t xml:space="preserve">, </w:t>
      </w:r>
      <w:r w:rsidR="00E236C8" w:rsidRPr="00E236C8">
        <w:rPr>
          <w:i/>
          <w:iCs/>
        </w:rPr>
        <w:t>78</w:t>
      </w:r>
      <w:r w:rsidR="00E236C8" w:rsidRPr="00E236C8">
        <w:t>(10), 2197–2213. https://doi.org/10.1175/1520-0477(1997)078%253C2197:TNAM%253E2.0.CO;2</w:t>
      </w:r>
    </w:p>
    <w:p w14:paraId="03794D62" w14:textId="77777777" w:rsidR="00E236C8" w:rsidRPr="00E236C8" w:rsidRDefault="00E236C8" w:rsidP="00E236C8">
      <w:pPr>
        <w:pStyle w:val="Bibliography"/>
      </w:pPr>
      <w:r w:rsidRPr="00E236C8">
        <w:t xml:space="preserve">Allred, B. W., </w:t>
      </w:r>
      <w:proofErr w:type="spellStart"/>
      <w:r w:rsidRPr="00E236C8">
        <w:t>Bestelmeyer</w:t>
      </w:r>
      <w:proofErr w:type="spellEnd"/>
      <w:r w:rsidRPr="00E236C8">
        <w:t xml:space="preserve">, B. T., Boyd, C. S., Brown, C., Davies, K. W., Duniway, M. C., Ellsworth, L. M., Erickson, T. A., </w:t>
      </w:r>
      <w:proofErr w:type="spellStart"/>
      <w:r w:rsidRPr="00E236C8">
        <w:t>Fuhlendorf</w:t>
      </w:r>
      <w:proofErr w:type="spellEnd"/>
      <w:r w:rsidRPr="00E236C8">
        <w:t xml:space="preserve">, S. D., Griffiths, T. V., Jansen, V., Jones, M. O., Karl, J., Knight, A., Maestas, J. D., Maynard, J. J., McCord, S. E., Naugle, D. E., Starns, H. D., … Uden, D. R. (2021). Improving Landsat predictions of rangeland fractional cover with multitask learning and uncertainty. </w:t>
      </w:r>
      <w:r w:rsidRPr="00E236C8">
        <w:rPr>
          <w:i/>
          <w:iCs/>
        </w:rPr>
        <w:t>Methods in Ecology and Evolution</w:t>
      </w:r>
      <w:r w:rsidRPr="00E236C8">
        <w:t xml:space="preserve">, </w:t>
      </w:r>
      <w:r w:rsidRPr="00E236C8">
        <w:rPr>
          <w:i/>
          <w:iCs/>
        </w:rPr>
        <w:t>12</w:t>
      </w:r>
      <w:r w:rsidRPr="00E236C8">
        <w:t>(5), 841–849. https://doi.org/10.1111/2041-210X.13564</w:t>
      </w:r>
    </w:p>
    <w:p w14:paraId="5F9A697D" w14:textId="77777777" w:rsidR="00E236C8" w:rsidRPr="00E236C8" w:rsidRDefault="00E236C8" w:rsidP="00E236C8">
      <w:pPr>
        <w:pStyle w:val="Bibliography"/>
      </w:pPr>
      <w:proofErr w:type="spellStart"/>
      <w:r w:rsidRPr="00E236C8">
        <w:t>Artamendi</w:t>
      </w:r>
      <w:proofErr w:type="spellEnd"/>
      <w:r w:rsidRPr="00E236C8">
        <w:t xml:space="preserve">, M., Martin, P. A., </w:t>
      </w:r>
      <w:proofErr w:type="spellStart"/>
      <w:r w:rsidRPr="00E236C8">
        <w:t>Bartomeus</w:t>
      </w:r>
      <w:proofErr w:type="spellEnd"/>
      <w:r w:rsidRPr="00E236C8">
        <w:t xml:space="preserve">, I., &amp; </w:t>
      </w:r>
      <w:proofErr w:type="spellStart"/>
      <w:r w:rsidRPr="00E236C8">
        <w:t>Magrach</w:t>
      </w:r>
      <w:proofErr w:type="spellEnd"/>
      <w:r w:rsidRPr="00E236C8">
        <w:t xml:space="preserve">, A. (2024). Loss of pollinator diversity consistently reduces reproductive success for wild and cultivated plants. </w:t>
      </w:r>
      <w:r w:rsidRPr="00E236C8">
        <w:rPr>
          <w:i/>
          <w:iCs/>
        </w:rPr>
        <w:t>Nature Ecology &amp; Evolution</w:t>
      </w:r>
      <w:r w:rsidRPr="00E236C8">
        <w:t xml:space="preserve">, </w:t>
      </w:r>
      <w:r w:rsidRPr="00E236C8">
        <w:rPr>
          <w:i/>
          <w:iCs/>
        </w:rPr>
        <w:t>9</w:t>
      </w:r>
      <w:r w:rsidRPr="00E236C8">
        <w:t>(2), 296–313. https://doi.org/10.1038/s41559-024-02595-2</w:t>
      </w:r>
    </w:p>
    <w:p w14:paraId="41CDC5CA" w14:textId="77777777" w:rsidR="00E236C8" w:rsidRPr="00E236C8" w:rsidRDefault="00E236C8" w:rsidP="00E236C8">
      <w:pPr>
        <w:pStyle w:val="Bibliography"/>
      </w:pPr>
      <w:r w:rsidRPr="00E236C8">
        <w:t xml:space="preserve">Barnett, C., Bateson, M., &amp; Rowe, C. (2007). State-dependent decision making: Educated predators strategically trade off the costs and benefits of consuming aposematic prey. </w:t>
      </w:r>
      <w:r w:rsidRPr="00E236C8">
        <w:rPr>
          <w:i/>
          <w:iCs/>
        </w:rPr>
        <w:t>Behavioral Ecology</w:t>
      </w:r>
      <w:r w:rsidRPr="00E236C8">
        <w:t xml:space="preserve">, </w:t>
      </w:r>
      <w:r w:rsidRPr="00E236C8">
        <w:rPr>
          <w:i/>
          <w:iCs/>
        </w:rPr>
        <w:t>18</w:t>
      </w:r>
      <w:r w:rsidRPr="00E236C8">
        <w:t>(4), 645–651. https://doi.org/10.1093/beheco/arm027</w:t>
      </w:r>
    </w:p>
    <w:p w14:paraId="0E29A702" w14:textId="77777777" w:rsidR="00E236C8" w:rsidRPr="00E236C8" w:rsidRDefault="00E236C8" w:rsidP="00E236C8">
      <w:pPr>
        <w:pStyle w:val="Bibliography"/>
      </w:pPr>
      <w:r w:rsidRPr="00E236C8">
        <w:t xml:space="preserve">Belitz, M. W., Larsen, E. A., Hurlbert, A. H., Di Cecco, G. J., Neupane, N., Ries, L., Tingley, M. W., Guralnick, R. P., &amp; </w:t>
      </w:r>
      <w:proofErr w:type="spellStart"/>
      <w:r w:rsidRPr="00E236C8">
        <w:t>Youngflesh</w:t>
      </w:r>
      <w:proofErr w:type="spellEnd"/>
      <w:r w:rsidRPr="00E236C8">
        <w:t xml:space="preserve">, C. (2025). Potential for bird–insect phenological mismatch in a tri‐trophic system. </w:t>
      </w:r>
      <w:r w:rsidRPr="00E236C8">
        <w:rPr>
          <w:i/>
          <w:iCs/>
        </w:rPr>
        <w:t>Journal of Animal Ecology</w:t>
      </w:r>
      <w:r w:rsidRPr="00E236C8">
        <w:t xml:space="preserve">, </w:t>
      </w:r>
      <w:r w:rsidRPr="00E236C8">
        <w:rPr>
          <w:i/>
          <w:iCs/>
        </w:rPr>
        <w:t>94</w:t>
      </w:r>
      <w:r w:rsidRPr="00E236C8">
        <w:t>(4), 717–728. https://doi.org/10.1111/1365-2656.70007</w:t>
      </w:r>
    </w:p>
    <w:p w14:paraId="6EF8BC49" w14:textId="77777777" w:rsidR="00E236C8" w:rsidRPr="00E236C8" w:rsidRDefault="00E236C8" w:rsidP="00E236C8">
      <w:pPr>
        <w:pStyle w:val="Bibliography"/>
      </w:pPr>
      <w:r w:rsidRPr="00E236C8">
        <w:t xml:space="preserve">Bergeron, P., </w:t>
      </w:r>
      <w:proofErr w:type="spellStart"/>
      <w:r w:rsidRPr="00E236C8">
        <w:t>Réale</w:t>
      </w:r>
      <w:proofErr w:type="spellEnd"/>
      <w:r w:rsidRPr="00E236C8">
        <w:t xml:space="preserve">, D., Humphries, M. M., &amp; Garant, D. (2011). Anticipation and tracking of pulsed resources drive population dynamics in eastern chipmunks. </w:t>
      </w:r>
      <w:r w:rsidRPr="00E236C8">
        <w:rPr>
          <w:i/>
          <w:iCs/>
        </w:rPr>
        <w:t>Ecology</w:t>
      </w:r>
      <w:r w:rsidRPr="00E236C8">
        <w:t xml:space="preserve">, </w:t>
      </w:r>
      <w:r w:rsidRPr="00E236C8">
        <w:rPr>
          <w:i/>
          <w:iCs/>
        </w:rPr>
        <w:t>92</w:t>
      </w:r>
      <w:r w:rsidRPr="00E236C8">
        <w:t>(11), 2027–2034. https://doi.org/10.1890/11-0766.1</w:t>
      </w:r>
    </w:p>
    <w:p w14:paraId="575C1E13" w14:textId="77777777" w:rsidR="00E236C8" w:rsidRPr="00E236C8" w:rsidRDefault="00E236C8" w:rsidP="00E236C8">
      <w:pPr>
        <w:pStyle w:val="Bibliography"/>
      </w:pPr>
      <w:r w:rsidRPr="00E236C8">
        <w:lastRenderedPageBreak/>
        <w:t xml:space="preserve">Bjornstad, O. N. (2008). </w:t>
      </w:r>
      <w:proofErr w:type="spellStart"/>
      <w:r w:rsidRPr="00E236C8">
        <w:rPr>
          <w:i/>
          <w:iCs/>
        </w:rPr>
        <w:t>ncf</w:t>
      </w:r>
      <w:proofErr w:type="spellEnd"/>
      <w:r w:rsidRPr="00E236C8">
        <w:rPr>
          <w:i/>
          <w:iCs/>
        </w:rPr>
        <w:t>: Spatial Covariance Functions</w:t>
      </w:r>
      <w:r w:rsidRPr="00E236C8">
        <w:t xml:space="preserve"> [Dataset]. The R Foundation. https://doi.org/10.32614/cran.package.ncf</w:t>
      </w:r>
    </w:p>
    <w:p w14:paraId="03FAABC7" w14:textId="77777777" w:rsidR="00E236C8" w:rsidRPr="00E236C8" w:rsidRDefault="00E236C8" w:rsidP="00E236C8">
      <w:pPr>
        <w:pStyle w:val="Bibliography"/>
      </w:pPr>
      <w:proofErr w:type="spellStart"/>
      <w:r w:rsidRPr="00E236C8">
        <w:t>Bogdziewicz</w:t>
      </w:r>
      <w:proofErr w:type="spellEnd"/>
      <w:r w:rsidRPr="00E236C8">
        <w:t xml:space="preserve">, M., Crone, E. E., &amp; Zwolak, R. (2020). Do benefits of seed dispersal and caching by </w:t>
      </w:r>
      <w:proofErr w:type="spellStart"/>
      <w:r w:rsidRPr="00E236C8">
        <w:t>scatterhoarders</w:t>
      </w:r>
      <w:proofErr w:type="spellEnd"/>
      <w:r w:rsidRPr="00E236C8">
        <w:t xml:space="preserve"> outweigh the costs of predation? An example with oaks and yellow‐necked mice. </w:t>
      </w:r>
      <w:r w:rsidRPr="00E236C8">
        <w:rPr>
          <w:i/>
          <w:iCs/>
        </w:rPr>
        <w:t>Journal of Ecology</w:t>
      </w:r>
      <w:r w:rsidRPr="00E236C8">
        <w:t xml:space="preserve">, </w:t>
      </w:r>
      <w:r w:rsidRPr="00E236C8">
        <w:rPr>
          <w:i/>
          <w:iCs/>
        </w:rPr>
        <w:t>108</w:t>
      </w:r>
      <w:r w:rsidRPr="00E236C8">
        <w:t>(3), 1009–1018. https://doi.org/10.1111/1365-2745.13307</w:t>
      </w:r>
    </w:p>
    <w:p w14:paraId="429CA1D9" w14:textId="77777777" w:rsidR="00E236C8" w:rsidRPr="00E236C8" w:rsidRDefault="00E236C8" w:rsidP="00E236C8">
      <w:pPr>
        <w:pStyle w:val="Bibliography"/>
      </w:pPr>
      <w:proofErr w:type="spellStart"/>
      <w:r w:rsidRPr="00E236C8">
        <w:t>Bogdziewicz</w:t>
      </w:r>
      <w:proofErr w:type="spellEnd"/>
      <w:r w:rsidRPr="00E236C8">
        <w:t xml:space="preserve">, M., Zwolak, R., &amp; Crone, E. E. (2016). How do vertebrates respond to mast seeding? </w:t>
      </w:r>
      <w:r w:rsidRPr="00E236C8">
        <w:rPr>
          <w:i/>
          <w:iCs/>
        </w:rPr>
        <w:t>Oikos</w:t>
      </w:r>
      <w:r w:rsidRPr="00E236C8">
        <w:t xml:space="preserve">, </w:t>
      </w:r>
      <w:r w:rsidRPr="00E236C8">
        <w:rPr>
          <w:i/>
          <w:iCs/>
        </w:rPr>
        <w:t>125</w:t>
      </w:r>
      <w:r w:rsidRPr="00E236C8">
        <w:t>(3), 300–307. https://doi.org/10.1111/oik.03012</w:t>
      </w:r>
    </w:p>
    <w:p w14:paraId="0DF9D049" w14:textId="77777777" w:rsidR="00E236C8" w:rsidRPr="00E236C8" w:rsidRDefault="00E236C8" w:rsidP="00E236C8">
      <w:pPr>
        <w:pStyle w:val="Bibliography"/>
      </w:pPr>
      <w:r w:rsidRPr="00E236C8">
        <w:t xml:space="preserve">Boone, J. D., Ammon, E., &amp; Johnson, K. (2018). Long-term declines in the Pinyon Jay and management implications for piñon–juniper woodlands. In W. D. Shuford, R. E. Gill, &amp; C. M. Handel, </w:t>
      </w:r>
      <w:r w:rsidRPr="00E236C8">
        <w:rPr>
          <w:i/>
          <w:iCs/>
        </w:rPr>
        <w:t>Trends and Traditions: Avifaunal Change in Western North America</w:t>
      </w:r>
      <w:r w:rsidRPr="00E236C8">
        <w:t xml:space="preserve"> (pp. 190–197). Western Field Ornithologists. https://doi.org/10.21199/SWB3.10</w:t>
      </w:r>
    </w:p>
    <w:p w14:paraId="43B83AD0" w14:textId="77777777" w:rsidR="00E236C8" w:rsidRPr="00E236C8" w:rsidRDefault="00E236C8" w:rsidP="00E236C8">
      <w:pPr>
        <w:pStyle w:val="Bibliography"/>
      </w:pPr>
      <w:r w:rsidRPr="00E236C8">
        <w:t xml:space="preserve">Boutin, S., Wauters, L. A., McAdam, A. G., Humphries, M. M., Tosi, G., &amp; Dhondt, A. A. (2006). Anticipatory Reproduction and Population Growth in Seed Predators. </w:t>
      </w:r>
      <w:r w:rsidRPr="00E236C8">
        <w:rPr>
          <w:i/>
          <w:iCs/>
        </w:rPr>
        <w:t>Science</w:t>
      </w:r>
      <w:r w:rsidRPr="00E236C8">
        <w:t xml:space="preserve">, </w:t>
      </w:r>
      <w:r w:rsidRPr="00E236C8">
        <w:rPr>
          <w:i/>
          <w:iCs/>
        </w:rPr>
        <w:t>314</w:t>
      </w:r>
      <w:r w:rsidRPr="00E236C8">
        <w:t>(5807), 1928–1930. https://doi.org/10.1126/science.1135520</w:t>
      </w:r>
    </w:p>
    <w:p w14:paraId="0DB5238B" w14:textId="77777777" w:rsidR="00E236C8" w:rsidRPr="00E236C8" w:rsidRDefault="00E236C8" w:rsidP="00E236C8">
      <w:pPr>
        <w:pStyle w:val="Bibliography"/>
      </w:pPr>
      <w:r w:rsidRPr="00E236C8">
        <w:t xml:space="preserve">Branson, D. H. (2008). Influence of a Large Late Summer Precipitation Event on Food Limitation and Grasshopper Population Dynamics in a Northern Great Plains Grassland. </w:t>
      </w:r>
      <w:r w:rsidRPr="00E236C8">
        <w:rPr>
          <w:i/>
          <w:iCs/>
        </w:rPr>
        <w:t>Environmental Entomology</w:t>
      </w:r>
      <w:r w:rsidRPr="00E236C8">
        <w:t xml:space="preserve">, </w:t>
      </w:r>
      <w:r w:rsidRPr="00E236C8">
        <w:rPr>
          <w:i/>
          <w:iCs/>
        </w:rPr>
        <w:t>37</w:t>
      </w:r>
      <w:r w:rsidRPr="00E236C8">
        <w:t>(3), 686–695. https://doi.org/10.1603/0046-225X(2008)37%255B686:IOALLS%255D2.0.CO;2</w:t>
      </w:r>
    </w:p>
    <w:p w14:paraId="79214723" w14:textId="77777777" w:rsidR="00E236C8" w:rsidRPr="00E236C8" w:rsidRDefault="00E236C8" w:rsidP="00E236C8">
      <w:pPr>
        <w:pStyle w:val="Bibliography"/>
      </w:pPr>
      <w:proofErr w:type="spellStart"/>
      <w:r w:rsidRPr="00E236C8">
        <w:t>Bregnard</w:t>
      </w:r>
      <w:proofErr w:type="spellEnd"/>
      <w:r w:rsidRPr="00E236C8">
        <w:t xml:space="preserve">, C., Rais, O., &amp; </w:t>
      </w:r>
      <w:proofErr w:type="spellStart"/>
      <w:r w:rsidRPr="00E236C8">
        <w:t>Voordouw</w:t>
      </w:r>
      <w:proofErr w:type="spellEnd"/>
      <w:r w:rsidRPr="00E236C8">
        <w:t xml:space="preserve">, M. J. (2021). Masting by beech trees predicts the risk of Lyme disease. </w:t>
      </w:r>
      <w:r w:rsidRPr="00E236C8">
        <w:rPr>
          <w:i/>
          <w:iCs/>
        </w:rPr>
        <w:t>Parasites &amp; Vectors</w:t>
      </w:r>
      <w:r w:rsidRPr="00E236C8">
        <w:t xml:space="preserve">, </w:t>
      </w:r>
      <w:r w:rsidRPr="00E236C8">
        <w:rPr>
          <w:i/>
          <w:iCs/>
        </w:rPr>
        <w:t>14</w:t>
      </w:r>
      <w:r w:rsidRPr="00E236C8">
        <w:t>(1), 168. https://doi.org/10.1186/s13071-021-04646-0</w:t>
      </w:r>
    </w:p>
    <w:p w14:paraId="0CB2FA09" w14:textId="77777777" w:rsidR="00E236C8" w:rsidRPr="00E236C8" w:rsidRDefault="00E236C8" w:rsidP="00E236C8">
      <w:pPr>
        <w:pStyle w:val="Bibliography"/>
      </w:pPr>
      <w:r w:rsidRPr="00E236C8">
        <w:lastRenderedPageBreak/>
        <w:t xml:space="preserve">Breshears, D. D., Cobb, N. S., Rich, P. M., Price, K. P., Allen, C. D., Balice, R. G., Romme, W. H., Kastens, J. H., Floyd, M. L., Belnap, J., Anderson, J. J., Myers, O. B., &amp; Meyer, C. W. (2005). Regional vegetation die-off in response to global-change-type drought. </w:t>
      </w:r>
      <w:r w:rsidRPr="00E236C8">
        <w:rPr>
          <w:i/>
          <w:iCs/>
        </w:rPr>
        <w:t>Proceedings of the National Academy of Sciences</w:t>
      </w:r>
      <w:r w:rsidRPr="00E236C8">
        <w:t xml:space="preserve">, </w:t>
      </w:r>
      <w:r w:rsidRPr="00E236C8">
        <w:rPr>
          <w:i/>
          <w:iCs/>
        </w:rPr>
        <w:t>102</w:t>
      </w:r>
      <w:r w:rsidRPr="00E236C8">
        <w:t>(42), 15144–15148. https://doi.org/10.1073/pnas.0505734102</w:t>
      </w:r>
    </w:p>
    <w:p w14:paraId="492EE989" w14:textId="77777777" w:rsidR="00E236C8" w:rsidRPr="00E236C8" w:rsidRDefault="00E236C8" w:rsidP="00E236C8">
      <w:pPr>
        <w:pStyle w:val="Bibliography"/>
      </w:pPr>
      <w:r w:rsidRPr="00E236C8">
        <w:t xml:space="preserve">Brodie, J. F., Bello, C., Emer, C., Galetti, M., Luskin, M. S., </w:t>
      </w:r>
      <w:proofErr w:type="spellStart"/>
      <w:r w:rsidRPr="00E236C8">
        <w:t>Osuri</w:t>
      </w:r>
      <w:proofErr w:type="spellEnd"/>
      <w:r w:rsidRPr="00E236C8">
        <w:t xml:space="preserve">, A., Peres, C. A., Stoll, A., Villar, N., &amp; López, A. (2025). Defaunation impacts on the carbon balance of tropical forests. </w:t>
      </w:r>
      <w:r w:rsidRPr="00E236C8">
        <w:rPr>
          <w:i/>
          <w:iCs/>
        </w:rPr>
        <w:t>Conservation Biology</w:t>
      </w:r>
      <w:r w:rsidRPr="00E236C8">
        <w:t xml:space="preserve">, </w:t>
      </w:r>
      <w:r w:rsidRPr="00E236C8">
        <w:rPr>
          <w:i/>
          <w:iCs/>
        </w:rPr>
        <w:t>39</w:t>
      </w:r>
      <w:r w:rsidRPr="00E236C8">
        <w:t>(1), e14414. https://doi.org/10.1111/cobi.14414</w:t>
      </w:r>
    </w:p>
    <w:p w14:paraId="27C20470" w14:textId="77777777" w:rsidR="00E236C8" w:rsidRPr="00E236C8" w:rsidRDefault="00E236C8" w:rsidP="00E236C8">
      <w:pPr>
        <w:pStyle w:val="Bibliography"/>
      </w:pPr>
      <w:r w:rsidRPr="00E236C8">
        <w:t xml:space="preserve">Burkle, L. A., Marlin, J. C., &amp; Knight, T. M. (2013). Plant-Pollinator Interactions over 120 Years: Loss of Species, Co-Occurrence, and Function. </w:t>
      </w:r>
      <w:r w:rsidRPr="00E236C8">
        <w:rPr>
          <w:i/>
          <w:iCs/>
        </w:rPr>
        <w:t>Science</w:t>
      </w:r>
      <w:r w:rsidRPr="00E236C8">
        <w:t xml:space="preserve">, </w:t>
      </w:r>
      <w:r w:rsidRPr="00E236C8">
        <w:rPr>
          <w:i/>
          <w:iCs/>
        </w:rPr>
        <w:t>339</w:t>
      </w:r>
      <w:r w:rsidRPr="00E236C8">
        <w:t>(6127), 1611–1615. https://doi.org/10.1126/science.1232728</w:t>
      </w:r>
    </w:p>
    <w:p w14:paraId="59310418" w14:textId="77777777" w:rsidR="00E236C8" w:rsidRPr="00E236C8" w:rsidRDefault="00E236C8" w:rsidP="00E236C8">
      <w:pPr>
        <w:pStyle w:val="Bibliography"/>
      </w:pPr>
      <w:r w:rsidRPr="00E236C8">
        <w:t xml:space="preserve">Catford, J. A., Wilson, J. R. U., </w:t>
      </w:r>
      <w:proofErr w:type="spellStart"/>
      <w:r w:rsidRPr="00E236C8">
        <w:t>Pyšek</w:t>
      </w:r>
      <w:proofErr w:type="spellEnd"/>
      <w:r w:rsidRPr="00E236C8">
        <w:t xml:space="preserve">, P., Hulme, P. E., &amp; Duncan, R. P. (2022). Addressing context dependence in ecology. </w:t>
      </w:r>
      <w:r w:rsidRPr="00E236C8">
        <w:rPr>
          <w:i/>
          <w:iCs/>
        </w:rPr>
        <w:t>Trends in Ecology &amp; Evolution</w:t>
      </w:r>
      <w:r w:rsidRPr="00E236C8">
        <w:t xml:space="preserve">, </w:t>
      </w:r>
      <w:r w:rsidRPr="00E236C8">
        <w:rPr>
          <w:i/>
          <w:iCs/>
        </w:rPr>
        <w:t>37</w:t>
      </w:r>
      <w:r w:rsidRPr="00E236C8">
        <w:t>(2), 158–170. https://doi.org/10.1016/j.tree.2021.09.007</w:t>
      </w:r>
    </w:p>
    <w:p w14:paraId="4876EA87" w14:textId="77777777" w:rsidR="00E236C8" w:rsidRPr="00E236C8" w:rsidRDefault="00E236C8" w:rsidP="00E236C8">
      <w:pPr>
        <w:pStyle w:val="Bibliography"/>
      </w:pPr>
      <w:r w:rsidRPr="00E236C8">
        <w:t xml:space="preserve">Chamberlain, S. A., Bronstein, J. L., &amp; Rudgers, J. A. (2014). How context dependent are species interactions? </w:t>
      </w:r>
      <w:r w:rsidRPr="00E236C8">
        <w:rPr>
          <w:i/>
          <w:iCs/>
        </w:rPr>
        <w:t>Ecology Letters</w:t>
      </w:r>
      <w:r w:rsidRPr="00E236C8">
        <w:t xml:space="preserve">, </w:t>
      </w:r>
      <w:r w:rsidRPr="00E236C8">
        <w:rPr>
          <w:i/>
          <w:iCs/>
        </w:rPr>
        <w:t>17</w:t>
      </w:r>
      <w:r w:rsidRPr="00E236C8">
        <w:t>(7), 881–890. https://doi.org/10.1111/ele.12279</w:t>
      </w:r>
    </w:p>
    <w:p w14:paraId="151026C5" w14:textId="77777777" w:rsidR="00E236C8" w:rsidRPr="00E236C8" w:rsidRDefault="00E236C8" w:rsidP="00E236C8">
      <w:pPr>
        <w:pStyle w:val="Bibliography"/>
      </w:pPr>
      <w:proofErr w:type="spellStart"/>
      <w:r w:rsidRPr="00E236C8">
        <w:t>Charnov</w:t>
      </w:r>
      <w:proofErr w:type="spellEnd"/>
      <w:r w:rsidRPr="00E236C8">
        <w:t xml:space="preserve">, E. L. (1976). Optimal foraging, the marginal value theorem. </w:t>
      </w:r>
      <w:r w:rsidRPr="00E236C8">
        <w:rPr>
          <w:i/>
          <w:iCs/>
        </w:rPr>
        <w:t>Theoretical Population Biology</w:t>
      </w:r>
      <w:r w:rsidRPr="00E236C8">
        <w:t xml:space="preserve">, </w:t>
      </w:r>
      <w:r w:rsidRPr="00E236C8">
        <w:rPr>
          <w:i/>
          <w:iCs/>
        </w:rPr>
        <w:t>9</w:t>
      </w:r>
      <w:r w:rsidRPr="00E236C8">
        <w:t>(2), 129–136. https://doi.org/10.1016/0040-5809(76)90040-X</w:t>
      </w:r>
    </w:p>
    <w:p w14:paraId="27AC125C" w14:textId="77777777" w:rsidR="00E236C8" w:rsidRPr="00E236C8" w:rsidRDefault="00E236C8" w:rsidP="00E236C8">
      <w:pPr>
        <w:pStyle w:val="Bibliography"/>
      </w:pPr>
      <w:r w:rsidRPr="00E236C8">
        <w:t xml:space="preserve">Clark, J. S., Nuñez, C. L., &amp; Tomasek, B. (2019). </w:t>
      </w:r>
      <w:proofErr w:type="spellStart"/>
      <w:r w:rsidRPr="00E236C8">
        <w:t>Foodwebs</w:t>
      </w:r>
      <w:proofErr w:type="spellEnd"/>
      <w:r w:rsidRPr="00E236C8">
        <w:t xml:space="preserve"> based on unreliable foundations: Spatiotemporal masting merged with consumer movement, storage, and diet. </w:t>
      </w:r>
      <w:r w:rsidRPr="00E236C8">
        <w:rPr>
          <w:i/>
          <w:iCs/>
        </w:rPr>
        <w:t>Ecological Monographs</w:t>
      </w:r>
      <w:r w:rsidRPr="00E236C8">
        <w:t xml:space="preserve">, </w:t>
      </w:r>
      <w:r w:rsidRPr="00E236C8">
        <w:rPr>
          <w:i/>
          <w:iCs/>
        </w:rPr>
        <w:t>89</w:t>
      </w:r>
      <w:r w:rsidRPr="00E236C8">
        <w:t>(4), e01381. https://doi.org/10.1002/ecm.1381</w:t>
      </w:r>
    </w:p>
    <w:p w14:paraId="0F490F25" w14:textId="77777777" w:rsidR="00E236C8" w:rsidRPr="00E236C8" w:rsidRDefault="00E236C8" w:rsidP="00E236C8">
      <w:pPr>
        <w:pStyle w:val="Bibliography"/>
      </w:pPr>
      <w:r w:rsidRPr="00E236C8">
        <w:lastRenderedPageBreak/>
        <w:t xml:space="preserve">Colwell, R. K., Dunn, R. R., &amp; Harris, N. C. (2012). Coextinction and Persistence of Dependent Species in a Changing World. </w:t>
      </w:r>
      <w:r w:rsidRPr="00E236C8">
        <w:rPr>
          <w:i/>
          <w:iCs/>
        </w:rPr>
        <w:t>Annual Review of Ecology, Evolution, and Systematics</w:t>
      </w:r>
      <w:r w:rsidRPr="00E236C8">
        <w:t xml:space="preserve">, </w:t>
      </w:r>
      <w:r w:rsidRPr="00E236C8">
        <w:rPr>
          <w:i/>
          <w:iCs/>
        </w:rPr>
        <w:t>43</w:t>
      </w:r>
      <w:r w:rsidRPr="00E236C8">
        <w:t>(1), 183–203. https://doi.org/10.1146/annurev-ecolsys-110411-160304</w:t>
      </w:r>
    </w:p>
    <w:p w14:paraId="00D6A901" w14:textId="77777777" w:rsidR="00E236C8" w:rsidRPr="00E236C8" w:rsidRDefault="00E236C8" w:rsidP="00E236C8">
      <w:pPr>
        <w:pStyle w:val="Bibliography"/>
      </w:pPr>
      <w:r w:rsidRPr="00E236C8">
        <w:t xml:space="preserve">Cornell Lab of Ornithology. (2024a). </w:t>
      </w:r>
      <w:r w:rsidRPr="00E236C8">
        <w:rPr>
          <w:i/>
          <w:iCs/>
        </w:rPr>
        <w:t>eBird Basic Dataset</w:t>
      </w:r>
      <w:r w:rsidRPr="00E236C8">
        <w:t xml:space="preserve"> (Version EBD_relJun-2024) [Dataset].</w:t>
      </w:r>
    </w:p>
    <w:p w14:paraId="461E456F" w14:textId="77777777" w:rsidR="00E236C8" w:rsidRPr="00E236C8" w:rsidRDefault="00E236C8" w:rsidP="00E236C8">
      <w:pPr>
        <w:pStyle w:val="Bibliography"/>
      </w:pPr>
      <w:r w:rsidRPr="00E236C8">
        <w:t xml:space="preserve">Cornell Lab of Ornithology. (2024b). </w:t>
      </w:r>
      <w:r w:rsidRPr="00E236C8">
        <w:rPr>
          <w:i/>
          <w:iCs/>
        </w:rPr>
        <w:t>eBird Basic Dataset</w:t>
      </w:r>
      <w:r w:rsidRPr="00E236C8">
        <w:t xml:space="preserve"> (Version EBD_relMay-2024) [Dataset].</w:t>
      </w:r>
    </w:p>
    <w:p w14:paraId="125A8467" w14:textId="77777777" w:rsidR="00E236C8" w:rsidRPr="00E236C8" w:rsidRDefault="00E236C8" w:rsidP="00E236C8">
      <w:pPr>
        <w:pStyle w:val="Bibliography"/>
      </w:pPr>
      <w:r w:rsidRPr="00E236C8">
        <w:t xml:space="preserve">Curtis, S. M. (2010). </w:t>
      </w:r>
      <w:proofErr w:type="spellStart"/>
      <w:r w:rsidRPr="00E236C8">
        <w:rPr>
          <w:i/>
          <w:iCs/>
        </w:rPr>
        <w:t>mcmcplots</w:t>
      </w:r>
      <w:proofErr w:type="spellEnd"/>
      <w:r w:rsidRPr="00E236C8">
        <w:rPr>
          <w:i/>
          <w:iCs/>
        </w:rPr>
        <w:t>: Create Plots from MCMC Output</w:t>
      </w:r>
      <w:r w:rsidRPr="00E236C8">
        <w:t xml:space="preserve"> (p. 0.4.3) [Dataset]. https://doi.org/10.32614/CRAN.package.mcmcplots</w:t>
      </w:r>
    </w:p>
    <w:p w14:paraId="35961087" w14:textId="77777777" w:rsidR="00E236C8" w:rsidRPr="00E236C8" w:rsidRDefault="00E236C8" w:rsidP="00E236C8">
      <w:pPr>
        <w:pStyle w:val="Bibliography"/>
      </w:pPr>
      <w:r w:rsidRPr="00E236C8">
        <w:t xml:space="preserve">Donoso, I., Sorensen, M. C., </w:t>
      </w:r>
      <w:proofErr w:type="spellStart"/>
      <w:r w:rsidRPr="00E236C8">
        <w:t>Blendinger</w:t>
      </w:r>
      <w:proofErr w:type="spellEnd"/>
      <w:r w:rsidRPr="00E236C8">
        <w:t xml:space="preserve">, P. G., Kissling, W. D., </w:t>
      </w:r>
      <w:proofErr w:type="spellStart"/>
      <w:r w:rsidRPr="00E236C8">
        <w:t>Neuschulz</w:t>
      </w:r>
      <w:proofErr w:type="spellEnd"/>
      <w:r w:rsidRPr="00E236C8">
        <w:t xml:space="preserve">, E. L., Mueller, T., &amp; Schleuning, M. (2020). Downsizing of animal communities triggers stronger functional than structural decay in seed-dispersal networks. </w:t>
      </w:r>
      <w:r w:rsidRPr="00E236C8">
        <w:rPr>
          <w:i/>
          <w:iCs/>
        </w:rPr>
        <w:t>Nature Communications</w:t>
      </w:r>
      <w:r w:rsidRPr="00E236C8">
        <w:t xml:space="preserve">, </w:t>
      </w:r>
      <w:r w:rsidRPr="00E236C8">
        <w:rPr>
          <w:i/>
          <w:iCs/>
        </w:rPr>
        <w:t>11</w:t>
      </w:r>
      <w:r w:rsidRPr="00E236C8">
        <w:t>(1), 1582. https://doi.org/10.1038/s41467-020-15438-y</w:t>
      </w:r>
    </w:p>
    <w:p w14:paraId="5904CBDB" w14:textId="77777777" w:rsidR="00E236C8" w:rsidRPr="00E236C8" w:rsidRDefault="00E236C8" w:rsidP="00E236C8">
      <w:pPr>
        <w:pStyle w:val="Bibliography"/>
      </w:pPr>
      <w:r w:rsidRPr="00E236C8">
        <w:t xml:space="preserve">Dunn, R. R., Harris, N. C., Colwell, R. K., Koh, L. P., &amp; Sodhi, N. S. (2009). The sixth mass coextinction: Are most endangered species parasites and mutualists? </w:t>
      </w:r>
      <w:r w:rsidRPr="00E236C8">
        <w:rPr>
          <w:i/>
          <w:iCs/>
        </w:rPr>
        <w:t>Proceedings of the Royal Society B: Biological Sciences</w:t>
      </w:r>
      <w:r w:rsidRPr="00E236C8">
        <w:t xml:space="preserve">, </w:t>
      </w:r>
      <w:r w:rsidRPr="00E236C8">
        <w:rPr>
          <w:i/>
          <w:iCs/>
        </w:rPr>
        <w:t>276</w:t>
      </w:r>
      <w:r w:rsidRPr="00E236C8">
        <w:t>(1670), 3037–3045. https://doi.org/10.1098/rspb.2009.0413</w:t>
      </w:r>
    </w:p>
    <w:p w14:paraId="280D6EF8" w14:textId="77777777" w:rsidR="00E236C8" w:rsidRPr="00E236C8" w:rsidRDefault="00E236C8" w:rsidP="00E236C8">
      <w:pPr>
        <w:pStyle w:val="Bibliography"/>
      </w:pPr>
      <w:r w:rsidRPr="00E236C8">
        <w:t xml:space="preserve">Elwood, E. C., Lichti, N. I., Fitzsimmons, S. F., &amp; Dalgleish, H. J. (2018). </w:t>
      </w:r>
      <w:proofErr w:type="spellStart"/>
      <w:r w:rsidRPr="00E236C8">
        <w:t>Scatterhoarders</w:t>
      </w:r>
      <w:proofErr w:type="spellEnd"/>
      <w:r w:rsidRPr="00E236C8">
        <w:t xml:space="preserve"> drive long‐ and short‐term population dynamics of a nut‐producing tree, while pre‐dispersal seed predators and herbivores have little effect. </w:t>
      </w:r>
      <w:r w:rsidRPr="00E236C8">
        <w:rPr>
          <w:i/>
          <w:iCs/>
        </w:rPr>
        <w:t>Journal of Ecology</w:t>
      </w:r>
      <w:r w:rsidRPr="00E236C8">
        <w:t xml:space="preserve">, </w:t>
      </w:r>
      <w:r w:rsidRPr="00E236C8">
        <w:rPr>
          <w:i/>
          <w:iCs/>
        </w:rPr>
        <w:t>106</w:t>
      </w:r>
      <w:r w:rsidRPr="00E236C8">
        <w:t>(3), 1191–1203. https://doi.org/10.1111/1365-2745.12902</w:t>
      </w:r>
    </w:p>
    <w:p w14:paraId="2666F4D7" w14:textId="77777777" w:rsidR="00E236C8" w:rsidRPr="00E236C8" w:rsidRDefault="00E236C8" w:rsidP="00E236C8">
      <w:pPr>
        <w:pStyle w:val="Bibliography"/>
      </w:pPr>
      <w:r w:rsidRPr="00E236C8">
        <w:t xml:space="preserve">Essl, F., Dullinger, S., Rabitsch, W., Hulme, P. E., </w:t>
      </w:r>
      <w:proofErr w:type="spellStart"/>
      <w:r w:rsidRPr="00E236C8">
        <w:t>Pyšek</w:t>
      </w:r>
      <w:proofErr w:type="spellEnd"/>
      <w:r w:rsidRPr="00E236C8">
        <w:t xml:space="preserve">, P., Wilson, J. R. U., &amp; Richardson, D. M. (2015). Historical legacies accumulate to shape future biodiversity in an era of rapid </w:t>
      </w:r>
      <w:r w:rsidRPr="00E236C8">
        <w:lastRenderedPageBreak/>
        <w:t xml:space="preserve">global change. </w:t>
      </w:r>
      <w:r w:rsidRPr="00E236C8">
        <w:rPr>
          <w:i/>
          <w:iCs/>
        </w:rPr>
        <w:t>Diversity and Distributions</w:t>
      </w:r>
      <w:r w:rsidRPr="00E236C8">
        <w:t xml:space="preserve">, </w:t>
      </w:r>
      <w:r w:rsidRPr="00E236C8">
        <w:rPr>
          <w:i/>
          <w:iCs/>
        </w:rPr>
        <w:t>21</w:t>
      </w:r>
      <w:r w:rsidRPr="00E236C8">
        <w:t>(5), 534–547. https://doi.org/10.1111/ddi.12312</w:t>
      </w:r>
    </w:p>
    <w:p w14:paraId="56CBA04A" w14:textId="77777777" w:rsidR="00E236C8" w:rsidRPr="00E236C8" w:rsidRDefault="00E236C8" w:rsidP="00E236C8">
      <w:pPr>
        <w:pStyle w:val="Bibliography"/>
      </w:pPr>
      <w:r w:rsidRPr="00E236C8">
        <w:t xml:space="preserve">Fietz, J., Kager, T., &amp; Schauer, S. (2009). </w:t>
      </w:r>
      <w:proofErr w:type="gramStart"/>
      <w:r w:rsidRPr="00E236C8">
        <w:t>Is</w:t>
      </w:r>
      <w:proofErr w:type="gramEnd"/>
      <w:r w:rsidRPr="00E236C8">
        <w:t xml:space="preserve"> energy supply the trigger for reproductive activity in male edible dormice (</w:t>
      </w:r>
      <w:proofErr w:type="spellStart"/>
      <w:r w:rsidRPr="00E236C8">
        <w:t>Glis</w:t>
      </w:r>
      <w:proofErr w:type="spellEnd"/>
      <w:r w:rsidRPr="00E236C8">
        <w:t xml:space="preserve"> </w:t>
      </w:r>
      <w:proofErr w:type="spellStart"/>
      <w:r w:rsidRPr="00E236C8">
        <w:t>glis</w:t>
      </w:r>
      <w:proofErr w:type="spellEnd"/>
      <w:r w:rsidRPr="00E236C8">
        <w:t xml:space="preserve">)? </w:t>
      </w:r>
      <w:r w:rsidRPr="00E236C8">
        <w:rPr>
          <w:i/>
          <w:iCs/>
        </w:rPr>
        <w:t>Journal of Comparative Physiology B</w:t>
      </w:r>
      <w:r w:rsidRPr="00E236C8">
        <w:t xml:space="preserve">, </w:t>
      </w:r>
      <w:r w:rsidRPr="00E236C8">
        <w:rPr>
          <w:i/>
          <w:iCs/>
        </w:rPr>
        <w:t>179</w:t>
      </w:r>
      <w:r w:rsidRPr="00E236C8">
        <w:t>(7), 829–837. https://doi.org/10.1007/s00360-009-0364-2</w:t>
      </w:r>
    </w:p>
    <w:p w14:paraId="5CD11BF6" w14:textId="77777777" w:rsidR="00E236C8" w:rsidRPr="00E236C8" w:rsidRDefault="00E236C8" w:rsidP="00E236C8">
      <w:pPr>
        <w:pStyle w:val="Bibliography"/>
      </w:pPr>
      <w:r w:rsidRPr="00E236C8">
        <w:t>Figueiredo, L., Krauss, J., Steffan‐</w:t>
      </w:r>
      <w:proofErr w:type="spellStart"/>
      <w:r w:rsidRPr="00E236C8">
        <w:t>Dewenter</w:t>
      </w:r>
      <w:proofErr w:type="spellEnd"/>
      <w:r w:rsidRPr="00E236C8">
        <w:t xml:space="preserve">, I., &amp; Sarmento Cabral, J. (2019). Understanding extinction debts: </w:t>
      </w:r>
      <w:proofErr w:type="spellStart"/>
      <w:r w:rsidRPr="00E236C8">
        <w:t>Spatio</w:t>
      </w:r>
      <w:proofErr w:type="spellEnd"/>
      <w:r w:rsidRPr="00E236C8">
        <w:t xml:space="preserve">–temporal scales, mechanisms and a roadmap for future research. </w:t>
      </w:r>
      <w:proofErr w:type="spellStart"/>
      <w:r w:rsidRPr="00E236C8">
        <w:rPr>
          <w:i/>
          <w:iCs/>
        </w:rPr>
        <w:t>Ecography</w:t>
      </w:r>
      <w:proofErr w:type="spellEnd"/>
      <w:r w:rsidRPr="00E236C8">
        <w:t xml:space="preserve">, </w:t>
      </w:r>
      <w:r w:rsidRPr="00E236C8">
        <w:rPr>
          <w:i/>
          <w:iCs/>
        </w:rPr>
        <w:t>42</w:t>
      </w:r>
      <w:r w:rsidRPr="00E236C8">
        <w:t>(12), 1973–1990. https://doi.org/10.1111/ecog.04740</w:t>
      </w:r>
    </w:p>
    <w:p w14:paraId="5D2A877B" w14:textId="77777777" w:rsidR="00E236C8" w:rsidRPr="00E236C8" w:rsidRDefault="00E236C8" w:rsidP="00E236C8">
      <w:pPr>
        <w:pStyle w:val="Bibliography"/>
      </w:pPr>
      <w:r w:rsidRPr="00E236C8">
        <w:t xml:space="preserve">Fink, D., Auer, T., Johnston, A., </w:t>
      </w:r>
      <w:proofErr w:type="spellStart"/>
      <w:r w:rsidRPr="00E236C8">
        <w:t>Strimas</w:t>
      </w:r>
      <w:proofErr w:type="spellEnd"/>
      <w:r w:rsidRPr="00E236C8">
        <w:t xml:space="preserve">-Mackey, M., Ligocki, S., Robinson, O., </w:t>
      </w:r>
      <w:proofErr w:type="spellStart"/>
      <w:r w:rsidRPr="00E236C8">
        <w:t>Hochachka</w:t>
      </w:r>
      <w:proofErr w:type="spellEnd"/>
      <w:r w:rsidRPr="00E236C8">
        <w:t xml:space="preserve">, W., </w:t>
      </w:r>
      <w:proofErr w:type="spellStart"/>
      <w:r w:rsidRPr="00E236C8">
        <w:t>Jaromczyk</w:t>
      </w:r>
      <w:proofErr w:type="spellEnd"/>
      <w:r w:rsidRPr="00E236C8">
        <w:t xml:space="preserve">, L., Crowley, C., Dunham, K., Stillman, A., Davis, C., Stokowski, M., Ruiz-Gutierrez, V., Wood, C., &amp; Rodewald, A. (2025). </w:t>
      </w:r>
      <w:r w:rsidRPr="00E236C8">
        <w:rPr>
          <w:i/>
          <w:iCs/>
        </w:rPr>
        <w:t>eBird Status and Trends, Data Version 2023</w:t>
      </w:r>
      <w:r w:rsidRPr="00E236C8">
        <w:t xml:space="preserve"> [Dataset]. Cornell Lab of Ornithology. https://doi.org/10.2173/WZTW8903</w:t>
      </w:r>
    </w:p>
    <w:p w14:paraId="439C4EBA" w14:textId="77777777" w:rsidR="00E236C8" w:rsidRPr="00E236C8" w:rsidRDefault="00E236C8" w:rsidP="00E236C8">
      <w:pPr>
        <w:pStyle w:val="Bibliography"/>
      </w:pPr>
      <w:r w:rsidRPr="00E236C8">
        <w:t xml:space="preserve">Floyd, M. E. (1982). The Interaction of Pinon Pine and Gambel Oak in Plant Succession near Dolores, Colorado. </w:t>
      </w:r>
      <w:r w:rsidRPr="00E236C8">
        <w:rPr>
          <w:i/>
          <w:iCs/>
        </w:rPr>
        <w:t>The Southwestern Naturalist</w:t>
      </w:r>
      <w:r w:rsidRPr="00E236C8">
        <w:t xml:space="preserve">, </w:t>
      </w:r>
      <w:r w:rsidRPr="00E236C8">
        <w:rPr>
          <w:i/>
          <w:iCs/>
        </w:rPr>
        <w:t>27</w:t>
      </w:r>
      <w:r w:rsidRPr="00E236C8">
        <w:t>(2), 143. https://doi.org/10.2307/3671138</w:t>
      </w:r>
    </w:p>
    <w:p w14:paraId="5E8515A0" w14:textId="77777777" w:rsidR="00E236C8" w:rsidRPr="00E236C8" w:rsidRDefault="00E236C8" w:rsidP="00E236C8">
      <w:pPr>
        <w:pStyle w:val="Bibliography"/>
      </w:pPr>
      <w:proofErr w:type="spellStart"/>
      <w:r w:rsidRPr="00E236C8">
        <w:t>Gamelon</w:t>
      </w:r>
      <w:proofErr w:type="spellEnd"/>
      <w:r w:rsidRPr="00E236C8">
        <w:t xml:space="preserve">, M., Focardi, S., </w:t>
      </w:r>
      <w:proofErr w:type="spellStart"/>
      <w:r w:rsidRPr="00E236C8">
        <w:t>Baubet</w:t>
      </w:r>
      <w:proofErr w:type="spellEnd"/>
      <w:r w:rsidRPr="00E236C8">
        <w:t xml:space="preserve">, E., Brandt, S., Franzetti, B., Ronchi, F., Venner, S., Sæther, B.-E., &amp; Gaillard, J.-M. (2017). Reproductive allocation in pulsed-resource environments: A comparative study in two populations of wild boar. </w:t>
      </w:r>
      <w:proofErr w:type="spellStart"/>
      <w:r w:rsidRPr="00E236C8">
        <w:rPr>
          <w:i/>
          <w:iCs/>
        </w:rPr>
        <w:t>Oecologia</w:t>
      </w:r>
      <w:proofErr w:type="spellEnd"/>
      <w:r w:rsidRPr="00E236C8">
        <w:t xml:space="preserve">, </w:t>
      </w:r>
      <w:r w:rsidRPr="00E236C8">
        <w:rPr>
          <w:i/>
          <w:iCs/>
        </w:rPr>
        <w:t>183</w:t>
      </w:r>
      <w:r w:rsidRPr="00E236C8">
        <w:t>(4), 1065–1076. https://doi.org/10.1007/s00442-017-3821-8</w:t>
      </w:r>
    </w:p>
    <w:p w14:paraId="329B9615" w14:textId="77777777" w:rsidR="00E236C8" w:rsidRPr="00E236C8" w:rsidRDefault="00E236C8" w:rsidP="00E236C8">
      <w:pPr>
        <w:pStyle w:val="Bibliography"/>
      </w:pPr>
      <w:r w:rsidRPr="00E236C8">
        <w:t xml:space="preserve">Gelman, A., &amp; Rubin, D. B. (1992). Inference from Iterative Simulation Using Multiple Sequences. </w:t>
      </w:r>
      <w:r w:rsidRPr="00E236C8">
        <w:rPr>
          <w:i/>
          <w:iCs/>
        </w:rPr>
        <w:t>Statistical Science</w:t>
      </w:r>
      <w:r w:rsidRPr="00E236C8">
        <w:t xml:space="preserve">, </w:t>
      </w:r>
      <w:r w:rsidRPr="00E236C8">
        <w:rPr>
          <w:i/>
          <w:iCs/>
        </w:rPr>
        <w:t>7</w:t>
      </w:r>
      <w:r w:rsidRPr="00E236C8">
        <w:t>(4). https://doi.org/10.1214/ss/1177011136</w:t>
      </w:r>
    </w:p>
    <w:p w14:paraId="15D9803E" w14:textId="77777777" w:rsidR="00E236C8" w:rsidRPr="00E236C8" w:rsidRDefault="00E236C8" w:rsidP="00E236C8">
      <w:pPr>
        <w:pStyle w:val="Bibliography"/>
      </w:pPr>
      <w:r w:rsidRPr="00E236C8">
        <w:lastRenderedPageBreak/>
        <w:t xml:space="preserve">Hacket-Pain, A., &amp; </w:t>
      </w:r>
      <w:proofErr w:type="spellStart"/>
      <w:r w:rsidRPr="00E236C8">
        <w:t>Bogdziewicz</w:t>
      </w:r>
      <w:proofErr w:type="spellEnd"/>
      <w:r w:rsidRPr="00E236C8">
        <w:t xml:space="preserve">, M. (2021). Climate change and plant reproduction: Trends and drivers of mast seeding change. </w:t>
      </w:r>
      <w:r w:rsidRPr="00E236C8">
        <w:rPr>
          <w:i/>
          <w:iCs/>
        </w:rPr>
        <w:t>Philosophical Transactions of the Royal Society B: Biological Sciences</w:t>
      </w:r>
      <w:r w:rsidRPr="00E236C8">
        <w:t xml:space="preserve">, </w:t>
      </w:r>
      <w:r w:rsidRPr="00E236C8">
        <w:rPr>
          <w:i/>
          <w:iCs/>
        </w:rPr>
        <w:t>376</w:t>
      </w:r>
      <w:r w:rsidRPr="00E236C8">
        <w:t>(1839), 20200379. https://doi.org/10.1098/rstb.2020.0379</w:t>
      </w:r>
    </w:p>
    <w:p w14:paraId="5419917B" w14:textId="77777777" w:rsidR="00E236C8" w:rsidRPr="00E236C8" w:rsidRDefault="00E236C8" w:rsidP="00E236C8">
      <w:pPr>
        <w:pStyle w:val="Bibliography"/>
      </w:pPr>
      <w:r w:rsidRPr="00E236C8">
        <w:t xml:space="preserve">Hallworth, M. T., Sirén, A. P. K., DeLuca, W. V., Duclos, T. R., McFarland, K. P., Hill, J. M., Rimmer, C. C., &amp; Morelli, T. L. (2024). Boom and bust: The effects of masting on seed predator range dynamics and trophic cascades. </w:t>
      </w:r>
      <w:r w:rsidRPr="00E236C8">
        <w:rPr>
          <w:i/>
          <w:iCs/>
        </w:rPr>
        <w:t>Diversity and Distributions</w:t>
      </w:r>
      <w:r w:rsidRPr="00E236C8">
        <w:t xml:space="preserve">, </w:t>
      </w:r>
      <w:r w:rsidRPr="00E236C8">
        <w:rPr>
          <w:i/>
          <w:iCs/>
        </w:rPr>
        <w:t>30</w:t>
      </w:r>
      <w:r w:rsidRPr="00E236C8">
        <w:t>(8), e13861. https://doi.org/10.1111/ddi.13861</w:t>
      </w:r>
    </w:p>
    <w:p w14:paraId="73EEF60B" w14:textId="77777777" w:rsidR="00E236C8" w:rsidRPr="00E236C8" w:rsidRDefault="00E236C8" w:rsidP="00E236C8">
      <w:pPr>
        <w:pStyle w:val="Bibliography"/>
      </w:pPr>
      <w:proofErr w:type="spellStart"/>
      <w:r w:rsidRPr="00E236C8">
        <w:t>Hochachka</w:t>
      </w:r>
      <w:proofErr w:type="spellEnd"/>
      <w:r w:rsidRPr="00E236C8">
        <w:t xml:space="preserve">, W. M., Ruiz-Gutierrez, V., &amp; Johnston, A. (2023). Considerations for fitting occupancy models to data from eBird and similar volunteer-collected data. </w:t>
      </w:r>
      <w:r w:rsidRPr="00E236C8">
        <w:rPr>
          <w:i/>
          <w:iCs/>
        </w:rPr>
        <w:t>Ornithology</w:t>
      </w:r>
      <w:r w:rsidRPr="00E236C8">
        <w:t xml:space="preserve">, </w:t>
      </w:r>
      <w:r w:rsidRPr="00E236C8">
        <w:rPr>
          <w:i/>
          <w:iCs/>
        </w:rPr>
        <w:t>140</w:t>
      </w:r>
      <w:r w:rsidRPr="00E236C8">
        <w:t>(4). https://doi.org/10.1093/ornithology/ukad035</w:t>
      </w:r>
    </w:p>
    <w:p w14:paraId="31620673" w14:textId="77777777" w:rsidR="00E236C8" w:rsidRPr="00E236C8" w:rsidRDefault="00E236C8" w:rsidP="00E236C8">
      <w:pPr>
        <w:pStyle w:val="Bibliography"/>
      </w:pPr>
      <w:r w:rsidRPr="00E236C8">
        <w:t xml:space="preserve">Johnson, K., Neville, T. B., Smith, J. W., &amp; Horner, M. W. (2016). Home range- and colony-scale habitat models for Pinyon Jays in piñon-juniper woodlands of New Mexico, USA. </w:t>
      </w:r>
      <w:r w:rsidRPr="00E236C8">
        <w:rPr>
          <w:i/>
          <w:iCs/>
        </w:rPr>
        <w:t>Avian Conservation and Ecology</w:t>
      </w:r>
      <w:r w:rsidRPr="00E236C8">
        <w:t xml:space="preserve">, </w:t>
      </w:r>
      <w:r w:rsidRPr="00E236C8">
        <w:rPr>
          <w:i/>
          <w:iCs/>
        </w:rPr>
        <w:t>11</w:t>
      </w:r>
      <w:r w:rsidRPr="00E236C8">
        <w:t>(2). https://doi.org/10.5751/ace-00890-110206</w:t>
      </w:r>
    </w:p>
    <w:p w14:paraId="189E2666" w14:textId="77777777" w:rsidR="00E236C8" w:rsidRPr="00E236C8" w:rsidRDefault="00E236C8" w:rsidP="00E236C8">
      <w:pPr>
        <w:pStyle w:val="Bibliography"/>
      </w:pPr>
      <w:r w:rsidRPr="00E236C8">
        <w:t xml:space="preserve">Kellner, K. (2021). </w:t>
      </w:r>
      <w:proofErr w:type="spellStart"/>
      <w:r w:rsidRPr="00E236C8">
        <w:rPr>
          <w:i/>
          <w:iCs/>
        </w:rPr>
        <w:t>jagsUI</w:t>
      </w:r>
      <w:proofErr w:type="spellEnd"/>
      <w:r w:rsidRPr="00E236C8">
        <w:rPr>
          <w:i/>
          <w:iCs/>
        </w:rPr>
        <w:t>: a wrapper around “</w:t>
      </w:r>
      <w:proofErr w:type="spellStart"/>
      <w:r w:rsidRPr="00E236C8">
        <w:rPr>
          <w:i/>
          <w:iCs/>
        </w:rPr>
        <w:t>rjags</w:t>
      </w:r>
      <w:proofErr w:type="spellEnd"/>
      <w:r w:rsidRPr="00E236C8">
        <w:rPr>
          <w:i/>
          <w:iCs/>
        </w:rPr>
        <w:t>” to streamline JAGS analyses</w:t>
      </w:r>
      <w:r w:rsidRPr="00E236C8">
        <w:t xml:space="preserve"> (Version 1.5.2) [R]. https://CRAN.R-project.org/package=jagsUI</w:t>
      </w:r>
    </w:p>
    <w:p w14:paraId="0633C883" w14:textId="77777777" w:rsidR="00E236C8" w:rsidRPr="00E236C8" w:rsidRDefault="00E236C8" w:rsidP="00E236C8">
      <w:pPr>
        <w:pStyle w:val="Bibliography"/>
      </w:pPr>
      <w:r w:rsidRPr="00E236C8">
        <w:t xml:space="preserve">Kelly, D., &amp; Sork, V. L. (2002). Mast Seeding in Perennial Plants: Why, How, </w:t>
      </w:r>
      <w:proofErr w:type="gramStart"/>
      <w:r w:rsidRPr="00E236C8">
        <w:t>Where</w:t>
      </w:r>
      <w:proofErr w:type="gramEnd"/>
      <w:r w:rsidRPr="00E236C8">
        <w:t xml:space="preserve">? </w:t>
      </w:r>
      <w:r w:rsidRPr="00E236C8">
        <w:rPr>
          <w:i/>
          <w:iCs/>
        </w:rPr>
        <w:t>Annual Review of Ecology and Systematics</w:t>
      </w:r>
      <w:r w:rsidRPr="00E236C8">
        <w:t xml:space="preserve">, </w:t>
      </w:r>
      <w:r w:rsidRPr="00E236C8">
        <w:rPr>
          <w:i/>
          <w:iCs/>
        </w:rPr>
        <w:t>33</w:t>
      </w:r>
      <w:r w:rsidRPr="00E236C8">
        <w:t>(1), 427–447. https://doi.org/10.1146/annurev.ecolsys.33.020602.095433</w:t>
      </w:r>
    </w:p>
    <w:p w14:paraId="0B9FF893" w14:textId="77777777" w:rsidR="00E236C8" w:rsidRPr="00E236C8" w:rsidRDefault="00E236C8" w:rsidP="00E236C8">
      <w:pPr>
        <w:pStyle w:val="Bibliography"/>
      </w:pPr>
      <w:r w:rsidRPr="00E236C8">
        <w:t xml:space="preserve">Kéry, M., &amp; Schmidt, B. (2008). Imperfect detection and its consequences for monitoring for conservation. </w:t>
      </w:r>
      <w:r w:rsidRPr="00E236C8">
        <w:rPr>
          <w:i/>
          <w:iCs/>
        </w:rPr>
        <w:t>Community Ecology</w:t>
      </w:r>
      <w:r w:rsidRPr="00E236C8">
        <w:t xml:space="preserve">, </w:t>
      </w:r>
      <w:r w:rsidRPr="00E236C8">
        <w:rPr>
          <w:i/>
          <w:iCs/>
        </w:rPr>
        <w:t>9</w:t>
      </w:r>
      <w:r w:rsidRPr="00E236C8">
        <w:t>(2), 207–216. https://doi.org/10.1556/ComEc.9.2008.2.10</w:t>
      </w:r>
    </w:p>
    <w:p w14:paraId="130FCE9C" w14:textId="77777777" w:rsidR="00E236C8" w:rsidRPr="00E236C8" w:rsidRDefault="00E236C8" w:rsidP="00E236C8">
      <w:pPr>
        <w:pStyle w:val="Bibliography"/>
      </w:pPr>
      <w:r w:rsidRPr="00E236C8">
        <w:t xml:space="preserve">King, A. J., &amp; Marshall, H. H. (2022). Optimal foraging. </w:t>
      </w:r>
      <w:r w:rsidRPr="00E236C8">
        <w:rPr>
          <w:i/>
          <w:iCs/>
        </w:rPr>
        <w:t>Current Biology</w:t>
      </w:r>
      <w:r w:rsidRPr="00E236C8">
        <w:t xml:space="preserve">, </w:t>
      </w:r>
      <w:r w:rsidRPr="00E236C8">
        <w:rPr>
          <w:i/>
          <w:iCs/>
        </w:rPr>
        <w:t>32</w:t>
      </w:r>
      <w:r w:rsidRPr="00E236C8">
        <w:t>(12), R680–R683. https://doi.org/10.1016/j.cub.2022.04.072</w:t>
      </w:r>
    </w:p>
    <w:p w14:paraId="6075FAC8" w14:textId="77777777" w:rsidR="00E236C8" w:rsidRPr="00E236C8" w:rsidRDefault="00E236C8" w:rsidP="00E236C8">
      <w:pPr>
        <w:pStyle w:val="Bibliography"/>
      </w:pPr>
      <w:r w:rsidRPr="00E236C8">
        <w:lastRenderedPageBreak/>
        <w:t xml:space="preserve">Langendorf, R. E., Estes, J. A., Watson, J. C., Kenner, M. C., Hatfield, B. B., Tinker, M. T., Waddle, E., </w:t>
      </w:r>
      <w:proofErr w:type="spellStart"/>
      <w:r w:rsidRPr="00E236C8">
        <w:t>DeMarche</w:t>
      </w:r>
      <w:proofErr w:type="spellEnd"/>
      <w:r w:rsidRPr="00E236C8">
        <w:t xml:space="preserve">, M. L., &amp; Doak, D. F. (2025). Dynamic and context-dependent keystone species effects in kelp forests. </w:t>
      </w:r>
      <w:r w:rsidRPr="00E236C8">
        <w:rPr>
          <w:i/>
          <w:iCs/>
        </w:rPr>
        <w:t>Proceedings of the National Academy of Sciences</w:t>
      </w:r>
      <w:r w:rsidRPr="00E236C8">
        <w:t xml:space="preserve">, </w:t>
      </w:r>
      <w:r w:rsidRPr="00E236C8">
        <w:rPr>
          <w:i/>
          <w:iCs/>
        </w:rPr>
        <w:t>122</w:t>
      </w:r>
      <w:r w:rsidRPr="00E236C8">
        <w:t>(10), e2413360122. https://doi.org/10.1073/pnas.2413360122</w:t>
      </w:r>
    </w:p>
    <w:p w14:paraId="2922A8C5" w14:textId="77777777" w:rsidR="00E236C8" w:rsidRPr="00E236C8" w:rsidRDefault="00E236C8" w:rsidP="00E236C8">
      <w:pPr>
        <w:pStyle w:val="Bibliography"/>
      </w:pPr>
      <w:r w:rsidRPr="00E236C8">
        <w:t xml:space="preserve">Ligon, J. D. (1978). Reproductive Interdependence of Pinon Jays and Pinon Pines. </w:t>
      </w:r>
      <w:r w:rsidRPr="00E236C8">
        <w:rPr>
          <w:i/>
          <w:iCs/>
        </w:rPr>
        <w:t>Ecological Monographs</w:t>
      </w:r>
      <w:r w:rsidRPr="00E236C8">
        <w:t xml:space="preserve">, </w:t>
      </w:r>
      <w:r w:rsidRPr="00E236C8">
        <w:rPr>
          <w:i/>
          <w:iCs/>
        </w:rPr>
        <w:t>48</w:t>
      </w:r>
      <w:r w:rsidRPr="00E236C8">
        <w:t>(2), 111–126. https://doi.org/10.2307/2937295</w:t>
      </w:r>
    </w:p>
    <w:p w14:paraId="31B14670" w14:textId="77777777" w:rsidR="00E236C8" w:rsidRPr="00E236C8" w:rsidRDefault="00E236C8" w:rsidP="00E236C8">
      <w:pPr>
        <w:pStyle w:val="Bibliography"/>
      </w:pPr>
      <w:r w:rsidRPr="00E236C8">
        <w:t xml:space="preserve">Lindén, A., Lehikoinen, A., Hokkanen, T., &amp; Väisänen, R. A. (2011). Modelling irruptions and population dynamics of the great spotted woodpecker – joint effects of density and cone crops. </w:t>
      </w:r>
      <w:r w:rsidRPr="00E236C8">
        <w:rPr>
          <w:i/>
          <w:iCs/>
        </w:rPr>
        <w:t>Oikos</w:t>
      </w:r>
      <w:r w:rsidRPr="00E236C8">
        <w:t xml:space="preserve">, </w:t>
      </w:r>
      <w:r w:rsidRPr="00E236C8">
        <w:rPr>
          <w:i/>
          <w:iCs/>
        </w:rPr>
        <w:t>120</w:t>
      </w:r>
      <w:r w:rsidRPr="00E236C8">
        <w:t>(7), 1065–1075. https://doi.org/10.1111/j.1600-0706.2010.18970.x</w:t>
      </w:r>
    </w:p>
    <w:p w14:paraId="78E80B5A" w14:textId="77777777" w:rsidR="00E236C8" w:rsidRPr="00E236C8" w:rsidRDefault="00E236C8" w:rsidP="00E236C8">
      <w:pPr>
        <w:pStyle w:val="Bibliography"/>
      </w:pPr>
      <w:r w:rsidRPr="00E236C8">
        <w:t xml:space="preserve">Liu, O. R., &amp; Gaines, S. D. (2022). Environmental context dependency in species interactions. </w:t>
      </w:r>
      <w:r w:rsidRPr="00E236C8">
        <w:rPr>
          <w:i/>
          <w:iCs/>
        </w:rPr>
        <w:t>Proceedings of the National Academy of Sciences</w:t>
      </w:r>
      <w:r w:rsidRPr="00E236C8">
        <w:t xml:space="preserve">, </w:t>
      </w:r>
      <w:r w:rsidRPr="00E236C8">
        <w:rPr>
          <w:i/>
          <w:iCs/>
        </w:rPr>
        <w:t>119</w:t>
      </w:r>
      <w:r w:rsidRPr="00E236C8">
        <w:t>(36), e2118539119. https://doi.org/10.1073/pnas.2118539119</w:t>
      </w:r>
    </w:p>
    <w:p w14:paraId="790885A3" w14:textId="77777777" w:rsidR="00E236C8" w:rsidRPr="00E236C8" w:rsidRDefault="00E236C8" w:rsidP="00E236C8">
      <w:pPr>
        <w:pStyle w:val="Bibliography"/>
      </w:pPr>
      <w:proofErr w:type="spellStart"/>
      <w:r w:rsidRPr="00E236C8">
        <w:t>Marzluff</w:t>
      </w:r>
      <w:proofErr w:type="spellEnd"/>
      <w:r w:rsidRPr="00E236C8">
        <w:t xml:space="preserve">, &amp; Balda, R. P. (1992). </w:t>
      </w:r>
      <w:r w:rsidRPr="00E236C8">
        <w:rPr>
          <w:i/>
          <w:iCs/>
        </w:rPr>
        <w:t>The Pinyon Jay: Behavioral Ecology of a Colonial and Cooperative Corvid</w:t>
      </w:r>
      <w:r w:rsidRPr="00E236C8">
        <w:t>. T &amp; AD Poyser Ltd.</w:t>
      </w:r>
    </w:p>
    <w:p w14:paraId="56FBA77D" w14:textId="77777777" w:rsidR="00E236C8" w:rsidRPr="00E236C8" w:rsidRDefault="00E236C8" w:rsidP="00E236C8">
      <w:pPr>
        <w:pStyle w:val="Bibliography"/>
      </w:pPr>
      <w:proofErr w:type="spellStart"/>
      <w:r w:rsidRPr="00E236C8">
        <w:t>Marzluff</w:t>
      </w:r>
      <w:proofErr w:type="spellEnd"/>
      <w:r w:rsidRPr="00E236C8">
        <w:t xml:space="preserve">, J. M. (1988). Do pinyon jays alter nest placement based on prior experience? </w:t>
      </w:r>
      <w:r w:rsidRPr="00E236C8">
        <w:rPr>
          <w:i/>
          <w:iCs/>
        </w:rPr>
        <w:t xml:space="preserve">Animal </w:t>
      </w:r>
      <w:proofErr w:type="spellStart"/>
      <w:r w:rsidRPr="00E236C8">
        <w:rPr>
          <w:i/>
          <w:iCs/>
        </w:rPr>
        <w:t>Behaviour</w:t>
      </w:r>
      <w:proofErr w:type="spellEnd"/>
      <w:r w:rsidRPr="00E236C8">
        <w:t xml:space="preserve">, </w:t>
      </w:r>
      <w:r w:rsidRPr="00E236C8">
        <w:rPr>
          <w:i/>
          <w:iCs/>
        </w:rPr>
        <w:t>36</w:t>
      </w:r>
      <w:r w:rsidRPr="00E236C8">
        <w:t>(1), 1–10. https://doi.org/10.1016/s0003-3472(88)80244-6</w:t>
      </w:r>
    </w:p>
    <w:p w14:paraId="0F554832" w14:textId="77777777" w:rsidR="00E236C8" w:rsidRPr="00E236C8" w:rsidRDefault="00E236C8" w:rsidP="00E236C8">
      <w:pPr>
        <w:pStyle w:val="Bibliography"/>
      </w:pPr>
      <w:proofErr w:type="spellStart"/>
      <w:r w:rsidRPr="00E236C8">
        <w:t>Marzluff</w:t>
      </w:r>
      <w:proofErr w:type="spellEnd"/>
      <w:r w:rsidRPr="00E236C8">
        <w:t xml:space="preserve">, J. M., &amp; Balda, R. P. (1988). The Advantages of, and Constraints Forcing, Mate Fidelity in Pinyon Jays. </w:t>
      </w:r>
      <w:r w:rsidRPr="00E236C8">
        <w:rPr>
          <w:i/>
          <w:iCs/>
        </w:rPr>
        <w:t>The Auk</w:t>
      </w:r>
      <w:r w:rsidRPr="00E236C8">
        <w:t xml:space="preserve">, </w:t>
      </w:r>
      <w:r w:rsidRPr="00E236C8">
        <w:rPr>
          <w:i/>
          <w:iCs/>
        </w:rPr>
        <w:t>105</w:t>
      </w:r>
      <w:r w:rsidRPr="00E236C8">
        <w:t>(2), 286–295. https://doi.org/10.2307/4087492</w:t>
      </w:r>
    </w:p>
    <w:p w14:paraId="55BF5B36" w14:textId="77777777" w:rsidR="00E236C8" w:rsidRPr="00E236C8" w:rsidRDefault="00E236C8" w:rsidP="00E236C8">
      <w:pPr>
        <w:pStyle w:val="Bibliography"/>
      </w:pPr>
      <w:r w:rsidRPr="00E236C8">
        <w:t xml:space="preserve">Maurer, G. E., Hallmark, A. J., Brown, R. F., Sala, O. E., &amp; Collins, S. L. (2020). Sensitivity of primary production to precipitation across the United States. </w:t>
      </w:r>
      <w:r w:rsidRPr="00E236C8">
        <w:rPr>
          <w:i/>
          <w:iCs/>
        </w:rPr>
        <w:t>Ecology Letters</w:t>
      </w:r>
      <w:r w:rsidRPr="00E236C8">
        <w:t xml:space="preserve">, </w:t>
      </w:r>
      <w:r w:rsidRPr="00E236C8">
        <w:rPr>
          <w:i/>
          <w:iCs/>
        </w:rPr>
        <w:t>23</w:t>
      </w:r>
      <w:r w:rsidRPr="00E236C8">
        <w:t>(3), 527–536. https://doi.org/10.1111/ele.13455</w:t>
      </w:r>
    </w:p>
    <w:p w14:paraId="291B1789" w14:textId="77777777" w:rsidR="00E236C8" w:rsidRPr="00E236C8" w:rsidRDefault="00E236C8" w:rsidP="00E236C8">
      <w:pPr>
        <w:pStyle w:val="Bibliography"/>
      </w:pPr>
      <w:r w:rsidRPr="00E236C8">
        <w:lastRenderedPageBreak/>
        <w:t xml:space="preserve">McDermott, M. E., &amp; DeGroote, L. W. (2016). Long‐term climate impacts on breeding bird phenology in Pennsylvania, </w:t>
      </w:r>
      <w:r w:rsidRPr="00E236C8">
        <w:rPr>
          <w:smallCaps/>
        </w:rPr>
        <w:t>USA</w:t>
      </w:r>
      <w:r w:rsidRPr="00E236C8">
        <w:t xml:space="preserve">. </w:t>
      </w:r>
      <w:r w:rsidRPr="00E236C8">
        <w:rPr>
          <w:i/>
          <w:iCs/>
        </w:rPr>
        <w:t>Global Change Biology</w:t>
      </w:r>
      <w:r w:rsidRPr="00E236C8">
        <w:t xml:space="preserve">, </w:t>
      </w:r>
      <w:r w:rsidRPr="00E236C8">
        <w:rPr>
          <w:i/>
          <w:iCs/>
        </w:rPr>
        <w:t>22</w:t>
      </w:r>
      <w:r w:rsidRPr="00E236C8">
        <w:t>(10), 3304–3319. https://doi.org/10.1111/gcb.13363</w:t>
      </w:r>
    </w:p>
    <w:p w14:paraId="0F62B259" w14:textId="77777777" w:rsidR="00E236C8" w:rsidRPr="00E236C8" w:rsidRDefault="00E236C8" w:rsidP="00E236C8">
      <w:pPr>
        <w:pStyle w:val="Bibliography"/>
      </w:pPr>
      <w:r w:rsidRPr="00E236C8">
        <w:t xml:space="preserve">McKinnon, E. A., Kurt Kyser, T., &amp; </w:t>
      </w:r>
      <w:proofErr w:type="spellStart"/>
      <w:r w:rsidRPr="00E236C8">
        <w:t>Stutchbury</w:t>
      </w:r>
      <w:proofErr w:type="spellEnd"/>
      <w:r w:rsidRPr="00E236C8">
        <w:t xml:space="preserve">, B. J. M. (2017). Does the proportion of arthropods versus fruit in the diet influence overwintering condition of an omnivorous songbird? </w:t>
      </w:r>
      <w:r w:rsidRPr="00E236C8">
        <w:rPr>
          <w:i/>
          <w:iCs/>
        </w:rPr>
        <w:t>Journal of Field Ornithology</w:t>
      </w:r>
      <w:r w:rsidRPr="00E236C8">
        <w:t xml:space="preserve">, </w:t>
      </w:r>
      <w:r w:rsidRPr="00E236C8">
        <w:rPr>
          <w:i/>
          <w:iCs/>
        </w:rPr>
        <w:t>88</w:t>
      </w:r>
      <w:r w:rsidRPr="00E236C8">
        <w:t>(1), 65–79. https://doi.org/10.1111/jofo.12187</w:t>
      </w:r>
    </w:p>
    <w:p w14:paraId="5860B00F" w14:textId="77777777" w:rsidR="00E236C8" w:rsidRPr="00E236C8" w:rsidRDefault="00E236C8" w:rsidP="00E236C8">
      <w:pPr>
        <w:pStyle w:val="Bibliography"/>
      </w:pPr>
      <w:proofErr w:type="spellStart"/>
      <w:r w:rsidRPr="00E236C8">
        <w:t>Meddens</w:t>
      </w:r>
      <w:proofErr w:type="spellEnd"/>
      <w:r w:rsidRPr="00E236C8">
        <w:t xml:space="preserve">, A. J. H., Hicke, J. A., </w:t>
      </w:r>
      <w:proofErr w:type="spellStart"/>
      <w:r w:rsidRPr="00E236C8">
        <w:t>Macalady</w:t>
      </w:r>
      <w:proofErr w:type="spellEnd"/>
      <w:r w:rsidRPr="00E236C8">
        <w:t xml:space="preserve">, A. K., Buotte, P. C., Cowles, T. R., &amp; Allen, C. D. (2015). Patterns and causes of observed piñon pine mortality in the southwestern United States. </w:t>
      </w:r>
      <w:r w:rsidRPr="00E236C8">
        <w:rPr>
          <w:i/>
          <w:iCs/>
        </w:rPr>
        <w:t>New Phytologist</w:t>
      </w:r>
      <w:r w:rsidRPr="00E236C8">
        <w:t xml:space="preserve">, </w:t>
      </w:r>
      <w:r w:rsidRPr="00E236C8">
        <w:rPr>
          <w:i/>
          <w:iCs/>
        </w:rPr>
        <w:t>206</w:t>
      </w:r>
      <w:r w:rsidRPr="00E236C8">
        <w:t>(1), 91–97. https://doi.org/10.1111/nph.13193</w:t>
      </w:r>
    </w:p>
    <w:p w14:paraId="104F2457" w14:textId="77777777" w:rsidR="00E236C8" w:rsidRPr="00E236C8" w:rsidRDefault="00E236C8" w:rsidP="00E236C8">
      <w:pPr>
        <w:pStyle w:val="Bibliography"/>
      </w:pPr>
      <w:r w:rsidRPr="00E236C8">
        <w:t xml:space="preserve">Moore, C. M., &amp; Dittel, J. W. (2020). On mutualism, models, and masting: The effects of seed‐dispersing animals on the plants they disperse. </w:t>
      </w:r>
      <w:r w:rsidRPr="00E236C8">
        <w:rPr>
          <w:i/>
          <w:iCs/>
        </w:rPr>
        <w:t>Journal of Ecology</w:t>
      </w:r>
      <w:r w:rsidRPr="00E236C8">
        <w:t xml:space="preserve">, </w:t>
      </w:r>
      <w:r w:rsidRPr="00E236C8">
        <w:rPr>
          <w:i/>
          <w:iCs/>
        </w:rPr>
        <w:t>108</w:t>
      </w:r>
      <w:r w:rsidRPr="00E236C8">
        <w:t>(5), 1775–1783. https://doi.org/10.1111/1365-2745.13414</w:t>
      </w:r>
    </w:p>
    <w:p w14:paraId="4731DEDE" w14:textId="77777777" w:rsidR="00E236C8" w:rsidRPr="00E236C8" w:rsidRDefault="00E236C8" w:rsidP="00E236C8">
      <w:pPr>
        <w:pStyle w:val="Bibliography"/>
      </w:pPr>
      <w:r w:rsidRPr="00E236C8">
        <w:t xml:space="preserve">Munson, S. M., Bradford, J. B., Butterfield, B. J., &amp; Gremer, J. R. (2022). Primary production responses to extreme changes in North American Monsoon precipitation vary by elevation and plant functional composition through time. </w:t>
      </w:r>
      <w:r w:rsidRPr="00E236C8">
        <w:rPr>
          <w:i/>
          <w:iCs/>
        </w:rPr>
        <w:t>Journal of Ecology</w:t>
      </w:r>
      <w:r w:rsidRPr="00E236C8">
        <w:t xml:space="preserve">, </w:t>
      </w:r>
      <w:r w:rsidRPr="00E236C8">
        <w:rPr>
          <w:i/>
          <w:iCs/>
        </w:rPr>
        <w:t>110</w:t>
      </w:r>
      <w:r w:rsidRPr="00E236C8">
        <w:t>(9), 2232–2245. https://doi.org/10.1111/1365-2745.13947</w:t>
      </w:r>
    </w:p>
    <w:p w14:paraId="5F3FCC81" w14:textId="77777777" w:rsidR="00E236C8" w:rsidRPr="00E236C8" w:rsidRDefault="00E236C8" w:rsidP="00E236C8">
      <w:pPr>
        <w:pStyle w:val="Bibliography"/>
      </w:pPr>
      <w:r w:rsidRPr="00E236C8">
        <w:t xml:space="preserve">Murdoch, W. W., Briggs, C. J., &amp; Nisbet, R. M. (2003). </w:t>
      </w:r>
      <w:r w:rsidRPr="00E236C8">
        <w:rPr>
          <w:i/>
          <w:iCs/>
        </w:rPr>
        <w:t>Consumer-resource dynamics</w:t>
      </w:r>
      <w:r w:rsidRPr="00E236C8">
        <w:t xml:space="preserve"> (Online-</w:t>
      </w:r>
      <w:proofErr w:type="spellStart"/>
      <w:r w:rsidRPr="00E236C8">
        <w:t>Ausg</w:t>
      </w:r>
      <w:proofErr w:type="spellEnd"/>
      <w:r w:rsidRPr="00E236C8">
        <w:t>). Princeton University Press.</w:t>
      </w:r>
    </w:p>
    <w:p w14:paraId="2D95533F" w14:textId="77777777" w:rsidR="00E236C8" w:rsidRPr="00E236C8" w:rsidRDefault="00E236C8" w:rsidP="00E236C8">
      <w:pPr>
        <w:pStyle w:val="Bibliography"/>
      </w:pPr>
      <w:r w:rsidRPr="00E236C8">
        <w:t xml:space="preserve">Neilson, R. P., &amp; </w:t>
      </w:r>
      <w:proofErr w:type="spellStart"/>
      <w:r w:rsidRPr="00E236C8">
        <w:t>Wullstein</w:t>
      </w:r>
      <w:proofErr w:type="spellEnd"/>
      <w:r w:rsidRPr="00E236C8">
        <w:t xml:space="preserve">, L. H. (1983). Biogeography of Two Southwest American Oaks in Relation to Atmospheric Dynamics. </w:t>
      </w:r>
      <w:r w:rsidRPr="00E236C8">
        <w:rPr>
          <w:i/>
          <w:iCs/>
        </w:rPr>
        <w:t>Journal of Biogeography</w:t>
      </w:r>
      <w:r w:rsidRPr="00E236C8">
        <w:t xml:space="preserve">, </w:t>
      </w:r>
      <w:r w:rsidRPr="00E236C8">
        <w:rPr>
          <w:i/>
          <w:iCs/>
        </w:rPr>
        <w:t>10</w:t>
      </w:r>
      <w:r w:rsidRPr="00E236C8">
        <w:t>(4), 275. https://doi.org/10.2307/2844738</w:t>
      </w:r>
    </w:p>
    <w:p w14:paraId="54A75E52" w14:textId="77777777" w:rsidR="00E236C8" w:rsidRPr="00E236C8" w:rsidRDefault="00E236C8" w:rsidP="00E236C8">
      <w:pPr>
        <w:pStyle w:val="Bibliography"/>
      </w:pPr>
      <w:r w:rsidRPr="00E236C8">
        <w:lastRenderedPageBreak/>
        <w:t xml:space="preserve">Ogle, K., Barber, J. J., Barron‐Gafford, G. A., Bentley, L. P., Young, J. M., Huxman, T. E., Loik, M. E., &amp; Tissue, D. T. (2015). Quantifying ecological memory in plant and ecosystem processes. </w:t>
      </w:r>
      <w:r w:rsidRPr="00E236C8">
        <w:rPr>
          <w:i/>
          <w:iCs/>
        </w:rPr>
        <w:t>Ecology Letters</w:t>
      </w:r>
      <w:r w:rsidRPr="00E236C8">
        <w:t xml:space="preserve">, </w:t>
      </w:r>
      <w:r w:rsidRPr="00E236C8">
        <w:rPr>
          <w:i/>
          <w:iCs/>
        </w:rPr>
        <w:t>18</w:t>
      </w:r>
      <w:r w:rsidRPr="00E236C8">
        <w:t>(3), 221–235. https://doi.org/10.1111/ele.12399</w:t>
      </w:r>
    </w:p>
    <w:p w14:paraId="33DA3FBD" w14:textId="77777777" w:rsidR="00E236C8" w:rsidRPr="00E236C8" w:rsidRDefault="00E236C8" w:rsidP="00E236C8">
      <w:pPr>
        <w:pStyle w:val="Bibliography"/>
      </w:pPr>
      <w:proofErr w:type="spellStart"/>
      <w:r w:rsidRPr="00E236C8">
        <w:t>Ostfeld</w:t>
      </w:r>
      <w:proofErr w:type="spellEnd"/>
      <w:r w:rsidRPr="00E236C8">
        <w:t xml:space="preserve">, R. S., &amp; </w:t>
      </w:r>
      <w:proofErr w:type="spellStart"/>
      <w:r w:rsidRPr="00E236C8">
        <w:t>Keesing</w:t>
      </w:r>
      <w:proofErr w:type="spellEnd"/>
      <w:r w:rsidRPr="00E236C8">
        <w:t xml:space="preserve">, F. (2000). Pulsed resources and community dynamics of consumers in terrestrial ecosystems. </w:t>
      </w:r>
      <w:r w:rsidRPr="00E236C8">
        <w:rPr>
          <w:i/>
          <w:iCs/>
        </w:rPr>
        <w:t>Trends in Ecology &amp; Evolution</w:t>
      </w:r>
      <w:r w:rsidRPr="00E236C8">
        <w:t xml:space="preserve">, </w:t>
      </w:r>
      <w:r w:rsidRPr="00E236C8">
        <w:rPr>
          <w:i/>
          <w:iCs/>
        </w:rPr>
        <w:t>15</w:t>
      </w:r>
      <w:r w:rsidRPr="00E236C8">
        <w:t>(6), 232–237. https://doi.org/10.1016/S0169-5347(00)01862-0</w:t>
      </w:r>
    </w:p>
    <w:p w14:paraId="56CC083B" w14:textId="77777777" w:rsidR="00E236C8" w:rsidRPr="00E236C8" w:rsidRDefault="00E236C8" w:rsidP="00E236C8">
      <w:pPr>
        <w:pStyle w:val="Bibliography"/>
      </w:pPr>
      <w:r w:rsidRPr="00E236C8">
        <w:t xml:space="preserve">Padisak, J. (1992). Seasonal Succession of Phytoplankton in a Large Shallow Lake (Balaton, Hungary)—A Dynamic Approach to Ecological Memory, Its Possible Role and Mechanisms. </w:t>
      </w:r>
      <w:r w:rsidRPr="00E236C8">
        <w:rPr>
          <w:i/>
          <w:iCs/>
        </w:rPr>
        <w:t>The Journal of Ecology</w:t>
      </w:r>
      <w:r w:rsidRPr="00E236C8">
        <w:t xml:space="preserve">, </w:t>
      </w:r>
      <w:r w:rsidRPr="00E236C8">
        <w:rPr>
          <w:i/>
          <w:iCs/>
        </w:rPr>
        <w:t>80</w:t>
      </w:r>
      <w:r w:rsidRPr="00E236C8">
        <w:t>(2), 217. https://doi.org/10.2307/2261008</w:t>
      </w:r>
    </w:p>
    <w:p w14:paraId="6C649FB7" w14:textId="77777777" w:rsidR="00E236C8" w:rsidRPr="00E236C8" w:rsidRDefault="00E236C8" w:rsidP="00E236C8">
      <w:pPr>
        <w:pStyle w:val="Bibliography"/>
      </w:pPr>
      <w:r w:rsidRPr="00E236C8">
        <w:t xml:space="preserve">Parmenter, R. R., </w:t>
      </w:r>
      <w:proofErr w:type="spellStart"/>
      <w:r w:rsidRPr="00E236C8">
        <w:t>Zlotin</w:t>
      </w:r>
      <w:proofErr w:type="spellEnd"/>
      <w:r w:rsidRPr="00E236C8">
        <w:t xml:space="preserve">, R. I., Moore, D. I., &amp; Myers, O. B. (2018). Environmental and endogenous drivers of tree mast production and synchrony in piñon–juniper–oak woodlands of New Mexico. </w:t>
      </w:r>
      <w:r w:rsidRPr="00E236C8">
        <w:rPr>
          <w:i/>
          <w:iCs/>
        </w:rPr>
        <w:t>Ecosphere</w:t>
      </w:r>
      <w:r w:rsidRPr="00E236C8">
        <w:t xml:space="preserve">, </w:t>
      </w:r>
      <w:r w:rsidRPr="00E236C8">
        <w:rPr>
          <w:i/>
          <w:iCs/>
        </w:rPr>
        <w:t>9</w:t>
      </w:r>
      <w:r w:rsidRPr="00E236C8">
        <w:t>(8), e02360. https://doi.org/10.1002/ecs2.2360</w:t>
      </w:r>
    </w:p>
    <w:p w14:paraId="6B5018FA" w14:textId="77777777" w:rsidR="00E236C8" w:rsidRPr="00E236C8" w:rsidRDefault="00E236C8" w:rsidP="00E236C8">
      <w:pPr>
        <w:pStyle w:val="Bibliography"/>
      </w:pPr>
      <w:r w:rsidRPr="00E236C8">
        <w:t xml:space="preserve">Pearse, I. S., Koenig, W. D., &amp; Kelly, D. (2016). Mechanisms of mast seeding: Resources, weather, cues, and selection. </w:t>
      </w:r>
      <w:r w:rsidRPr="00E236C8">
        <w:rPr>
          <w:i/>
          <w:iCs/>
        </w:rPr>
        <w:t>New Phytologist</w:t>
      </w:r>
      <w:r w:rsidRPr="00E236C8">
        <w:t xml:space="preserve">, </w:t>
      </w:r>
      <w:r w:rsidRPr="00E236C8">
        <w:rPr>
          <w:i/>
          <w:iCs/>
        </w:rPr>
        <w:t>212</w:t>
      </w:r>
      <w:r w:rsidRPr="00E236C8">
        <w:t>(3), 546–562. https://doi.org/10.1111/nph.14114</w:t>
      </w:r>
    </w:p>
    <w:p w14:paraId="7ADB256E" w14:textId="77777777" w:rsidR="00E236C8" w:rsidRPr="00E236C8" w:rsidRDefault="00E236C8" w:rsidP="00E236C8">
      <w:pPr>
        <w:pStyle w:val="Bibliography"/>
      </w:pPr>
      <w:r w:rsidRPr="00E236C8">
        <w:t xml:space="preserve">Plummer, M. (2003). JAGS: A program for analysis of Bayesian graphical models using Gibbs sampling. </w:t>
      </w:r>
      <w:r w:rsidRPr="00E236C8">
        <w:rPr>
          <w:i/>
          <w:iCs/>
        </w:rPr>
        <w:t>Proceedings of the 3rd International Workshop on Distributed Statistical Computing</w:t>
      </w:r>
      <w:r w:rsidRPr="00E236C8">
        <w:t xml:space="preserve">, </w:t>
      </w:r>
      <w:r w:rsidRPr="00E236C8">
        <w:rPr>
          <w:i/>
          <w:iCs/>
        </w:rPr>
        <w:t>124</w:t>
      </w:r>
      <w:r w:rsidRPr="00E236C8">
        <w:t>(125.10).</w:t>
      </w:r>
    </w:p>
    <w:p w14:paraId="4437DB7B" w14:textId="77777777" w:rsidR="00E236C8" w:rsidRPr="00E236C8" w:rsidRDefault="00E236C8" w:rsidP="00E236C8">
      <w:pPr>
        <w:pStyle w:val="Bibliography"/>
      </w:pPr>
      <w:r w:rsidRPr="00E236C8">
        <w:t xml:space="preserve">Plummer, M., Best, N., Cowles, K., Vines, K., Sarkar, D., Bates, D., Almond, R., &amp; Magnusson, A. (1999). </w:t>
      </w:r>
      <w:r w:rsidRPr="00E236C8">
        <w:rPr>
          <w:i/>
          <w:iCs/>
        </w:rPr>
        <w:t>coda: Output Analysis and Diagnostics for MCMC</w:t>
      </w:r>
      <w:r w:rsidRPr="00E236C8">
        <w:t xml:space="preserve"> (p. 0.19-4.1) [Dataset]. https://doi.org/10.32614/CRAN.package.coda</w:t>
      </w:r>
    </w:p>
    <w:p w14:paraId="2DEBD487" w14:textId="77777777" w:rsidR="00E236C8" w:rsidRPr="00E236C8" w:rsidRDefault="00E236C8" w:rsidP="00E236C8">
      <w:pPr>
        <w:pStyle w:val="Bibliography"/>
      </w:pPr>
      <w:r w:rsidRPr="00E236C8">
        <w:lastRenderedPageBreak/>
        <w:t xml:space="preserve">Poisot, T., Stouffer, D. B., &amp; Gravel, D. (2015). Beyond species: Why ecological interaction networks vary through space and time. </w:t>
      </w:r>
      <w:r w:rsidRPr="00E236C8">
        <w:rPr>
          <w:i/>
          <w:iCs/>
        </w:rPr>
        <w:t>Oikos</w:t>
      </w:r>
      <w:r w:rsidRPr="00E236C8">
        <w:t xml:space="preserve">, </w:t>
      </w:r>
      <w:r w:rsidRPr="00E236C8">
        <w:rPr>
          <w:i/>
          <w:iCs/>
        </w:rPr>
        <w:t>124</w:t>
      </w:r>
      <w:r w:rsidRPr="00E236C8">
        <w:t>(3), 243–251. https://doi.org/10.1111/oik.01719</w:t>
      </w:r>
    </w:p>
    <w:p w14:paraId="4B450686" w14:textId="77777777" w:rsidR="00E236C8" w:rsidRPr="00E236C8" w:rsidRDefault="00E236C8" w:rsidP="00E236C8">
      <w:pPr>
        <w:pStyle w:val="Bibliography"/>
      </w:pPr>
      <w:proofErr w:type="spellStart"/>
      <w:r w:rsidRPr="00E236C8">
        <w:t>Polazzo</w:t>
      </w:r>
      <w:proofErr w:type="spellEnd"/>
      <w:r w:rsidRPr="00E236C8">
        <w:t xml:space="preserve">, F., Marina, T. I., </w:t>
      </w:r>
      <w:proofErr w:type="spellStart"/>
      <w:r w:rsidRPr="00E236C8">
        <w:t>Crettaz-Minaglia</w:t>
      </w:r>
      <w:proofErr w:type="spellEnd"/>
      <w:r w:rsidRPr="00E236C8">
        <w:t xml:space="preserve">, M., &amp; Rico, A. (2022). Food web rewiring drives long-term compositional differences and late-disturbance interactions at the community level. </w:t>
      </w:r>
      <w:r w:rsidRPr="00E236C8">
        <w:rPr>
          <w:i/>
          <w:iCs/>
        </w:rPr>
        <w:t>Proceedings of the National Academy of Sciences</w:t>
      </w:r>
      <w:r w:rsidRPr="00E236C8">
        <w:t xml:space="preserve">, </w:t>
      </w:r>
      <w:r w:rsidRPr="00E236C8">
        <w:rPr>
          <w:i/>
          <w:iCs/>
        </w:rPr>
        <w:t>119</w:t>
      </w:r>
      <w:r w:rsidRPr="00E236C8">
        <w:t>(17), e2117364119. https://doi.org/10.1073/pnas.2117364119</w:t>
      </w:r>
    </w:p>
    <w:p w14:paraId="32182776" w14:textId="77777777" w:rsidR="00E236C8" w:rsidRPr="00E236C8" w:rsidRDefault="00E236C8" w:rsidP="00E236C8">
      <w:pPr>
        <w:pStyle w:val="Bibliography"/>
      </w:pPr>
      <w:r w:rsidRPr="00E236C8">
        <w:t xml:space="preserve">Potts, S. G., </w:t>
      </w:r>
      <w:proofErr w:type="spellStart"/>
      <w:r w:rsidRPr="00E236C8">
        <w:t>Biesmeijer</w:t>
      </w:r>
      <w:proofErr w:type="spellEnd"/>
      <w:r w:rsidRPr="00E236C8">
        <w:t xml:space="preserve">, J. C., Kremen, C., Neumann, P., Schweiger, O., &amp; Kunin, W. E. (2010). Global pollinator declines: Trends, impacts and drivers. </w:t>
      </w:r>
      <w:r w:rsidRPr="00E236C8">
        <w:rPr>
          <w:i/>
          <w:iCs/>
        </w:rPr>
        <w:t>Trends in Ecology &amp; Evolution</w:t>
      </w:r>
      <w:r w:rsidRPr="00E236C8">
        <w:t xml:space="preserve">, </w:t>
      </w:r>
      <w:r w:rsidRPr="00E236C8">
        <w:rPr>
          <w:i/>
          <w:iCs/>
        </w:rPr>
        <w:t>25</w:t>
      </w:r>
      <w:r w:rsidRPr="00E236C8">
        <w:t>(6), 345–353. https://doi.org/10.1016/j.tree.2010.01.007</w:t>
      </w:r>
    </w:p>
    <w:p w14:paraId="63AE991B" w14:textId="77777777" w:rsidR="00E236C8" w:rsidRPr="00E236C8" w:rsidRDefault="00E236C8" w:rsidP="00E236C8">
      <w:pPr>
        <w:pStyle w:val="Bibliography"/>
      </w:pPr>
      <w:r w:rsidRPr="00E236C8">
        <w:t xml:space="preserve">PRISM Climate Group. (2025). </w:t>
      </w:r>
      <w:r w:rsidRPr="00E236C8">
        <w:rPr>
          <w:i/>
          <w:iCs/>
        </w:rPr>
        <w:t>PRISM</w:t>
      </w:r>
      <w:r w:rsidRPr="00E236C8">
        <w:t xml:space="preserve"> [Computer software]. https://prism.oregonstate.edu</w:t>
      </w:r>
    </w:p>
    <w:p w14:paraId="3C348656" w14:textId="77777777" w:rsidR="00E236C8" w:rsidRPr="00E236C8" w:rsidRDefault="00E236C8" w:rsidP="00E236C8">
      <w:pPr>
        <w:pStyle w:val="Bibliography"/>
      </w:pPr>
      <w:r w:rsidRPr="00E236C8">
        <w:t xml:space="preserve">Qiu, T., Aravena, M.-C., Ascoli, D., Bergeron, Y., </w:t>
      </w:r>
      <w:proofErr w:type="spellStart"/>
      <w:r w:rsidRPr="00E236C8">
        <w:t>Bogdziewicz</w:t>
      </w:r>
      <w:proofErr w:type="spellEnd"/>
      <w:r w:rsidRPr="00E236C8">
        <w:t xml:space="preserve">, M., Boivin, T., Bonal, R., </w:t>
      </w:r>
      <w:proofErr w:type="spellStart"/>
      <w:r w:rsidRPr="00E236C8">
        <w:t>Caignard</w:t>
      </w:r>
      <w:proofErr w:type="spellEnd"/>
      <w:r w:rsidRPr="00E236C8">
        <w:t xml:space="preserve">, T., </w:t>
      </w:r>
      <w:proofErr w:type="spellStart"/>
      <w:r w:rsidRPr="00E236C8">
        <w:t>Cailleret</w:t>
      </w:r>
      <w:proofErr w:type="spellEnd"/>
      <w:r w:rsidRPr="00E236C8">
        <w:t xml:space="preserve">, M., Calama, R., Calderon, S. D., Camarero, J. J., Chang-Yang, C.-H., Chave, J., </w:t>
      </w:r>
      <w:proofErr w:type="spellStart"/>
      <w:r w:rsidRPr="00E236C8">
        <w:t>Chianucci</w:t>
      </w:r>
      <w:proofErr w:type="spellEnd"/>
      <w:r w:rsidRPr="00E236C8">
        <w:t xml:space="preserve">, F., </w:t>
      </w:r>
      <w:proofErr w:type="spellStart"/>
      <w:r w:rsidRPr="00E236C8">
        <w:t>Courbaud</w:t>
      </w:r>
      <w:proofErr w:type="spellEnd"/>
      <w:r w:rsidRPr="00E236C8">
        <w:t xml:space="preserve">, B., </w:t>
      </w:r>
      <w:proofErr w:type="spellStart"/>
      <w:r w:rsidRPr="00E236C8">
        <w:t>Cutini</w:t>
      </w:r>
      <w:proofErr w:type="spellEnd"/>
      <w:r w:rsidRPr="00E236C8">
        <w:t xml:space="preserve">, A., Das, A. J., </w:t>
      </w:r>
      <w:proofErr w:type="spellStart"/>
      <w:r w:rsidRPr="00E236C8">
        <w:t>Delpierre</w:t>
      </w:r>
      <w:proofErr w:type="spellEnd"/>
      <w:r w:rsidRPr="00E236C8">
        <w:t xml:space="preserve">, N., … Clark, J. S. (2023). Masting is uncommon in trees that depend on mutualist dispersers in the context of global climate and fertility gradients. </w:t>
      </w:r>
      <w:r w:rsidRPr="00E236C8">
        <w:rPr>
          <w:i/>
          <w:iCs/>
        </w:rPr>
        <w:t>Nature Plants</w:t>
      </w:r>
      <w:r w:rsidRPr="00E236C8">
        <w:t xml:space="preserve">, </w:t>
      </w:r>
      <w:r w:rsidRPr="00E236C8">
        <w:rPr>
          <w:i/>
          <w:iCs/>
        </w:rPr>
        <w:t>9</w:t>
      </w:r>
      <w:r w:rsidRPr="00E236C8">
        <w:t>(7), 1044–1056. https://doi.org/10.1038/s41477-023-01446-5</w:t>
      </w:r>
    </w:p>
    <w:p w14:paraId="46126FCD" w14:textId="77777777" w:rsidR="00E236C8" w:rsidRPr="00E236C8" w:rsidRDefault="00E236C8" w:rsidP="00E236C8">
      <w:pPr>
        <w:pStyle w:val="Bibliography"/>
      </w:pPr>
      <w:r w:rsidRPr="00E236C8">
        <w:t xml:space="preserve">R Core Team. (2020). </w:t>
      </w:r>
      <w:r w:rsidRPr="00E236C8">
        <w:rPr>
          <w:i/>
          <w:iCs/>
        </w:rPr>
        <w:t>R: A language and environment for statistical computing</w:t>
      </w:r>
      <w:r w:rsidRPr="00E236C8">
        <w:t xml:space="preserve"> [Computer software]. R Foundation for Statistical Computing. https://www.R-project.org/</w:t>
      </w:r>
    </w:p>
    <w:p w14:paraId="4C57EE27" w14:textId="77777777" w:rsidR="00E236C8" w:rsidRPr="00E236C8" w:rsidRDefault="00E236C8" w:rsidP="00E236C8">
      <w:pPr>
        <w:pStyle w:val="Bibliography"/>
      </w:pPr>
      <w:r w:rsidRPr="00E236C8">
        <w:t xml:space="preserve">Rafferty, N. E., </w:t>
      </w:r>
      <w:proofErr w:type="spellStart"/>
      <w:r w:rsidRPr="00E236C8">
        <w:t>CaraDonna</w:t>
      </w:r>
      <w:proofErr w:type="spellEnd"/>
      <w:r w:rsidRPr="00E236C8">
        <w:t xml:space="preserve">, P. J., &amp; Bronstein, J. L. (2015). Phenological shifts and the fate of mutualisms. </w:t>
      </w:r>
      <w:r w:rsidRPr="00E236C8">
        <w:rPr>
          <w:i/>
          <w:iCs/>
        </w:rPr>
        <w:t>Oikos</w:t>
      </w:r>
      <w:r w:rsidRPr="00E236C8">
        <w:t xml:space="preserve">, </w:t>
      </w:r>
      <w:r w:rsidRPr="00E236C8">
        <w:rPr>
          <w:i/>
          <w:iCs/>
        </w:rPr>
        <w:t>124</w:t>
      </w:r>
      <w:r w:rsidRPr="00E236C8">
        <w:t>(1), 14–21. https://doi.org/10.1111/oik.01523</w:t>
      </w:r>
    </w:p>
    <w:p w14:paraId="64583079" w14:textId="77777777" w:rsidR="00E236C8" w:rsidRPr="00E236C8" w:rsidRDefault="00E236C8" w:rsidP="00E236C8">
      <w:pPr>
        <w:pStyle w:val="Bibliography"/>
      </w:pPr>
      <w:r w:rsidRPr="00E236C8">
        <w:lastRenderedPageBreak/>
        <w:t xml:space="preserve">Raftery, A. E., &amp; Lewis, S. M. (1995). The number of iterations, convergence diagnostics and generic </w:t>
      </w:r>
      <w:proofErr w:type="spellStart"/>
      <w:r w:rsidRPr="00E236C8">
        <w:t>Netropolis</w:t>
      </w:r>
      <w:proofErr w:type="spellEnd"/>
      <w:r w:rsidRPr="00E236C8">
        <w:t xml:space="preserve"> algorithms. In </w:t>
      </w:r>
      <w:r w:rsidRPr="00E236C8">
        <w:rPr>
          <w:i/>
          <w:iCs/>
        </w:rPr>
        <w:t>Practical Markov Chain Monte Carlo</w:t>
      </w:r>
      <w:r w:rsidRPr="00E236C8">
        <w:t>. Chapman and Hall.</w:t>
      </w:r>
    </w:p>
    <w:p w14:paraId="264877C9" w14:textId="77777777" w:rsidR="00E236C8" w:rsidRPr="00E236C8" w:rsidRDefault="00E236C8" w:rsidP="00E236C8">
      <w:pPr>
        <w:pStyle w:val="Bibliography"/>
      </w:pPr>
      <w:r w:rsidRPr="00E236C8">
        <w:t xml:space="preserve">Redmond, M. D., Forcella, F., &amp; Barger, N. N. (2012). Declines in pinyon </w:t>
      </w:r>
      <w:proofErr w:type="gramStart"/>
      <w:r w:rsidRPr="00E236C8">
        <w:t>pine cone</w:t>
      </w:r>
      <w:proofErr w:type="gramEnd"/>
      <w:r w:rsidRPr="00E236C8">
        <w:t xml:space="preserve"> production associated with regional warming. </w:t>
      </w:r>
      <w:r w:rsidRPr="00E236C8">
        <w:rPr>
          <w:i/>
          <w:iCs/>
        </w:rPr>
        <w:t>Ecosphere</w:t>
      </w:r>
      <w:r w:rsidRPr="00E236C8">
        <w:t xml:space="preserve">, </w:t>
      </w:r>
      <w:r w:rsidRPr="00E236C8">
        <w:rPr>
          <w:i/>
          <w:iCs/>
        </w:rPr>
        <w:t>3</w:t>
      </w:r>
      <w:r w:rsidRPr="00E236C8">
        <w:t>(12), 1–14. https://doi.org/10.1890/ES12-00306.1</w:t>
      </w:r>
    </w:p>
    <w:p w14:paraId="45282E17" w14:textId="77777777" w:rsidR="00E236C8" w:rsidRPr="00E236C8" w:rsidRDefault="00E236C8" w:rsidP="00E236C8">
      <w:pPr>
        <w:pStyle w:val="Bibliography"/>
      </w:pPr>
      <w:r w:rsidRPr="00E236C8">
        <w:t xml:space="preserve">Redmond, M. D., Weisberg, P. J., Cobb, N. S., &amp; Clifford, M. J. (2018). Woodland resilience to regional drought: Dominant controls on tree regeneration following overstorey mortality. </w:t>
      </w:r>
      <w:r w:rsidRPr="00E236C8">
        <w:rPr>
          <w:i/>
          <w:iCs/>
        </w:rPr>
        <w:t>Journal of Ecology</w:t>
      </w:r>
      <w:r w:rsidRPr="00E236C8">
        <w:t xml:space="preserve">, </w:t>
      </w:r>
      <w:r w:rsidRPr="00E236C8">
        <w:rPr>
          <w:i/>
          <w:iCs/>
        </w:rPr>
        <w:t>106</w:t>
      </w:r>
      <w:r w:rsidRPr="00E236C8">
        <w:t>(2), 625–639. https://doi.org/10.1111/1365-2745.12880</w:t>
      </w:r>
    </w:p>
    <w:p w14:paraId="317CFA8E" w14:textId="77777777" w:rsidR="00E236C8" w:rsidRPr="00E236C8" w:rsidRDefault="00E236C8" w:rsidP="00E236C8">
      <w:pPr>
        <w:pStyle w:val="Bibliography"/>
      </w:pPr>
      <w:r w:rsidRPr="00E236C8">
        <w:t xml:space="preserve">Reilly, J., </w:t>
      </w:r>
      <w:proofErr w:type="spellStart"/>
      <w:r w:rsidRPr="00E236C8">
        <w:t>Bartomeus</w:t>
      </w:r>
      <w:proofErr w:type="spellEnd"/>
      <w:r w:rsidRPr="00E236C8">
        <w:t xml:space="preserve">, I., Simpson, D., Allen‐Perkins, A., Garibaldi, L., &amp; Winfree, R. (2024). Wild insects and </w:t>
      </w:r>
      <w:proofErr w:type="gramStart"/>
      <w:r w:rsidRPr="00E236C8">
        <w:t>honey bees</w:t>
      </w:r>
      <w:proofErr w:type="gramEnd"/>
      <w:r w:rsidRPr="00E236C8">
        <w:t xml:space="preserve"> are equally important to crop yields in a global analysis. </w:t>
      </w:r>
      <w:r w:rsidRPr="00E236C8">
        <w:rPr>
          <w:i/>
          <w:iCs/>
        </w:rPr>
        <w:t>Global Ecology and Biogeography</w:t>
      </w:r>
      <w:r w:rsidRPr="00E236C8">
        <w:t xml:space="preserve">, </w:t>
      </w:r>
      <w:r w:rsidRPr="00E236C8">
        <w:rPr>
          <w:i/>
          <w:iCs/>
        </w:rPr>
        <w:t>33</w:t>
      </w:r>
      <w:r w:rsidRPr="00E236C8">
        <w:t>(7), e13843. https://doi.org/10.1111/geb.13843</w:t>
      </w:r>
    </w:p>
    <w:p w14:paraId="22A4D707" w14:textId="77777777" w:rsidR="00E236C8" w:rsidRPr="00E236C8" w:rsidRDefault="00E236C8" w:rsidP="00E236C8">
      <w:pPr>
        <w:pStyle w:val="Bibliography"/>
      </w:pPr>
      <w:r w:rsidRPr="00E236C8">
        <w:t xml:space="preserve">Robinson, O. J., Ruiz-Gutierrez, V., Fink, D., Meese, R. J., Holyoak, M., &amp; Cooch, E. G. (2018). Using citizen science data in integrated population models to inform conservation. </w:t>
      </w:r>
      <w:r w:rsidRPr="00E236C8">
        <w:rPr>
          <w:i/>
          <w:iCs/>
        </w:rPr>
        <w:t>Biological Conservation</w:t>
      </w:r>
      <w:r w:rsidRPr="00E236C8">
        <w:t xml:space="preserve">, </w:t>
      </w:r>
      <w:r w:rsidRPr="00E236C8">
        <w:rPr>
          <w:i/>
          <w:iCs/>
        </w:rPr>
        <w:t>227</w:t>
      </w:r>
      <w:r w:rsidRPr="00E236C8">
        <w:t>, 361–368. https://doi.org/10.1016/j.biocon.2018.10.002</w:t>
      </w:r>
    </w:p>
    <w:p w14:paraId="28D9FF49" w14:textId="77777777" w:rsidR="00E236C8" w:rsidRPr="00E236C8" w:rsidRDefault="00E236C8" w:rsidP="00E236C8">
      <w:pPr>
        <w:pStyle w:val="Bibliography"/>
      </w:pPr>
      <w:proofErr w:type="spellStart"/>
      <w:r w:rsidRPr="00E236C8">
        <w:t>Rouyer</w:t>
      </w:r>
      <w:proofErr w:type="spellEnd"/>
      <w:r w:rsidRPr="00E236C8">
        <w:t xml:space="preserve">, T., Ottersen, G., Durant, J. M., Hidalgo, M., </w:t>
      </w:r>
      <w:proofErr w:type="spellStart"/>
      <w:r w:rsidRPr="00E236C8">
        <w:t>Hjermann</w:t>
      </w:r>
      <w:proofErr w:type="spellEnd"/>
      <w:r w:rsidRPr="00E236C8">
        <w:t xml:space="preserve">, D. Ø., Persson, J., Stige, L. Chr., &amp; Stenseth, N. Chr. (2011). Shifting dynamic forces in fish stock fluctuations triggered by age truncation? </w:t>
      </w:r>
      <w:r w:rsidRPr="00E236C8">
        <w:rPr>
          <w:i/>
          <w:iCs/>
        </w:rPr>
        <w:t>Global Change Biology</w:t>
      </w:r>
      <w:r w:rsidRPr="00E236C8">
        <w:t xml:space="preserve">, </w:t>
      </w:r>
      <w:r w:rsidRPr="00E236C8">
        <w:rPr>
          <w:i/>
          <w:iCs/>
        </w:rPr>
        <w:t>17</w:t>
      </w:r>
      <w:r w:rsidRPr="00E236C8">
        <w:t>(10), 3046–3057. https://doi.org/10.1111/j.1365-2486.2011.02443.x</w:t>
      </w:r>
    </w:p>
    <w:p w14:paraId="4E2361E5" w14:textId="77777777" w:rsidR="00E236C8" w:rsidRPr="00E236C8" w:rsidRDefault="00E236C8" w:rsidP="00E236C8">
      <w:pPr>
        <w:pStyle w:val="Bibliography"/>
      </w:pPr>
      <w:r w:rsidRPr="00E236C8">
        <w:t xml:space="preserve">Royle, J. A. (2004). </w:t>
      </w:r>
      <w:r w:rsidRPr="00E236C8">
        <w:rPr>
          <w:i/>
          <w:iCs/>
        </w:rPr>
        <w:t>N</w:t>
      </w:r>
      <w:r w:rsidRPr="00E236C8">
        <w:t xml:space="preserve">‐Mixture Models for Estimating Population Size from Spatially Replicated Counts. </w:t>
      </w:r>
      <w:r w:rsidRPr="00E236C8">
        <w:rPr>
          <w:i/>
          <w:iCs/>
        </w:rPr>
        <w:t>Biometrics</w:t>
      </w:r>
      <w:r w:rsidRPr="00E236C8">
        <w:t xml:space="preserve">, </w:t>
      </w:r>
      <w:r w:rsidRPr="00E236C8">
        <w:rPr>
          <w:i/>
          <w:iCs/>
        </w:rPr>
        <w:t>60</w:t>
      </w:r>
      <w:r w:rsidRPr="00E236C8">
        <w:t>(1), 108–115. https://doi.org/10.1111/j.0006-341x.2004.00142.x</w:t>
      </w:r>
    </w:p>
    <w:p w14:paraId="3E6F67E2" w14:textId="77777777" w:rsidR="00E236C8" w:rsidRPr="00E236C8" w:rsidRDefault="00E236C8" w:rsidP="00E236C8">
      <w:pPr>
        <w:pStyle w:val="Bibliography"/>
      </w:pPr>
      <w:r w:rsidRPr="00E236C8">
        <w:lastRenderedPageBreak/>
        <w:t xml:space="preserve">Royle, J. A., Nichols, J. D., &amp; Kéry, M. (2005). Modelling occurrence and abundance of species when detection is imperfect. </w:t>
      </w:r>
      <w:r w:rsidRPr="00E236C8">
        <w:rPr>
          <w:i/>
          <w:iCs/>
        </w:rPr>
        <w:t>Oikos</w:t>
      </w:r>
      <w:r w:rsidRPr="00E236C8">
        <w:t xml:space="preserve">, </w:t>
      </w:r>
      <w:r w:rsidRPr="00E236C8">
        <w:rPr>
          <w:i/>
          <w:iCs/>
        </w:rPr>
        <w:t>110</w:t>
      </w:r>
      <w:r w:rsidRPr="00E236C8">
        <w:t>(2), 353–359. https://doi.org/10.1111/j.0030-1299.2005.13534.x</w:t>
      </w:r>
    </w:p>
    <w:p w14:paraId="52F10CD6" w14:textId="77777777" w:rsidR="00E236C8" w:rsidRPr="00E236C8" w:rsidRDefault="00E236C8" w:rsidP="00E236C8">
      <w:pPr>
        <w:pStyle w:val="Bibliography"/>
      </w:pPr>
      <w:r w:rsidRPr="00E236C8">
        <w:t xml:space="preserve">Santos, M., Vázquez, D. P., &amp; </w:t>
      </w:r>
      <w:proofErr w:type="spellStart"/>
      <w:r w:rsidRPr="00E236C8">
        <w:t>Resasco</w:t>
      </w:r>
      <w:proofErr w:type="spellEnd"/>
      <w:r w:rsidRPr="00E236C8">
        <w:t xml:space="preserve">, J. (2025). Extinction debt of species and ecological interactions in a fragmented landscape. </w:t>
      </w:r>
      <w:r w:rsidRPr="00E236C8">
        <w:rPr>
          <w:i/>
          <w:iCs/>
        </w:rPr>
        <w:t>Proceedings of the Royal Society B: Biological Sciences</w:t>
      </w:r>
      <w:r w:rsidRPr="00E236C8">
        <w:t xml:space="preserve">, </w:t>
      </w:r>
      <w:r w:rsidRPr="00E236C8">
        <w:rPr>
          <w:i/>
          <w:iCs/>
        </w:rPr>
        <w:t>292</w:t>
      </w:r>
      <w:r w:rsidRPr="00E236C8">
        <w:t>(2056), 20251640. https://doi.org/10.1098/rspb.2025.1640</w:t>
      </w:r>
    </w:p>
    <w:p w14:paraId="04864F61" w14:textId="77777777" w:rsidR="00E236C8" w:rsidRPr="00E236C8" w:rsidRDefault="00E236C8" w:rsidP="00E236C8">
      <w:pPr>
        <w:pStyle w:val="Bibliography"/>
      </w:pPr>
      <w:r w:rsidRPr="00E236C8">
        <w:t xml:space="preserve">Sawaya, G. M., Goldberg, A. S., Steele, M. A., &amp; Dalgleish, H. J. (2018). Environmental variation shifts the relationship between trees and </w:t>
      </w:r>
      <w:proofErr w:type="spellStart"/>
      <w:r w:rsidRPr="00E236C8">
        <w:t>scatterhoarders</w:t>
      </w:r>
      <w:proofErr w:type="spellEnd"/>
      <w:r w:rsidRPr="00E236C8">
        <w:t xml:space="preserve"> along the continuum from mutualism to antagonism. </w:t>
      </w:r>
      <w:r w:rsidRPr="00E236C8">
        <w:rPr>
          <w:i/>
          <w:iCs/>
        </w:rPr>
        <w:t>Integrative Zoology</w:t>
      </w:r>
      <w:r w:rsidRPr="00E236C8">
        <w:t xml:space="preserve">, </w:t>
      </w:r>
      <w:r w:rsidRPr="00E236C8">
        <w:rPr>
          <w:i/>
          <w:iCs/>
        </w:rPr>
        <w:t>13</w:t>
      </w:r>
      <w:r w:rsidRPr="00E236C8">
        <w:t>(3), 319–330. https://doi.org/10.1111/1749-4877.12311</w:t>
      </w:r>
    </w:p>
    <w:p w14:paraId="2F9FE35A" w14:textId="77777777" w:rsidR="00E236C8" w:rsidRPr="00E236C8" w:rsidRDefault="00E236C8" w:rsidP="00E236C8">
      <w:pPr>
        <w:pStyle w:val="Bibliography"/>
      </w:pPr>
      <w:r w:rsidRPr="00E236C8">
        <w:t xml:space="preserve">Schnurr, J. L., </w:t>
      </w:r>
      <w:proofErr w:type="spellStart"/>
      <w:r w:rsidRPr="00E236C8">
        <w:t>Ostfeld</w:t>
      </w:r>
      <w:proofErr w:type="spellEnd"/>
      <w:r w:rsidRPr="00E236C8">
        <w:t xml:space="preserve">, R. S., &amp; Canham, C. D. (2002). Direct and indirect effects of masting on rodent populations and tree seed survival. </w:t>
      </w:r>
      <w:r w:rsidRPr="00E236C8">
        <w:rPr>
          <w:i/>
          <w:iCs/>
        </w:rPr>
        <w:t>Oikos</w:t>
      </w:r>
      <w:r w:rsidRPr="00E236C8">
        <w:t xml:space="preserve">, </w:t>
      </w:r>
      <w:r w:rsidRPr="00E236C8">
        <w:rPr>
          <w:i/>
          <w:iCs/>
        </w:rPr>
        <w:t>96</w:t>
      </w:r>
      <w:r w:rsidRPr="00E236C8">
        <w:t>(3), 402–410. https://doi.org/10.1034/j.1600-0706.2002.960302.x</w:t>
      </w:r>
    </w:p>
    <w:p w14:paraId="23E1C67E" w14:textId="77777777" w:rsidR="00E236C8" w:rsidRPr="00E236C8" w:rsidRDefault="00E236C8" w:rsidP="00E236C8">
      <w:pPr>
        <w:pStyle w:val="Bibliography"/>
      </w:pPr>
      <w:proofErr w:type="spellStart"/>
      <w:r w:rsidRPr="00E236C8">
        <w:t>Selonen</w:t>
      </w:r>
      <w:proofErr w:type="spellEnd"/>
      <w:r w:rsidRPr="00E236C8">
        <w:t xml:space="preserve">, V., Varjonen, R., &amp; </w:t>
      </w:r>
      <w:proofErr w:type="spellStart"/>
      <w:r w:rsidRPr="00E236C8">
        <w:t>Korpimäki</w:t>
      </w:r>
      <w:proofErr w:type="spellEnd"/>
      <w:r w:rsidRPr="00E236C8">
        <w:t xml:space="preserve">, E. (2015). Immediate or lagged responses of a red squirrel population to pulsed resources. </w:t>
      </w:r>
      <w:proofErr w:type="spellStart"/>
      <w:r w:rsidRPr="00E236C8">
        <w:rPr>
          <w:i/>
          <w:iCs/>
        </w:rPr>
        <w:t>Oecologia</w:t>
      </w:r>
      <w:proofErr w:type="spellEnd"/>
      <w:r w:rsidRPr="00E236C8">
        <w:t xml:space="preserve">, </w:t>
      </w:r>
      <w:r w:rsidRPr="00E236C8">
        <w:rPr>
          <w:i/>
          <w:iCs/>
        </w:rPr>
        <w:t>177</w:t>
      </w:r>
      <w:r w:rsidRPr="00E236C8">
        <w:t>(2), 401–411. https://doi.org/10.1007/s00442-014-3148-7</w:t>
      </w:r>
    </w:p>
    <w:p w14:paraId="27889E9A" w14:textId="77777777" w:rsidR="00E236C8" w:rsidRPr="00E236C8" w:rsidRDefault="00E236C8" w:rsidP="00E236C8">
      <w:pPr>
        <w:pStyle w:val="Bibliography"/>
      </w:pPr>
      <w:r w:rsidRPr="00E236C8">
        <w:t xml:space="preserve">Shaw, J. D., Steed, B. E., &amp; </w:t>
      </w:r>
      <w:proofErr w:type="spellStart"/>
      <w:r w:rsidRPr="00E236C8">
        <w:t>DeBlander</w:t>
      </w:r>
      <w:proofErr w:type="spellEnd"/>
      <w:r w:rsidRPr="00E236C8">
        <w:t xml:space="preserve">, L. T. (2005). Forest Inventory and Analysis (FIA) Annual Inventory Answers the Question: What Is Happening to Pinyon-Juniper Woodlands? </w:t>
      </w:r>
      <w:r w:rsidRPr="00E236C8">
        <w:rPr>
          <w:i/>
          <w:iCs/>
        </w:rPr>
        <w:t>Journal of Forestry</w:t>
      </w:r>
      <w:r w:rsidRPr="00E236C8">
        <w:t xml:space="preserve">, </w:t>
      </w:r>
      <w:r w:rsidRPr="00E236C8">
        <w:rPr>
          <w:i/>
          <w:iCs/>
        </w:rPr>
        <w:t>103</w:t>
      </w:r>
      <w:r w:rsidRPr="00E236C8">
        <w:t>(6), 280–285. https://doi.org/10.1093/jof/103.6.280</w:t>
      </w:r>
    </w:p>
    <w:p w14:paraId="3F3930B8" w14:textId="77777777" w:rsidR="00E236C8" w:rsidRPr="00E236C8" w:rsidRDefault="00E236C8" w:rsidP="00E236C8">
      <w:pPr>
        <w:pStyle w:val="Bibliography"/>
      </w:pPr>
      <w:r w:rsidRPr="00E236C8">
        <w:t xml:space="preserve">Sheppard, C. E., Inger, R., McDonald, R. A., Barker, S., Jackson, A. L., Thompson, F. J., </w:t>
      </w:r>
      <w:proofErr w:type="spellStart"/>
      <w:r w:rsidRPr="00E236C8">
        <w:t>Vitikainen</w:t>
      </w:r>
      <w:proofErr w:type="spellEnd"/>
      <w:r w:rsidRPr="00E236C8">
        <w:t xml:space="preserve">, E. I. K., </w:t>
      </w:r>
      <w:proofErr w:type="gramStart"/>
      <w:r w:rsidRPr="00E236C8">
        <w:t>Cant</w:t>
      </w:r>
      <w:proofErr w:type="gramEnd"/>
      <w:r w:rsidRPr="00E236C8">
        <w:t xml:space="preserve">, M. A., &amp; Marshall, H. H. (2018). Intragroup competition predicts individual foraging </w:t>
      </w:r>
      <w:proofErr w:type="spellStart"/>
      <w:r w:rsidRPr="00E236C8">
        <w:t>specialisation</w:t>
      </w:r>
      <w:proofErr w:type="spellEnd"/>
      <w:r w:rsidRPr="00E236C8">
        <w:t xml:space="preserve"> in a group‐living mammal. </w:t>
      </w:r>
      <w:r w:rsidRPr="00E236C8">
        <w:rPr>
          <w:i/>
          <w:iCs/>
        </w:rPr>
        <w:t>Ecology Letters</w:t>
      </w:r>
      <w:r w:rsidRPr="00E236C8">
        <w:t xml:space="preserve">, </w:t>
      </w:r>
      <w:r w:rsidRPr="00E236C8">
        <w:rPr>
          <w:i/>
          <w:iCs/>
        </w:rPr>
        <w:t>21</w:t>
      </w:r>
      <w:r w:rsidRPr="00E236C8">
        <w:t>(5), 665–673. https://doi.org/10.1111/ele.12933</w:t>
      </w:r>
    </w:p>
    <w:p w14:paraId="100ED438" w14:textId="77777777" w:rsidR="00E236C8" w:rsidRPr="00E236C8" w:rsidRDefault="00E236C8" w:rsidP="00E236C8">
      <w:pPr>
        <w:pStyle w:val="Bibliography"/>
      </w:pPr>
      <w:r w:rsidRPr="00E236C8">
        <w:lastRenderedPageBreak/>
        <w:t xml:space="preserve">Shepperd, W. D., Edminster, C. B., &amp; Mata, S. A. (2006). Long-Term </w:t>
      </w:r>
      <w:proofErr w:type="spellStart"/>
      <w:r w:rsidRPr="00E236C8">
        <w:t>Seedfall</w:t>
      </w:r>
      <w:proofErr w:type="spellEnd"/>
      <w:r w:rsidRPr="00E236C8">
        <w:t xml:space="preserve">, Establishment, Survival, and Growth of Natural and Planted Ponderosa Pine in the Colorado Front Range. </w:t>
      </w:r>
      <w:r w:rsidRPr="00E236C8">
        <w:rPr>
          <w:i/>
          <w:iCs/>
        </w:rPr>
        <w:t>Western Journal of Applied Forestry</w:t>
      </w:r>
      <w:r w:rsidRPr="00E236C8">
        <w:t xml:space="preserve">, </w:t>
      </w:r>
      <w:r w:rsidRPr="00E236C8">
        <w:rPr>
          <w:i/>
          <w:iCs/>
        </w:rPr>
        <w:t>21</w:t>
      </w:r>
      <w:r w:rsidRPr="00E236C8">
        <w:t>(1), 19–26. https://doi.org/10.1093/wjaf/21.1.19</w:t>
      </w:r>
    </w:p>
    <w:p w14:paraId="23F025DD" w14:textId="77777777" w:rsidR="00E236C8" w:rsidRPr="00E236C8" w:rsidRDefault="00E236C8" w:rsidP="00E236C8">
      <w:pPr>
        <w:pStyle w:val="Bibliography"/>
      </w:pPr>
      <w:r w:rsidRPr="00E236C8">
        <w:t xml:space="preserve">Simon, O. G., Manu, S. A., </w:t>
      </w:r>
      <w:proofErr w:type="spellStart"/>
      <w:r w:rsidRPr="00E236C8">
        <w:t>Nwaogu</w:t>
      </w:r>
      <w:proofErr w:type="spellEnd"/>
      <w:r w:rsidRPr="00E236C8">
        <w:t xml:space="preserve">, C. J., &amp; </w:t>
      </w:r>
      <w:proofErr w:type="spellStart"/>
      <w:r w:rsidRPr="00E236C8">
        <w:t>Omotoriogun</w:t>
      </w:r>
      <w:proofErr w:type="spellEnd"/>
      <w:r w:rsidRPr="00E236C8">
        <w:t xml:space="preserve">, T. C. (2023). Supplementing a grain diet with insects instead of fruits sustains the body condition of an omnivorous bird. </w:t>
      </w:r>
      <w:r w:rsidRPr="00E236C8">
        <w:rPr>
          <w:i/>
          <w:iCs/>
        </w:rPr>
        <w:t>Ecology and Evolution</w:t>
      </w:r>
      <w:r w:rsidRPr="00E236C8">
        <w:t xml:space="preserve">, </w:t>
      </w:r>
      <w:r w:rsidRPr="00E236C8">
        <w:rPr>
          <w:i/>
          <w:iCs/>
        </w:rPr>
        <w:t>13</w:t>
      </w:r>
      <w:r w:rsidRPr="00E236C8">
        <w:t>(5). https://doi.org/10.1002/ece3.10141</w:t>
      </w:r>
    </w:p>
    <w:p w14:paraId="4EE947A1" w14:textId="77777777" w:rsidR="00E236C8" w:rsidRPr="00E236C8" w:rsidRDefault="00E236C8" w:rsidP="00E236C8">
      <w:pPr>
        <w:pStyle w:val="Bibliography"/>
      </w:pPr>
      <w:r w:rsidRPr="00E236C8">
        <w:t xml:space="preserve">Skagen, S. K., &amp; Adams, A. A. Y. (2012). Weather effects on avian breeding performance and implications of climate change. </w:t>
      </w:r>
      <w:r w:rsidRPr="00E236C8">
        <w:rPr>
          <w:i/>
          <w:iCs/>
        </w:rPr>
        <w:t>Ecological Applications</w:t>
      </w:r>
      <w:r w:rsidRPr="00E236C8">
        <w:t xml:space="preserve">, </w:t>
      </w:r>
      <w:r w:rsidRPr="00E236C8">
        <w:rPr>
          <w:i/>
          <w:iCs/>
        </w:rPr>
        <w:t>22</w:t>
      </w:r>
      <w:r w:rsidRPr="00E236C8">
        <w:t>(4), 1131–1145. https://doi.org/10.1890/11-0291.1</w:t>
      </w:r>
    </w:p>
    <w:p w14:paraId="666DDC1A" w14:textId="77777777" w:rsidR="00E236C8" w:rsidRPr="00E236C8" w:rsidRDefault="00E236C8" w:rsidP="00E236C8">
      <w:pPr>
        <w:pStyle w:val="Bibliography"/>
      </w:pPr>
      <w:proofErr w:type="spellStart"/>
      <w:r w:rsidRPr="00E236C8">
        <w:t>Slagsvold</w:t>
      </w:r>
      <w:proofErr w:type="spellEnd"/>
      <w:r w:rsidRPr="00E236C8">
        <w:t xml:space="preserve">, T., &amp; Wiebe, K. L. (2011). Social learning in birds and its role in shaping a foraging niche. </w:t>
      </w:r>
      <w:r w:rsidRPr="00E236C8">
        <w:rPr>
          <w:i/>
          <w:iCs/>
        </w:rPr>
        <w:t>Philosophical Transactions of the Royal Society B: Biological Sciences</w:t>
      </w:r>
      <w:r w:rsidRPr="00E236C8">
        <w:t xml:space="preserve">, </w:t>
      </w:r>
      <w:r w:rsidRPr="00E236C8">
        <w:rPr>
          <w:i/>
          <w:iCs/>
        </w:rPr>
        <w:t>366</w:t>
      </w:r>
      <w:r w:rsidRPr="00E236C8">
        <w:t>(1567), 969–977. https://doi.org/10.1098/rstb.2010.0343</w:t>
      </w:r>
    </w:p>
    <w:p w14:paraId="1FA1D1E0" w14:textId="77777777" w:rsidR="00E236C8" w:rsidRPr="00E236C8" w:rsidRDefault="00E236C8" w:rsidP="00E236C8">
      <w:pPr>
        <w:pStyle w:val="Bibliography"/>
      </w:pPr>
      <w:r w:rsidRPr="00E236C8">
        <w:t xml:space="preserve">Stotz, N. G., &amp; Balda, R. P. (1995). Cache and recovery behavior of wild pinyon jays in northern Arizona. </w:t>
      </w:r>
      <w:r w:rsidRPr="00E236C8">
        <w:rPr>
          <w:i/>
          <w:iCs/>
        </w:rPr>
        <w:t>The Southwestern Naturalist</w:t>
      </w:r>
      <w:r w:rsidRPr="00E236C8">
        <w:t xml:space="preserve">, </w:t>
      </w:r>
      <w:r w:rsidRPr="00E236C8">
        <w:rPr>
          <w:i/>
          <w:iCs/>
        </w:rPr>
        <w:t>40</w:t>
      </w:r>
      <w:r w:rsidRPr="00E236C8">
        <w:t>(2), 180–184.</w:t>
      </w:r>
    </w:p>
    <w:p w14:paraId="1DFD3E97" w14:textId="77777777" w:rsidR="00E236C8" w:rsidRPr="00E236C8" w:rsidRDefault="00E236C8" w:rsidP="00E236C8">
      <w:pPr>
        <w:pStyle w:val="Bibliography"/>
      </w:pPr>
      <w:proofErr w:type="spellStart"/>
      <w:r w:rsidRPr="00E236C8">
        <w:t>Strimas</w:t>
      </w:r>
      <w:proofErr w:type="spellEnd"/>
      <w:r w:rsidRPr="00E236C8">
        <w:t xml:space="preserve">-Mackey, M., </w:t>
      </w:r>
      <w:proofErr w:type="spellStart"/>
      <w:r w:rsidRPr="00E236C8">
        <w:t>Hochachka</w:t>
      </w:r>
      <w:proofErr w:type="spellEnd"/>
      <w:r w:rsidRPr="00E236C8">
        <w:t xml:space="preserve">, W. M., Ruiz-Gutierrez, V., Robinson, O. J., Miller, E. T., Auer, T., </w:t>
      </w:r>
      <w:proofErr w:type="spellStart"/>
      <w:r w:rsidRPr="00E236C8">
        <w:t>Kelling</w:t>
      </w:r>
      <w:proofErr w:type="spellEnd"/>
      <w:r w:rsidRPr="00E236C8">
        <w:t xml:space="preserve">, S., Fink, D., &amp; Johnston, A. (2023). </w:t>
      </w:r>
      <w:r w:rsidRPr="00E236C8">
        <w:rPr>
          <w:i/>
          <w:iCs/>
        </w:rPr>
        <w:t>Best Practices for Using eBird Data: Vol. Version 2.0</w:t>
      </w:r>
      <w:r w:rsidRPr="00E236C8">
        <w:t>. Cornell Lab of Ornithology. https://doi.org/10.5281/zenodo.3620739</w:t>
      </w:r>
    </w:p>
    <w:p w14:paraId="1756F3E2" w14:textId="77777777" w:rsidR="00E236C8" w:rsidRPr="00E236C8" w:rsidRDefault="00E236C8" w:rsidP="00E236C8">
      <w:pPr>
        <w:pStyle w:val="Bibliography"/>
      </w:pPr>
      <w:r w:rsidRPr="00E236C8">
        <w:t xml:space="preserve">Strong, C., Zuckerberg, B., Betancourt, J. L., &amp; Koenig, W. D. (2015). Climatic dipoles drive two principal modes of North American boreal bird irruption. </w:t>
      </w:r>
      <w:r w:rsidRPr="00E236C8">
        <w:rPr>
          <w:i/>
          <w:iCs/>
        </w:rPr>
        <w:t>Proceedings of the National Academy of Sciences</w:t>
      </w:r>
      <w:r w:rsidRPr="00E236C8">
        <w:t xml:space="preserve">, </w:t>
      </w:r>
      <w:r w:rsidRPr="00E236C8">
        <w:rPr>
          <w:i/>
          <w:iCs/>
        </w:rPr>
        <w:t>112</w:t>
      </w:r>
      <w:r w:rsidRPr="00E236C8">
        <w:t>(21). https://doi.org/10.1073/pnas.1418414112</w:t>
      </w:r>
    </w:p>
    <w:p w14:paraId="7DD6F472" w14:textId="77777777" w:rsidR="00E236C8" w:rsidRPr="00E236C8" w:rsidRDefault="00E236C8" w:rsidP="00E236C8">
      <w:pPr>
        <w:pStyle w:val="Bibliography"/>
      </w:pPr>
      <w:r w:rsidRPr="00E236C8">
        <w:lastRenderedPageBreak/>
        <w:t xml:space="preserve">Sullivan, B. L., Wood, C. L., Iliff, M. J., Bonney, R. E., Fink, D., &amp; </w:t>
      </w:r>
      <w:proofErr w:type="spellStart"/>
      <w:r w:rsidRPr="00E236C8">
        <w:t>Kelling</w:t>
      </w:r>
      <w:proofErr w:type="spellEnd"/>
      <w:r w:rsidRPr="00E236C8">
        <w:t xml:space="preserve">, S. (2009). eBird: A citizen-based bird observation network in the biological sciences. </w:t>
      </w:r>
      <w:r w:rsidRPr="00E236C8">
        <w:rPr>
          <w:i/>
          <w:iCs/>
        </w:rPr>
        <w:t>Biological Conservation</w:t>
      </w:r>
      <w:r w:rsidRPr="00E236C8">
        <w:t xml:space="preserve">, </w:t>
      </w:r>
      <w:r w:rsidRPr="00E236C8">
        <w:rPr>
          <w:i/>
          <w:iCs/>
        </w:rPr>
        <w:t>142</w:t>
      </w:r>
      <w:r w:rsidRPr="00E236C8">
        <w:t>(10), 2282–2292. https://doi.org/10.1016/j.biocon.2009.05.006</w:t>
      </w:r>
    </w:p>
    <w:p w14:paraId="3A6CC754" w14:textId="77777777" w:rsidR="00E236C8" w:rsidRPr="00E236C8" w:rsidRDefault="00E236C8" w:rsidP="00E236C8">
      <w:pPr>
        <w:pStyle w:val="Bibliography"/>
      </w:pPr>
      <w:proofErr w:type="spellStart"/>
      <w:r w:rsidRPr="00E236C8">
        <w:t>Tylianakis</w:t>
      </w:r>
      <w:proofErr w:type="spellEnd"/>
      <w:r w:rsidRPr="00E236C8">
        <w:t xml:space="preserve">, J. M., </w:t>
      </w:r>
      <w:proofErr w:type="spellStart"/>
      <w:r w:rsidRPr="00E236C8">
        <w:t>Didham</w:t>
      </w:r>
      <w:proofErr w:type="spellEnd"/>
      <w:r w:rsidRPr="00E236C8">
        <w:t xml:space="preserve">, R. K., </w:t>
      </w:r>
      <w:proofErr w:type="spellStart"/>
      <w:r w:rsidRPr="00E236C8">
        <w:t>Bascompte</w:t>
      </w:r>
      <w:proofErr w:type="spellEnd"/>
      <w:r w:rsidRPr="00E236C8">
        <w:t xml:space="preserve">, J., &amp; Wardle, D. A. (2008). Global change and species interactions in terrestrial ecosystems. </w:t>
      </w:r>
      <w:r w:rsidRPr="00E236C8">
        <w:rPr>
          <w:i/>
          <w:iCs/>
        </w:rPr>
        <w:t>Ecology Letters</w:t>
      </w:r>
      <w:r w:rsidRPr="00E236C8">
        <w:t xml:space="preserve">, </w:t>
      </w:r>
      <w:r w:rsidRPr="00E236C8">
        <w:rPr>
          <w:i/>
          <w:iCs/>
        </w:rPr>
        <w:t>11</w:t>
      </w:r>
      <w:r w:rsidRPr="00E236C8">
        <w:t>(12), 1351–1363. https://doi.org/10.1111/j.1461-0248.2008.01250.x</w:t>
      </w:r>
    </w:p>
    <w:p w14:paraId="7A27BC67" w14:textId="77777777" w:rsidR="00E236C8" w:rsidRPr="00E236C8" w:rsidRDefault="00E236C8" w:rsidP="00E236C8">
      <w:pPr>
        <w:pStyle w:val="Bibliography"/>
      </w:pPr>
      <w:r w:rsidRPr="00E236C8">
        <w:t xml:space="preserve">Valiente‐Banuet, A., Aizen, M. A., Alcántara, J. M., Arroyo, J., </w:t>
      </w:r>
      <w:proofErr w:type="spellStart"/>
      <w:r w:rsidRPr="00E236C8">
        <w:t>Cocucci</w:t>
      </w:r>
      <w:proofErr w:type="spellEnd"/>
      <w:r w:rsidRPr="00E236C8">
        <w:t xml:space="preserve">, A., Galetti, M., García, M. B., García, D., Gómez, J. M., Jordano, P., Medel, R., Navarro, L., Obeso, J. R., Oviedo, R., Ramírez, N., Rey, P. J., </w:t>
      </w:r>
      <w:proofErr w:type="spellStart"/>
      <w:r w:rsidRPr="00E236C8">
        <w:t>Traveset</w:t>
      </w:r>
      <w:proofErr w:type="spellEnd"/>
      <w:r w:rsidRPr="00E236C8">
        <w:t xml:space="preserve">, A., Verdú, M., &amp; Zamora, R. (2015). Beyond species loss: The extinction of ecological interactions in a changing world. </w:t>
      </w:r>
      <w:r w:rsidRPr="00E236C8">
        <w:rPr>
          <w:i/>
          <w:iCs/>
        </w:rPr>
        <w:t>Functional Ecology</w:t>
      </w:r>
      <w:r w:rsidRPr="00E236C8">
        <w:t xml:space="preserve">, </w:t>
      </w:r>
      <w:r w:rsidRPr="00E236C8">
        <w:rPr>
          <w:i/>
          <w:iCs/>
        </w:rPr>
        <w:t>29</w:t>
      </w:r>
      <w:r w:rsidRPr="00E236C8">
        <w:t>(3), 299–307. https://doi.org/10.1111/1365-2435.12356</w:t>
      </w:r>
    </w:p>
    <w:p w14:paraId="6173A1EB" w14:textId="77777777" w:rsidR="00E236C8" w:rsidRPr="00E236C8" w:rsidRDefault="00E236C8" w:rsidP="00E236C8">
      <w:pPr>
        <w:pStyle w:val="Bibliography"/>
      </w:pPr>
      <w:r w:rsidRPr="00E236C8">
        <w:t xml:space="preserve">Van Lanen, N. J., Monroe, A. P., &amp; Aldridge, C. L. (2023). A hidden cost of single species management: Habitat-relationships reveal potential negative effects of conifer removal on a non-target species. </w:t>
      </w:r>
      <w:r w:rsidRPr="00E236C8">
        <w:rPr>
          <w:i/>
          <w:iCs/>
        </w:rPr>
        <w:t>Biological Conservation</w:t>
      </w:r>
      <w:r w:rsidRPr="00E236C8">
        <w:t xml:space="preserve">, </w:t>
      </w:r>
      <w:r w:rsidRPr="00E236C8">
        <w:rPr>
          <w:i/>
          <w:iCs/>
        </w:rPr>
        <w:t>280</w:t>
      </w:r>
      <w:r w:rsidRPr="00E236C8">
        <w:t>, 109959. https://doi.org/10.1016/j.biocon.2023.109959</w:t>
      </w:r>
    </w:p>
    <w:p w14:paraId="2C17A0CB" w14:textId="77777777" w:rsidR="00E236C8" w:rsidRPr="00E236C8" w:rsidRDefault="00E236C8" w:rsidP="00E236C8">
      <w:pPr>
        <w:pStyle w:val="Bibliography"/>
      </w:pPr>
      <w:r w:rsidRPr="00E236C8">
        <w:t xml:space="preserve">Wauters, L. A., </w:t>
      </w:r>
      <w:proofErr w:type="spellStart"/>
      <w:r w:rsidRPr="00E236C8">
        <w:t>Githiru</w:t>
      </w:r>
      <w:proofErr w:type="spellEnd"/>
      <w:r w:rsidRPr="00E236C8">
        <w:t xml:space="preserve">, M., Bertolino, S., Molinari, A., Tosi, G., &amp; Lens, L. (2008). Demography of alpine red squirrel populations in relation to fluctuations in seed crop size. </w:t>
      </w:r>
      <w:proofErr w:type="spellStart"/>
      <w:r w:rsidRPr="00E236C8">
        <w:rPr>
          <w:i/>
          <w:iCs/>
        </w:rPr>
        <w:t>Ecography</w:t>
      </w:r>
      <w:proofErr w:type="spellEnd"/>
      <w:r w:rsidRPr="00E236C8">
        <w:t xml:space="preserve">, </w:t>
      </w:r>
      <w:r w:rsidRPr="00E236C8">
        <w:rPr>
          <w:i/>
          <w:iCs/>
        </w:rPr>
        <w:t>31</w:t>
      </w:r>
      <w:r w:rsidRPr="00E236C8">
        <w:t>(1), 104–114. https://doi.org/10.1111/j.2007.0906-7590.05251.x</w:t>
      </w:r>
    </w:p>
    <w:p w14:paraId="21805F38" w14:textId="77777777" w:rsidR="00E236C8" w:rsidRPr="00E236C8" w:rsidRDefault="00E236C8" w:rsidP="00E236C8">
      <w:pPr>
        <w:pStyle w:val="Bibliography"/>
      </w:pPr>
      <w:r w:rsidRPr="00E236C8">
        <w:t xml:space="preserve">Wiggins, D. A. (2005). </w:t>
      </w:r>
      <w:r w:rsidRPr="00E236C8">
        <w:rPr>
          <w:i/>
          <w:iCs/>
        </w:rPr>
        <w:t>Pinyon Jay (</w:t>
      </w:r>
      <w:proofErr w:type="spellStart"/>
      <w:r w:rsidRPr="00E236C8">
        <w:rPr>
          <w:i/>
          <w:iCs/>
        </w:rPr>
        <w:t>Gymnorhinus</w:t>
      </w:r>
      <w:proofErr w:type="spellEnd"/>
      <w:r w:rsidRPr="00E236C8">
        <w:rPr>
          <w:i/>
          <w:iCs/>
        </w:rPr>
        <w:t xml:space="preserve"> </w:t>
      </w:r>
      <w:proofErr w:type="spellStart"/>
      <w:r w:rsidRPr="00E236C8">
        <w:rPr>
          <w:i/>
          <w:iCs/>
        </w:rPr>
        <w:t>cyanocephalus</w:t>
      </w:r>
      <w:proofErr w:type="spellEnd"/>
      <w:r w:rsidRPr="00E236C8">
        <w:rPr>
          <w:i/>
          <w:iCs/>
        </w:rPr>
        <w:t>): A technical conservation assessment.</w:t>
      </w:r>
      <w:r w:rsidRPr="00E236C8">
        <w:t xml:space="preserve"> USDA Forest Service, Rocky Mountain Region. http://www.fs.fed.us/r2/projects/scp/assessments/pinyonjay.pdf</w:t>
      </w:r>
    </w:p>
    <w:p w14:paraId="54D1A828" w14:textId="77777777" w:rsidR="00E236C8" w:rsidRPr="00E236C8" w:rsidRDefault="00E236C8" w:rsidP="00E236C8">
      <w:pPr>
        <w:pStyle w:val="Bibliography"/>
      </w:pPr>
      <w:r w:rsidRPr="00E236C8">
        <w:lastRenderedPageBreak/>
        <w:t xml:space="preserve">Williams, A. P., Cook, B. I., &amp; Smerdon, J. E. (2022). Rapid intensification of the emerging southwestern North American megadrought in 2020–2021. </w:t>
      </w:r>
      <w:r w:rsidRPr="00E236C8">
        <w:rPr>
          <w:i/>
          <w:iCs/>
        </w:rPr>
        <w:t>Nature Climate Change</w:t>
      </w:r>
      <w:r w:rsidRPr="00E236C8">
        <w:t xml:space="preserve">, </w:t>
      </w:r>
      <w:r w:rsidRPr="00E236C8">
        <w:rPr>
          <w:i/>
          <w:iCs/>
        </w:rPr>
        <w:t>12</w:t>
      </w:r>
      <w:r w:rsidRPr="00E236C8">
        <w:t>(3), 232–234. https://doi.org/10.1038/s41558-022-01290-z</w:t>
      </w:r>
    </w:p>
    <w:p w14:paraId="0A2CE4F2" w14:textId="77777777" w:rsidR="00E236C8" w:rsidRPr="00E236C8" w:rsidRDefault="00E236C8" w:rsidP="00E236C8">
      <w:pPr>
        <w:pStyle w:val="Bibliography"/>
      </w:pPr>
      <w:r w:rsidRPr="00E236C8">
        <w:t xml:space="preserve">Wilson, B. T., Lister, A. J., Riemann, R. I., &amp; Griffith, D. M. (2013). </w:t>
      </w:r>
      <w:r w:rsidRPr="00E236C8">
        <w:rPr>
          <w:i/>
          <w:iCs/>
        </w:rPr>
        <w:t>Live tree species basal area of the contiguous United States (2000-2009)</w:t>
      </w:r>
      <w:r w:rsidRPr="00E236C8">
        <w:t xml:space="preserve"> [Dataset]. Forest Service Research Data Archive. https://doi.org/10.2737/RDS-2013-0013</w:t>
      </w:r>
    </w:p>
    <w:p w14:paraId="7757C64B" w14:textId="77777777" w:rsidR="00E236C8" w:rsidRPr="00E236C8" w:rsidRDefault="00E236C8" w:rsidP="00E236C8">
      <w:pPr>
        <w:pStyle w:val="Bibliography"/>
      </w:pPr>
      <w:r w:rsidRPr="00E236C8">
        <w:t xml:space="preserve">Wion, A. P., Pearse, I. S., Broxson, M., &amp; Redmond, M. D. (2025). Mast hindcasts reveal pervasive effects of extreme drought on a foundational conifer species. </w:t>
      </w:r>
      <w:r w:rsidRPr="00E236C8">
        <w:rPr>
          <w:i/>
          <w:iCs/>
        </w:rPr>
        <w:t>New Phytologist</w:t>
      </w:r>
      <w:r w:rsidRPr="00E236C8">
        <w:t xml:space="preserve">, </w:t>
      </w:r>
      <w:r w:rsidRPr="00E236C8">
        <w:rPr>
          <w:i/>
          <w:iCs/>
        </w:rPr>
        <w:t>246</w:t>
      </w:r>
      <w:r w:rsidRPr="00E236C8">
        <w:t>(2), 450–460. https://doi.org/10.1111/nph.20321</w:t>
      </w:r>
    </w:p>
    <w:p w14:paraId="7D5F15CA" w14:textId="77777777" w:rsidR="00E236C8" w:rsidRPr="00E236C8" w:rsidRDefault="00E236C8" w:rsidP="00E236C8">
      <w:pPr>
        <w:pStyle w:val="Bibliography"/>
      </w:pPr>
      <w:r w:rsidRPr="00E236C8">
        <w:t xml:space="preserve">Wion, A. P., Weisberg, P. J., Pearse, I. S., &amp; Redmond, M. D. (2020). Aridity drives spatiotemporal patterns of masting across the latitudinal range of a dryland conifer. </w:t>
      </w:r>
      <w:proofErr w:type="spellStart"/>
      <w:r w:rsidRPr="00E236C8">
        <w:rPr>
          <w:i/>
          <w:iCs/>
        </w:rPr>
        <w:t>Ecography</w:t>
      </w:r>
      <w:proofErr w:type="spellEnd"/>
      <w:r w:rsidRPr="00E236C8">
        <w:t xml:space="preserve">, </w:t>
      </w:r>
      <w:r w:rsidRPr="00E236C8">
        <w:rPr>
          <w:i/>
          <w:iCs/>
        </w:rPr>
        <w:t>43</w:t>
      </w:r>
      <w:r w:rsidRPr="00E236C8">
        <w:t>(4), 569–580. https://doi.org/10.1111/ecog.04856</w:t>
      </w:r>
    </w:p>
    <w:p w14:paraId="43D3F1D3" w14:textId="77777777" w:rsidR="00E236C8" w:rsidRPr="00E236C8" w:rsidRDefault="00E236C8" w:rsidP="00E236C8">
      <w:pPr>
        <w:pStyle w:val="Bibliography"/>
      </w:pPr>
      <w:r w:rsidRPr="00E236C8">
        <w:t xml:space="preserve">Yang, Y., Foster, K. R., Coyte, K. Z., &amp; Li, A. (2023). Time delays modulate the stability of complex ecosystems. </w:t>
      </w:r>
      <w:r w:rsidRPr="00E236C8">
        <w:rPr>
          <w:i/>
          <w:iCs/>
        </w:rPr>
        <w:t>Nature Ecology &amp; Evolution</w:t>
      </w:r>
      <w:r w:rsidRPr="00E236C8">
        <w:t xml:space="preserve">, </w:t>
      </w:r>
      <w:r w:rsidRPr="00E236C8">
        <w:rPr>
          <w:i/>
          <w:iCs/>
        </w:rPr>
        <w:t>7</w:t>
      </w:r>
      <w:r w:rsidRPr="00E236C8">
        <w:t>(10), 1610–1619. https://doi.org/10.1038/s41559-023-02158-x</w:t>
      </w:r>
    </w:p>
    <w:p w14:paraId="34F106D7" w14:textId="77777777" w:rsidR="00E236C8" w:rsidRPr="00E236C8" w:rsidRDefault="00E236C8" w:rsidP="00E236C8">
      <w:pPr>
        <w:pStyle w:val="Bibliography"/>
      </w:pPr>
      <w:r w:rsidRPr="00E236C8">
        <w:t xml:space="preserve">Zylstra, E. R., Ries, L., Neupane, N., Saunders, S. P., Ramírez, M. I., Rendón-Salinas, E., Oberhauser, K. S., Farr, M. T., &amp; Zipkin, E. F. (2021). Changes in climate drive recent monarch butterfly dynamics. </w:t>
      </w:r>
      <w:r w:rsidRPr="00E236C8">
        <w:rPr>
          <w:i/>
          <w:iCs/>
        </w:rPr>
        <w:t>Nature Ecology &amp; Evolution</w:t>
      </w:r>
      <w:r w:rsidRPr="00E236C8">
        <w:t xml:space="preserve">, </w:t>
      </w:r>
      <w:r w:rsidRPr="00E236C8">
        <w:rPr>
          <w:i/>
          <w:iCs/>
        </w:rPr>
        <w:t>5</w:t>
      </w:r>
      <w:r w:rsidRPr="00E236C8">
        <w:t>(10), 1441–1452. https://doi.org/10.1038/s41559-021-01504-1</w:t>
      </w:r>
    </w:p>
    <w:p w14:paraId="63350F03" w14:textId="1DA0421F" w:rsidR="00482FFC" w:rsidRPr="00482FFC" w:rsidRDefault="0019106D" w:rsidP="00E236C8">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36D40CA6" w:rsidR="00A63129" w:rsidRDefault="00A63129" w:rsidP="00A63129">
      <w:r>
        <w:annotationRef/>
      </w:r>
      <w:r w:rsidRPr="33602D50">
        <w:t>will be generating this prior to submission</w:t>
      </w:r>
    </w:p>
  </w:comment>
  <w:comment w:id="10" w:author="Ana Miller-ter Kuile" w:date="2025-10-23T10:52:00Z" w:initials="AM">
    <w:p w14:paraId="7EF1989E" w14:textId="77777777" w:rsidR="00EF64C9" w:rsidRDefault="00EF64C9" w:rsidP="00EF64C9">
      <w:r>
        <w:rPr>
          <w:rStyle w:val="CommentReference"/>
        </w:rPr>
        <w:annotationRef/>
      </w:r>
      <w:r>
        <w:rPr>
          <w:sz w:val="20"/>
          <w:szCs w:val="20"/>
        </w:rPr>
        <w:t>Andreas or Kyle, do you have an easy way to figure out elevation, MAP, and MAT for masked cone production or pinyon ba? Otherwise I'll do this</w:t>
      </w:r>
    </w:p>
  </w:comment>
  <w:comment w:id="19" w:author="Kyle Christopher Rodman" w:date="2025-08-11T12:02:00Z" w:initials="KR">
    <w:p w14:paraId="692C415B" w14:textId="6B3C842A" w:rsidR="00363179" w:rsidRDefault="00332E9D">
      <w:pPr>
        <w:pStyle w:val="CommentText"/>
      </w:pPr>
      <w:r>
        <w:rPr>
          <w:rStyle w:val="CommentReference"/>
        </w:rPr>
        <w:annotationRef/>
      </w:r>
      <w:r w:rsidRPr="36228D75">
        <w:t>You could probably shorten this to just a couple of sentences and make it an appendix section</w:t>
      </w:r>
    </w:p>
  </w:comment>
  <w:comment w:id="20"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64" w:author="Kiona Ogle" w:date="2025-08-21T12:30:00Z" w:initials="KO">
    <w:p w14:paraId="45E0C097" w14:textId="33138884"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62" w:author="Kiona Ogle" w:date="2025-09-24T15:51:00Z" w:initials="KO">
    <w:p w14:paraId="14F726F2" w14:textId="77777777" w:rsidR="00493A20" w:rsidRDefault="00493A20" w:rsidP="00493A20">
      <w:pPr>
        <w:pStyle w:val="CommentText"/>
      </w:pPr>
      <w:r>
        <w:rPr>
          <w:rStyle w:val="CommentReference"/>
        </w:rPr>
        <w:annotationRef/>
      </w:r>
      <w:r>
        <w:t>This seems very out of place. Are the “remotely sensed” cover data the same as the RAP cover data? If so, delete this; if not, then give more explanation for this step that used R.S. data.</w:t>
      </w:r>
    </w:p>
  </w:comment>
  <w:comment w:id="68" w:author="Kyle Christopher Rodman" w:date="2025-08-11T11:57:00Z" w:initials="KR">
    <w:p w14:paraId="6A67D02A" w14:textId="5BA1F062"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7EF1989E" w15:done="0"/>
  <w15:commentEx w15:paraId="692C415B" w15:done="0"/>
  <w15:commentEx w15:paraId="667170D9" w15:paraIdParent="692C415B" w15:done="0"/>
  <w15:commentEx w15:paraId="45E0C097" w15:done="0"/>
  <w15:commentEx w15:paraId="14F726F2" w15:done="0"/>
  <w15:commentEx w15:paraId="6A67D0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271CABB6" w16cex:dateUtc="2025-10-23T17:52:00Z"/>
  <w16cex:commentExtensible w16cex:durableId="65A94FC0" w16cex:dateUtc="2025-08-11T19:02:00Z"/>
  <w16cex:commentExtensible w16cex:durableId="4B76E3C7" w16cex:dateUtc="2025-08-21T19:31:00Z"/>
  <w16cex:commentExtensible w16cex:durableId="3DDD810B" w16cex:dateUtc="2025-08-21T19:30:00Z"/>
  <w16cex:commentExtensible w16cex:durableId="5DB9BAF0" w16cex:dateUtc="2025-09-24T22:51:00Z"/>
  <w16cex:commentExtensible w16cex:durableId="08493D9A" w16cex:dateUtc="2025-08-11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7EF1989E" w16cid:durableId="271CABB6"/>
  <w16cid:commentId w16cid:paraId="692C415B" w16cid:durableId="65A94FC0"/>
  <w16cid:commentId w16cid:paraId="667170D9" w16cid:durableId="4B76E3C7"/>
  <w16cid:commentId w16cid:paraId="45E0C097" w16cid:durableId="3DDD810B"/>
  <w16cid:commentId w16cid:paraId="14F726F2" w16cid:durableId="5DB9BAF0"/>
  <w16cid:commentId w16cid:paraId="6A67D02A" w16cid:durableId="08493D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8544" w14:textId="77777777" w:rsidR="0007162F" w:rsidRDefault="0007162F">
      <w:pPr>
        <w:spacing w:after="0"/>
      </w:pPr>
      <w:r>
        <w:separator/>
      </w:r>
    </w:p>
  </w:endnote>
  <w:endnote w:type="continuationSeparator" w:id="0">
    <w:p w14:paraId="0336A387" w14:textId="77777777" w:rsidR="0007162F" w:rsidRDefault="000716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CD7D" w14:textId="77777777" w:rsidR="0007162F" w:rsidRDefault="0007162F">
      <w:pPr>
        <w:spacing w:after="0"/>
      </w:pPr>
      <w:r>
        <w:separator/>
      </w:r>
    </w:p>
  </w:footnote>
  <w:footnote w:type="continuationSeparator" w:id="0">
    <w:p w14:paraId="31E8E796" w14:textId="77777777" w:rsidR="0007162F" w:rsidRDefault="000716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rson w15:author="Ana Miller-ter Kuile">
    <w15:presenceInfo w15:providerId="AD" w15:userId="S::Ana.Miller-ter-Kuile@nau.edu::f05f7ea4-c99a-402b-8c05-7689738ab6c0"/>
  </w15:person>
  <w15:person w15:author="Kyle Christopher Rodman">
    <w15:presenceInfo w15:providerId="AD" w15:userId="S::Kyle.Rodman@nau.edu::eb4c0d42-db71-4cbe-95f9-6192ec5d8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062B8"/>
    <w:rsid w:val="00017D05"/>
    <w:rsid w:val="0002057B"/>
    <w:rsid w:val="0003237A"/>
    <w:rsid w:val="0003459F"/>
    <w:rsid w:val="0003608C"/>
    <w:rsid w:val="00040BEC"/>
    <w:rsid w:val="00044EBB"/>
    <w:rsid w:val="000473DE"/>
    <w:rsid w:val="0005263B"/>
    <w:rsid w:val="00052BC7"/>
    <w:rsid w:val="00055DC4"/>
    <w:rsid w:val="0007162F"/>
    <w:rsid w:val="00085CB0"/>
    <w:rsid w:val="0008670E"/>
    <w:rsid w:val="00087686"/>
    <w:rsid w:val="00095BB1"/>
    <w:rsid w:val="000A0DF7"/>
    <w:rsid w:val="000A3078"/>
    <w:rsid w:val="000B293B"/>
    <w:rsid w:val="000C1F3C"/>
    <w:rsid w:val="000C6F45"/>
    <w:rsid w:val="000D2862"/>
    <w:rsid w:val="000D576B"/>
    <w:rsid w:val="000E0454"/>
    <w:rsid w:val="000E6782"/>
    <w:rsid w:val="000F105A"/>
    <w:rsid w:val="00100FEF"/>
    <w:rsid w:val="00114B4D"/>
    <w:rsid w:val="00126373"/>
    <w:rsid w:val="001278B6"/>
    <w:rsid w:val="00132C63"/>
    <w:rsid w:val="00136F49"/>
    <w:rsid w:val="00137F43"/>
    <w:rsid w:val="00144A45"/>
    <w:rsid w:val="001533AB"/>
    <w:rsid w:val="001539DD"/>
    <w:rsid w:val="0015719C"/>
    <w:rsid w:val="00164413"/>
    <w:rsid w:val="00164807"/>
    <w:rsid w:val="00167C71"/>
    <w:rsid w:val="00167D56"/>
    <w:rsid w:val="00172574"/>
    <w:rsid w:val="00180953"/>
    <w:rsid w:val="00183C56"/>
    <w:rsid w:val="00186ED6"/>
    <w:rsid w:val="0019106D"/>
    <w:rsid w:val="001B1614"/>
    <w:rsid w:val="001B2070"/>
    <w:rsid w:val="001C0B34"/>
    <w:rsid w:val="001C5D82"/>
    <w:rsid w:val="001D6AB7"/>
    <w:rsid w:val="001E2CD1"/>
    <w:rsid w:val="001F33F2"/>
    <w:rsid w:val="00201D20"/>
    <w:rsid w:val="00203A94"/>
    <w:rsid w:val="00207146"/>
    <w:rsid w:val="00213B0C"/>
    <w:rsid w:val="002151D1"/>
    <w:rsid w:val="00220145"/>
    <w:rsid w:val="00221064"/>
    <w:rsid w:val="002271A6"/>
    <w:rsid w:val="00236C22"/>
    <w:rsid w:val="00240BE0"/>
    <w:rsid w:val="00241C08"/>
    <w:rsid w:val="00247FB8"/>
    <w:rsid w:val="002537F2"/>
    <w:rsid w:val="00275582"/>
    <w:rsid w:val="00282005"/>
    <w:rsid w:val="00287C85"/>
    <w:rsid w:val="00291DDF"/>
    <w:rsid w:val="002946CD"/>
    <w:rsid w:val="002A02DF"/>
    <w:rsid w:val="002A78F8"/>
    <w:rsid w:val="002B1C09"/>
    <w:rsid w:val="002B4D81"/>
    <w:rsid w:val="002C0AB4"/>
    <w:rsid w:val="002C7452"/>
    <w:rsid w:val="002D0660"/>
    <w:rsid w:val="002E03AA"/>
    <w:rsid w:val="002E059F"/>
    <w:rsid w:val="002E0719"/>
    <w:rsid w:val="002E297C"/>
    <w:rsid w:val="002E4972"/>
    <w:rsid w:val="002E6AEF"/>
    <w:rsid w:val="002F06B9"/>
    <w:rsid w:val="002F4C16"/>
    <w:rsid w:val="0030190A"/>
    <w:rsid w:val="00306013"/>
    <w:rsid w:val="00315E09"/>
    <w:rsid w:val="003215D9"/>
    <w:rsid w:val="0032401D"/>
    <w:rsid w:val="00332E9D"/>
    <w:rsid w:val="003405CF"/>
    <w:rsid w:val="00343DB2"/>
    <w:rsid w:val="00347BE8"/>
    <w:rsid w:val="00363179"/>
    <w:rsid w:val="00364CA8"/>
    <w:rsid w:val="003971A1"/>
    <w:rsid w:val="003A387F"/>
    <w:rsid w:val="003A4B20"/>
    <w:rsid w:val="003B444C"/>
    <w:rsid w:val="003B53B7"/>
    <w:rsid w:val="003D1B61"/>
    <w:rsid w:val="003E0957"/>
    <w:rsid w:val="003F2E29"/>
    <w:rsid w:val="00410872"/>
    <w:rsid w:val="00410EEF"/>
    <w:rsid w:val="0043636C"/>
    <w:rsid w:val="00441A32"/>
    <w:rsid w:val="00447F19"/>
    <w:rsid w:val="00450279"/>
    <w:rsid w:val="00456A3F"/>
    <w:rsid w:val="00464FBB"/>
    <w:rsid w:val="00467B8C"/>
    <w:rsid w:val="0047671F"/>
    <w:rsid w:val="004819E8"/>
    <w:rsid w:val="00482FFC"/>
    <w:rsid w:val="00493A20"/>
    <w:rsid w:val="004A00EE"/>
    <w:rsid w:val="004A1F09"/>
    <w:rsid w:val="004B339F"/>
    <w:rsid w:val="004B3824"/>
    <w:rsid w:val="004C5801"/>
    <w:rsid w:val="004D072B"/>
    <w:rsid w:val="004D074E"/>
    <w:rsid w:val="004D1644"/>
    <w:rsid w:val="004D4B7B"/>
    <w:rsid w:val="004D75E2"/>
    <w:rsid w:val="004F23B2"/>
    <w:rsid w:val="004F39EE"/>
    <w:rsid w:val="00501471"/>
    <w:rsid w:val="00503E87"/>
    <w:rsid w:val="00513209"/>
    <w:rsid w:val="00514659"/>
    <w:rsid w:val="005236F7"/>
    <w:rsid w:val="0054338E"/>
    <w:rsid w:val="005507D3"/>
    <w:rsid w:val="00566D27"/>
    <w:rsid w:val="00575F07"/>
    <w:rsid w:val="0058745E"/>
    <w:rsid w:val="005C16F0"/>
    <w:rsid w:val="005C443E"/>
    <w:rsid w:val="005C6E8E"/>
    <w:rsid w:val="005D5F13"/>
    <w:rsid w:val="005D7B77"/>
    <w:rsid w:val="005D7C8D"/>
    <w:rsid w:val="005E2AEB"/>
    <w:rsid w:val="005F1762"/>
    <w:rsid w:val="005F6A84"/>
    <w:rsid w:val="005F7BD6"/>
    <w:rsid w:val="006062EF"/>
    <w:rsid w:val="006103F0"/>
    <w:rsid w:val="00612557"/>
    <w:rsid w:val="00626A70"/>
    <w:rsid w:val="0063252F"/>
    <w:rsid w:val="00653D9D"/>
    <w:rsid w:val="006561E7"/>
    <w:rsid w:val="00660EB4"/>
    <w:rsid w:val="00662164"/>
    <w:rsid w:val="00666031"/>
    <w:rsid w:val="006872A2"/>
    <w:rsid w:val="006941F9"/>
    <w:rsid w:val="006B3C02"/>
    <w:rsid w:val="006B595D"/>
    <w:rsid w:val="006C0909"/>
    <w:rsid w:val="006C1BC7"/>
    <w:rsid w:val="006C286D"/>
    <w:rsid w:val="006C4265"/>
    <w:rsid w:val="006C55E4"/>
    <w:rsid w:val="006E3DFE"/>
    <w:rsid w:val="006F4C84"/>
    <w:rsid w:val="007055F9"/>
    <w:rsid w:val="007069A1"/>
    <w:rsid w:val="00707916"/>
    <w:rsid w:val="00711C3E"/>
    <w:rsid w:val="00715C1E"/>
    <w:rsid w:val="0071752D"/>
    <w:rsid w:val="00727370"/>
    <w:rsid w:val="00728D59"/>
    <w:rsid w:val="007351E8"/>
    <w:rsid w:val="007545A8"/>
    <w:rsid w:val="00762550"/>
    <w:rsid w:val="00767225"/>
    <w:rsid w:val="00771E0C"/>
    <w:rsid w:val="007725FB"/>
    <w:rsid w:val="00785258"/>
    <w:rsid w:val="00785908"/>
    <w:rsid w:val="007945A8"/>
    <w:rsid w:val="007A4E12"/>
    <w:rsid w:val="007A7694"/>
    <w:rsid w:val="007B1138"/>
    <w:rsid w:val="007B38FC"/>
    <w:rsid w:val="007C026E"/>
    <w:rsid w:val="007C330C"/>
    <w:rsid w:val="007D07E4"/>
    <w:rsid w:val="007D7AD4"/>
    <w:rsid w:val="007E3278"/>
    <w:rsid w:val="007E3BE6"/>
    <w:rsid w:val="007F0677"/>
    <w:rsid w:val="007F20E9"/>
    <w:rsid w:val="008059C1"/>
    <w:rsid w:val="008101C6"/>
    <w:rsid w:val="008114F5"/>
    <w:rsid w:val="008160B6"/>
    <w:rsid w:val="008266CE"/>
    <w:rsid w:val="008338FA"/>
    <w:rsid w:val="00840051"/>
    <w:rsid w:val="00840650"/>
    <w:rsid w:val="0084104D"/>
    <w:rsid w:val="00857430"/>
    <w:rsid w:val="00870758"/>
    <w:rsid w:val="0089071C"/>
    <w:rsid w:val="008A1F18"/>
    <w:rsid w:val="008A3B61"/>
    <w:rsid w:val="008A4CAE"/>
    <w:rsid w:val="008B24AA"/>
    <w:rsid w:val="008B6542"/>
    <w:rsid w:val="008C01AB"/>
    <w:rsid w:val="008C03F4"/>
    <w:rsid w:val="008C3953"/>
    <w:rsid w:val="008D0582"/>
    <w:rsid w:val="008F1739"/>
    <w:rsid w:val="008F4B4E"/>
    <w:rsid w:val="008F5C8E"/>
    <w:rsid w:val="008F6A89"/>
    <w:rsid w:val="00914C70"/>
    <w:rsid w:val="00925D18"/>
    <w:rsid w:val="00942FE3"/>
    <w:rsid w:val="009459F1"/>
    <w:rsid w:val="0095581B"/>
    <w:rsid w:val="00966CEB"/>
    <w:rsid w:val="00975F2C"/>
    <w:rsid w:val="00986444"/>
    <w:rsid w:val="00987616"/>
    <w:rsid w:val="0099134A"/>
    <w:rsid w:val="009A0E39"/>
    <w:rsid w:val="009A1BE6"/>
    <w:rsid w:val="009A62EA"/>
    <w:rsid w:val="009C1F31"/>
    <w:rsid w:val="009C4515"/>
    <w:rsid w:val="009D37C7"/>
    <w:rsid w:val="009E14D3"/>
    <w:rsid w:val="009E74D5"/>
    <w:rsid w:val="009E7BA9"/>
    <w:rsid w:val="009F4C17"/>
    <w:rsid w:val="00A065AD"/>
    <w:rsid w:val="00A17E2A"/>
    <w:rsid w:val="00A2792A"/>
    <w:rsid w:val="00A418CE"/>
    <w:rsid w:val="00A51923"/>
    <w:rsid w:val="00A53FB8"/>
    <w:rsid w:val="00A63129"/>
    <w:rsid w:val="00A66A63"/>
    <w:rsid w:val="00A82A9B"/>
    <w:rsid w:val="00A86FA3"/>
    <w:rsid w:val="00A95DE3"/>
    <w:rsid w:val="00AA3036"/>
    <w:rsid w:val="00AA5B73"/>
    <w:rsid w:val="00AA646D"/>
    <w:rsid w:val="00AA6B58"/>
    <w:rsid w:val="00AB19C2"/>
    <w:rsid w:val="00AC0442"/>
    <w:rsid w:val="00AC281A"/>
    <w:rsid w:val="00AD2B50"/>
    <w:rsid w:val="00AE1E03"/>
    <w:rsid w:val="00AF178B"/>
    <w:rsid w:val="00AF6F1D"/>
    <w:rsid w:val="00B0326C"/>
    <w:rsid w:val="00B056C2"/>
    <w:rsid w:val="00B073FE"/>
    <w:rsid w:val="00B07713"/>
    <w:rsid w:val="00B079E1"/>
    <w:rsid w:val="00B11DD0"/>
    <w:rsid w:val="00B20A83"/>
    <w:rsid w:val="00B24923"/>
    <w:rsid w:val="00B336AD"/>
    <w:rsid w:val="00B47A0F"/>
    <w:rsid w:val="00B4B2EF"/>
    <w:rsid w:val="00B51F5B"/>
    <w:rsid w:val="00B54073"/>
    <w:rsid w:val="00B63F63"/>
    <w:rsid w:val="00B65236"/>
    <w:rsid w:val="00B81AEA"/>
    <w:rsid w:val="00B96D92"/>
    <w:rsid w:val="00BA3FBE"/>
    <w:rsid w:val="00BA4510"/>
    <w:rsid w:val="00BA739E"/>
    <w:rsid w:val="00BB019C"/>
    <w:rsid w:val="00BB28EF"/>
    <w:rsid w:val="00BC2839"/>
    <w:rsid w:val="00BD3DAE"/>
    <w:rsid w:val="00BD6793"/>
    <w:rsid w:val="00BE17B6"/>
    <w:rsid w:val="00BE2C8D"/>
    <w:rsid w:val="00BE3A4A"/>
    <w:rsid w:val="00BF2AC0"/>
    <w:rsid w:val="00BF533E"/>
    <w:rsid w:val="00BF706B"/>
    <w:rsid w:val="00C01E47"/>
    <w:rsid w:val="00C146AB"/>
    <w:rsid w:val="00C21ACB"/>
    <w:rsid w:val="00C33659"/>
    <w:rsid w:val="00C37DC0"/>
    <w:rsid w:val="00C51F3D"/>
    <w:rsid w:val="00C65975"/>
    <w:rsid w:val="00C7167B"/>
    <w:rsid w:val="00C727CD"/>
    <w:rsid w:val="00C82930"/>
    <w:rsid w:val="00CC5652"/>
    <w:rsid w:val="00CE1439"/>
    <w:rsid w:val="00CE2CA1"/>
    <w:rsid w:val="00CE3E9E"/>
    <w:rsid w:val="00CE5DE4"/>
    <w:rsid w:val="00CF7BD5"/>
    <w:rsid w:val="00D11A36"/>
    <w:rsid w:val="00D23F1E"/>
    <w:rsid w:val="00D25C6F"/>
    <w:rsid w:val="00D30A78"/>
    <w:rsid w:val="00D351AD"/>
    <w:rsid w:val="00D35F65"/>
    <w:rsid w:val="00D373F1"/>
    <w:rsid w:val="00D426C8"/>
    <w:rsid w:val="00D430F8"/>
    <w:rsid w:val="00D431E9"/>
    <w:rsid w:val="00D52D77"/>
    <w:rsid w:val="00D5360B"/>
    <w:rsid w:val="00D65306"/>
    <w:rsid w:val="00D67E4C"/>
    <w:rsid w:val="00D753EE"/>
    <w:rsid w:val="00D85BFC"/>
    <w:rsid w:val="00D86531"/>
    <w:rsid w:val="00D91440"/>
    <w:rsid w:val="00D93931"/>
    <w:rsid w:val="00DA6BA9"/>
    <w:rsid w:val="00DB13BB"/>
    <w:rsid w:val="00DB2382"/>
    <w:rsid w:val="00DB248A"/>
    <w:rsid w:val="00DC33CD"/>
    <w:rsid w:val="00DD05C3"/>
    <w:rsid w:val="00DD62AF"/>
    <w:rsid w:val="00DF04BB"/>
    <w:rsid w:val="00DF16ED"/>
    <w:rsid w:val="00DF2B03"/>
    <w:rsid w:val="00E03F7B"/>
    <w:rsid w:val="00E05463"/>
    <w:rsid w:val="00E10382"/>
    <w:rsid w:val="00E236C8"/>
    <w:rsid w:val="00E360F7"/>
    <w:rsid w:val="00E50257"/>
    <w:rsid w:val="00E635D0"/>
    <w:rsid w:val="00E71BF5"/>
    <w:rsid w:val="00E71E3F"/>
    <w:rsid w:val="00E71F01"/>
    <w:rsid w:val="00E72E3D"/>
    <w:rsid w:val="00E753D3"/>
    <w:rsid w:val="00E763F2"/>
    <w:rsid w:val="00E7666B"/>
    <w:rsid w:val="00E83628"/>
    <w:rsid w:val="00E927E5"/>
    <w:rsid w:val="00EA0863"/>
    <w:rsid w:val="00EA3AE6"/>
    <w:rsid w:val="00EB453B"/>
    <w:rsid w:val="00EB725C"/>
    <w:rsid w:val="00EB72EC"/>
    <w:rsid w:val="00EC422E"/>
    <w:rsid w:val="00EC50D8"/>
    <w:rsid w:val="00EC5970"/>
    <w:rsid w:val="00EC6B0C"/>
    <w:rsid w:val="00ED29E7"/>
    <w:rsid w:val="00ED4EEA"/>
    <w:rsid w:val="00ED76C3"/>
    <w:rsid w:val="00EE2B01"/>
    <w:rsid w:val="00EF3AC6"/>
    <w:rsid w:val="00EF64C9"/>
    <w:rsid w:val="00F03710"/>
    <w:rsid w:val="00F11CEB"/>
    <w:rsid w:val="00F20DD5"/>
    <w:rsid w:val="00F21677"/>
    <w:rsid w:val="00F2608D"/>
    <w:rsid w:val="00F44600"/>
    <w:rsid w:val="00F4615A"/>
    <w:rsid w:val="00F51C32"/>
    <w:rsid w:val="00F57066"/>
    <w:rsid w:val="00F574EC"/>
    <w:rsid w:val="00F713D7"/>
    <w:rsid w:val="00F718C9"/>
    <w:rsid w:val="00F83DDB"/>
    <w:rsid w:val="00F83FC2"/>
    <w:rsid w:val="00F927A3"/>
    <w:rsid w:val="00F928DF"/>
    <w:rsid w:val="00FA047F"/>
    <w:rsid w:val="00FA0A13"/>
    <w:rsid w:val="00FB105D"/>
    <w:rsid w:val="00FB2CF6"/>
    <w:rsid w:val="00FC7A8E"/>
    <w:rsid w:val="00FD5B80"/>
    <w:rsid w:val="00FE1E5C"/>
    <w:rsid w:val="00FE6ED2"/>
    <w:rsid w:val="00FF43A5"/>
    <w:rsid w:val="00FF74B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1739"/>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42</Pages>
  <Words>55044</Words>
  <Characters>313754</Characters>
  <Application>Microsoft Office Word</Application>
  <DocSecurity>0</DocSecurity>
  <Lines>2614</Lines>
  <Paragraphs>736</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368062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41</cp:revision>
  <dcterms:created xsi:type="dcterms:W3CDTF">2025-10-16T16:59:00Z</dcterms:created>
  <dcterms:modified xsi:type="dcterms:W3CDTF">2025-10-23T17:54:00Z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zotero-version="7.0.27"&gt;&lt;session id="BPoebyXw"/&gt;&lt;style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ies>
</file>
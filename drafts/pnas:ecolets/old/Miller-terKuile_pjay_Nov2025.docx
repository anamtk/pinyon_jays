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F36C8" w14:textId="7141DFA8" w:rsidR="00E10382" w:rsidRDefault="2E9D8CDE" w:rsidP="00EB725C">
      <w:pPr>
        <w:pStyle w:val="Title"/>
      </w:pPr>
      <w:bookmarkStart w:id="0" w:name="materials-and-methods"/>
      <w:r w:rsidRPr="10F02EB4">
        <w:rPr>
          <w:b/>
        </w:rPr>
        <w:t>Title:</w:t>
      </w:r>
      <w:r>
        <w:t xml:space="preserve"> </w:t>
      </w:r>
      <w:r w:rsidR="46AE285C" w:rsidRPr="10F02EB4">
        <w:rPr>
          <w:bCs w:val="0"/>
          <w:szCs w:val="24"/>
        </w:rPr>
        <w:t xml:space="preserve"> </w:t>
      </w:r>
      <w:r w:rsidR="00164413">
        <w:t xml:space="preserve">Caching in: </w:t>
      </w:r>
      <w:r w:rsidR="00236C22">
        <w:t xml:space="preserve">Quantifying </w:t>
      </w:r>
      <w:r w:rsidR="00164413">
        <w:t xml:space="preserve">the temporal </w:t>
      </w:r>
      <w:r w:rsidR="00236C22">
        <w:t>relationships</w:t>
      </w:r>
      <w:r w:rsidR="00172574">
        <w:t xml:space="preserve"> </w:t>
      </w:r>
      <w:r w:rsidR="00164413">
        <w:t xml:space="preserve">of seed dispersal interactions </w:t>
      </w:r>
    </w:p>
    <w:p w14:paraId="1C472ED3" w14:textId="77777777" w:rsidR="00EB725C" w:rsidRPr="00EB725C" w:rsidRDefault="00EB725C" w:rsidP="00EB725C">
      <w:pPr>
        <w:pStyle w:val="BodyText"/>
      </w:pPr>
    </w:p>
    <w:p w14:paraId="12ECABA7" w14:textId="3D25C781" w:rsidR="00A63129" w:rsidRDefault="2E9D8CDE" w:rsidP="00A63129">
      <w:pPr>
        <w:pStyle w:val="FirstParagraph"/>
      </w:pPr>
      <w:r w:rsidRPr="5A83A434">
        <w:rPr>
          <w:b/>
          <w:bCs/>
        </w:rPr>
        <w:t xml:space="preserve">Author </w:t>
      </w:r>
      <w:r w:rsidR="7C2EC806" w:rsidRPr="5A83A434">
        <w:rPr>
          <w:b/>
          <w:bCs/>
        </w:rPr>
        <w:t>L</w:t>
      </w:r>
      <w:r w:rsidRPr="5A83A434">
        <w:rPr>
          <w:b/>
          <w:bCs/>
        </w:rPr>
        <w:t>ist</w:t>
      </w:r>
      <w:r>
        <w:t>: Ana Miller-ter Kuile</w:t>
      </w:r>
      <w:r w:rsidRPr="5A83A434">
        <w:rPr>
          <w:vertAlign w:val="superscript"/>
        </w:rPr>
        <w:t>1,2</w:t>
      </w:r>
      <w:r>
        <w:t>, Andreas</w:t>
      </w:r>
      <w:r w:rsidR="0AB545A8">
        <w:t xml:space="preserve"> P.</w:t>
      </w:r>
      <w:r>
        <w:t xml:space="preserve"> Wion</w:t>
      </w:r>
      <w:r w:rsidRPr="5A83A434">
        <w:rPr>
          <w:vertAlign w:val="superscript"/>
        </w:rPr>
        <w:t>3</w:t>
      </w:r>
      <w:r>
        <w:t xml:space="preserve">, Kyle </w:t>
      </w:r>
      <w:r w:rsidR="64ECA29E">
        <w:t xml:space="preserve">C. </w:t>
      </w:r>
      <w:r>
        <w:t>Rodman</w:t>
      </w:r>
      <w:r w:rsidRPr="5A83A434">
        <w:rPr>
          <w:vertAlign w:val="superscript"/>
        </w:rPr>
        <w:t>4</w:t>
      </w:r>
      <w:r>
        <w:t>, Jamie S. Sanderlin</w:t>
      </w:r>
      <w:r w:rsidRPr="5A83A434">
        <w:rPr>
          <w:vertAlign w:val="superscript"/>
        </w:rPr>
        <w:t>2</w:t>
      </w:r>
      <w:r w:rsidR="00F44FB3">
        <w:t>, Kiona Ogle</w:t>
      </w:r>
      <w:r w:rsidR="00F44FB3" w:rsidRPr="5A83A434">
        <w:rPr>
          <w:vertAlign w:val="superscript"/>
        </w:rPr>
        <w:t>1</w:t>
      </w:r>
    </w:p>
    <w:p w14:paraId="1C81DFAA" w14:textId="6DCE129C" w:rsidR="00A63129" w:rsidRDefault="2E9D8CDE" w:rsidP="00A63129">
      <w:pPr>
        <w:pStyle w:val="BodyText"/>
      </w:pPr>
      <w:r w:rsidRPr="5A83A434">
        <w:rPr>
          <w:b/>
          <w:bCs/>
        </w:rPr>
        <w:t xml:space="preserve">Author </w:t>
      </w:r>
      <w:r w:rsidR="64604529" w:rsidRPr="5A83A434">
        <w:rPr>
          <w:b/>
          <w:bCs/>
        </w:rPr>
        <w:t>A</w:t>
      </w:r>
      <w:r w:rsidRPr="5A83A434">
        <w:rPr>
          <w:b/>
          <w:bCs/>
        </w:rPr>
        <w:t>ffiliations</w:t>
      </w:r>
      <w:r>
        <w:t>:</w:t>
      </w:r>
    </w:p>
    <w:p w14:paraId="3D6E46DD" w14:textId="3875B64B" w:rsidR="00A63129" w:rsidRDefault="2E9D8CDE" w:rsidP="00A63129">
      <w:pPr>
        <w:pStyle w:val="BodyText"/>
      </w:pPr>
      <w:r w:rsidRPr="001F33F2">
        <w:rPr>
          <w:vertAlign w:val="superscript"/>
        </w:rPr>
        <w:t>1</w:t>
      </w:r>
      <w:r>
        <w:t xml:space="preserve"> School of Informatics, Computing, and Cyber Systems, </w:t>
      </w:r>
      <w:r w:rsidR="00562D45">
        <w:t xml:space="preserve">Northern Arizona University, </w:t>
      </w:r>
      <w:r>
        <w:t>Flagstaff, Arizona, USA</w:t>
      </w:r>
    </w:p>
    <w:p w14:paraId="4AA15869" w14:textId="07176A4D" w:rsidR="00A63129" w:rsidRDefault="2E9D8CDE" w:rsidP="00A63129">
      <w:pPr>
        <w:pStyle w:val="BodyText"/>
      </w:pPr>
      <w:r w:rsidRPr="001F33F2">
        <w:rPr>
          <w:vertAlign w:val="superscript"/>
        </w:rPr>
        <w:t>2</w:t>
      </w:r>
      <w:r>
        <w:t xml:space="preserve"> USDA Forest Service</w:t>
      </w:r>
      <w:r w:rsidR="00562D45">
        <w:t>,</w:t>
      </w:r>
      <w:r>
        <w:t xml:space="preserve"> Rocky Mountain Research Station, Flagstaff, Arizona, USA</w:t>
      </w:r>
    </w:p>
    <w:p w14:paraId="2AC9A2F7" w14:textId="15ACCA95" w:rsidR="00A63129" w:rsidRDefault="2E9D8CDE" w:rsidP="00A63129">
      <w:pPr>
        <w:pStyle w:val="BodyText"/>
      </w:pPr>
      <w:r w:rsidRPr="001F33F2">
        <w:rPr>
          <w:vertAlign w:val="superscript"/>
        </w:rPr>
        <w:t>3</w:t>
      </w:r>
      <w:r>
        <w:t xml:space="preserve"> </w:t>
      </w:r>
      <w:r w:rsidR="2F7B8CAB">
        <w:t>Forest Stewards Guild, Santa Fe, New Mexico, USA</w:t>
      </w:r>
    </w:p>
    <w:p w14:paraId="147DAA03" w14:textId="77777777" w:rsidR="00A63129" w:rsidRDefault="2E9D8CDE" w:rsidP="00A63129">
      <w:pPr>
        <w:pStyle w:val="BodyText"/>
      </w:pPr>
      <w:r w:rsidRPr="001F33F2">
        <w:rPr>
          <w:vertAlign w:val="superscript"/>
        </w:rPr>
        <w:t>4</w:t>
      </w:r>
      <w:r>
        <w:t xml:space="preserve"> Ecological Restoration Institute, Northern Arizona University, Flagstaff, Arizona, USA</w:t>
      </w:r>
    </w:p>
    <w:p w14:paraId="33EFE51F" w14:textId="77777777" w:rsidR="00A63129" w:rsidRDefault="00A63129" w:rsidP="00A63129">
      <w:pPr>
        <w:pStyle w:val="BodyText"/>
      </w:pPr>
      <w:r>
        <w:rPr>
          <w:b/>
          <w:bCs/>
        </w:rPr>
        <w:t>Corresponding author:</w:t>
      </w:r>
      <w:r>
        <w:t xml:space="preserve"> Ana Miller-ter Kuile, ana.miller-ter-kuile@nau.edu, Northern Arizona University School of Informatics, Computing, and Cyber Systems, 1295 Knoles Drive, Flagstaff, Arizona 86011</w:t>
      </w:r>
    </w:p>
    <w:p w14:paraId="66C7214E" w14:textId="29F17A78" w:rsidR="00464FBB" w:rsidRPr="00410EEF" w:rsidRDefault="00464FBB" w:rsidP="00A63129">
      <w:pPr>
        <w:pStyle w:val="BodyText"/>
      </w:pPr>
      <w:r w:rsidRPr="006103F0">
        <w:rPr>
          <w:b/>
          <w:bCs/>
        </w:rPr>
        <w:t>Target journal:</w:t>
      </w:r>
      <w:r>
        <w:t xml:space="preserve"> </w:t>
      </w:r>
      <w:r w:rsidRPr="006103F0">
        <w:rPr>
          <w:i/>
          <w:iCs/>
        </w:rPr>
        <w:t>PNAS</w:t>
      </w:r>
      <w:r>
        <w:t xml:space="preserve"> </w:t>
      </w:r>
      <w:r w:rsidR="00410EEF">
        <w:t xml:space="preserve">(4000-8000 words, 4 figures) </w:t>
      </w:r>
      <w:r>
        <w:t xml:space="preserve">or </w:t>
      </w:r>
      <w:r w:rsidRPr="006103F0">
        <w:rPr>
          <w:i/>
          <w:iCs/>
        </w:rPr>
        <w:t>Ecology Letters</w:t>
      </w:r>
      <w:r w:rsidR="00410EEF">
        <w:rPr>
          <w:i/>
          <w:iCs/>
        </w:rPr>
        <w:t xml:space="preserve"> </w:t>
      </w:r>
      <w:r w:rsidR="00410EEF">
        <w:t>(5000 words, 6 figures)</w:t>
      </w:r>
    </w:p>
    <w:p w14:paraId="15359A4D" w14:textId="77777777" w:rsidR="00A63129" w:rsidRDefault="00A63129" w:rsidP="00A63129">
      <w:pPr>
        <w:pStyle w:val="Heading1"/>
      </w:pPr>
      <w:bookmarkStart w:id="1" w:name="conflict-of-interest"/>
      <w:r>
        <w:t>Conflict of Interest</w:t>
      </w:r>
    </w:p>
    <w:p w14:paraId="446D2CC0" w14:textId="77777777" w:rsidR="00A63129" w:rsidRDefault="00A63129" w:rsidP="00A63129">
      <w:pPr>
        <w:pStyle w:val="FirstParagraph"/>
      </w:pPr>
      <w:r>
        <w:t>The authors declare no conflicts of interest.</w:t>
      </w:r>
    </w:p>
    <w:p w14:paraId="2B5AA51B" w14:textId="77777777" w:rsidR="00A63129" w:rsidRDefault="00A63129" w:rsidP="00A63129">
      <w:pPr>
        <w:pStyle w:val="Heading1"/>
      </w:pPr>
      <w:bookmarkStart w:id="2" w:name="author-contributions"/>
      <w:bookmarkEnd w:id="1"/>
      <w:r>
        <w:lastRenderedPageBreak/>
        <w:t>Author Contributions</w:t>
      </w:r>
    </w:p>
    <w:p w14:paraId="009A3C9E" w14:textId="0F5A5250" w:rsidR="00A63129" w:rsidRDefault="36D71A88" w:rsidP="00A63129">
      <w:pPr>
        <w:pStyle w:val="FirstParagraph"/>
      </w:pPr>
      <w:r>
        <w:t>AM</w:t>
      </w:r>
      <w:r w:rsidR="001F33F2">
        <w:t>-tK</w:t>
      </w:r>
      <w:r w:rsidR="2E9D8CDE">
        <w:t xml:space="preserve">, </w:t>
      </w:r>
      <w:r w:rsidR="1E2F72F7">
        <w:t>APW</w:t>
      </w:r>
      <w:r w:rsidR="2E9D8CDE">
        <w:t xml:space="preserve">, and </w:t>
      </w:r>
      <w:r w:rsidR="6B69974F">
        <w:t>KCR</w:t>
      </w:r>
      <w:r w:rsidR="2E9D8CDE">
        <w:t xml:space="preserve"> conceived the ideas; </w:t>
      </w:r>
      <w:r w:rsidR="223D30B8">
        <w:t>A</w:t>
      </w:r>
      <w:r w:rsidR="001F33F2">
        <w:t>M-tK</w:t>
      </w:r>
      <w:r w:rsidR="2E9D8CDE">
        <w:t xml:space="preserve">, </w:t>
      </w:r>
      <w:r w:rsidR="57FE482E">
        <w:t>KO</w:t>
      </w:r>
      <w:r w:rsidR="2E9D8CDE">
        <w:t xml:space="preserve">, and </w:t>
      </w:r>
      <w:r w:rsidR="69906047">
        <w:t>JSS</w:t>
      </w:r>
      <w:r w:rsidR="2E9D8CDE">
        <w:t xml:space="preserve"> developed statistical methods; </w:t>
      </w:r>
      <w:r w:rsidR="0B65BD00">
        <w:t>A</w:t>
      </w:r>
      <w:r w:rsidR="001F33F2">
        <w:t>M-tK</w:t>
      </w:r>
      <w:r w:rsidR="2E9D8CDE">
        <w:t xml:space="preserve"> and </w:t>
      </w:r>
      <w:r w:rsidR="600759E7">
        <w:t>KCR</w:t>
      </w:r>
      <w:r w:rsidR="2E9D8CDE">
        <w:t xml:space="preserve"> developed novel data layers and ran statistical models; </w:t>
      </w:r>
      <w:r w:rsidR="14F1C26D">
        <w:t>AM</w:t>
      </w:r>
      <w:r w:rsidR="001F33F2">
        <w:t>-tK</w:t>
      </w:r>
      <w:r w:rsidR="2E9D8CDE">
        <w:t xml:space="preserve"> led the writing of the manuscript with support from </w:t>
      </w:r>
      <w:r w:rsidR="6DB3B361">
        <w:t>APW</w:t>
      </w:r>
      <w:r w:rsidR="00785908">
        <w:t xml:space="preserve">, </w:t>
      </w:r>
      <w:r w:rsidR="7CE31ED8">
        <w:t>KCR</w:t>
      </w:r>
      <w:r w:rsidR="00785908">
        <w:t>, and KO</w:t>
      </w:r>
      <w:r w:rsidR="2E9D8CDE">
        <w:t xml:space="preserve">. All authors contributed to the drafts and gave final approval for publication. </w:t>
      </w:r>
    </w:p>
    <w:p w14:paraId="026EB98D" w14:textId="26D558F8" w:rsidR="00A63129" w:rsidRDefault="2E9D8CDE" w:rsidP="00A63129">
      <w:pPr>
        <w:pStyle w:val="Heading1"/>
      </w:pPr>
      <w:bookmarkStart w:id="3" w:name="data-availability"/>
      <w:bookmarkEnd w:id="2"/>
      <w:r>
        <w:t xml:space="preserve">Data </w:t>
      </w:r>
      <w:r w:rsidR="1635E2D6">
        <w:t>A</w:t>
      </w:r>
      <w:r>
        <w:t>vailability</w:t>
      </w:r>
    </w:p>
    <w:p w14:paraId="2A11EDD7" w14:textId="649ADBF8" w:rsidR="00A63129" w:rsidRDefault="00A63129" w:rsidP="000E6782">
      <w:pPr>
        <w:pStyle w:val="FirstParagraph"/>
      </w:pPr>
      <w:r>
        <w:t>Data and code for this paper are available on Zenodo (</w:t>
      </w:r>
      <w:commentRangeStart w:id="4"/>
      <w:r>
        <w:t>get up there!</w:t>
      </w:r>
      <w:commentRangeEnd w:id="4"/>
      <w:r>
        <w:rPr>
          <w:rStyle w:val="CommentReference"/>
          <w:sz w:val="24"/>
          <w:szCs w:val="24"/>
        </w:rPr>
        <w:commentReference w:id="4"/>
      </w:r>
      <w:r>
        <w:t>)</w:t>
      </w:r>
      <w:r>
        <w:br w:type="page"/>
      </w:r>
    </w:p>
    <w:p w14:paraId="0CDE2BD9" w14:textId="0D6FA525" w:rsidR="00A63129" w:rsidRDefault="00A63129" w:rsidP="00A63129">
      <w:pPr>
        <w:pStyle w:val="Heading1"/>
      </w:pPr>
      <w:bookmarkStart w:id="5" w:name="abstract"/>
      <w:bookmarkEnd w:id="3"/>
      <w:r>
        <w:lastRenderedPageBreak/>
        <w:t>Abstract</w:t>
      </w:r>
      <w:r w:rsidR="00055DC4">
        <w:t xml:space="preserve"> (</w:t>
      </w:r>
      <w:commentRangeStart w:id="6"/>
      <w:commentRangeStart w:id="7"/>
      <w:r w:rsidR="00055DC4">
        <w:t>250 words max</w:t>
      </w:r>
      <w:commentRangeEnd w:id="6"/>
      <w:r w:rsidR="00562D45">
        <w:rPr>
          <w:rStyle w:val="CommentReference"/>
          <w:sz w:val="24"/>
          <w:szCs w:val="32"/>
        </w:rPr>
        <w:commentReference w:id="6"/>
      </w:r>
      <w:commentRangeEnd w:id="7"/>
      <w:r w:rsidR="0091159F">
        <w:rPr>
          <w:rStyle w:val="CommentReference"/>
          <w:sz w:val="24"/>
          <w:szCs w:val="32"/>
        </w:rPr>
        <w:commentReference w:id="7"/>
      </w:r>
      <w:r w:rsidR="00055DC4">
        <w:t>)</w:t>
      </w:r>
    </w:p>
    <w:p w14:paraId="4244D609" w14:textId="03E8D092" w:rsidR="00A63129" w:rsidRDefault="00E635D0" w:rsidP="000062B8">
      <w:pPr>
        <w:pStyle w:val="Compact"/>
        <w:numPr>
          <w:ilvl w:val="0"/>
          <w:numId w:val="3"/>
        </w:numPr>
      </w:pPr>
      <w:r>
        <w:t>Species interactions</w:t>
      </w:r>
      <w:r w:rsidR="00236C22">
        <w:t>,</w:t>
      </w:r>
      <w:r>
        <w:t xml:space="preserve"> </w:t>
      </w:r>
      <w:r w:rsidR="00236C22">
        <w:t xml:space="preserve">such as </w:t>
      </w:r>
      <w:r w:rsidR="000062B8">
        <w:t>seed dispersal</w:t>
      </w:r>
      <w:r w:rsidR="00236C22">
        <w:t>,</w:t>
      </w:r>
      <w:r w:rsidR="000062B8">
        <w:t xml:space="preserve"> effect populations</w:t>
      </w:r>
      <w:r w:rsidR="00236C22">
        <w:t xml:space="preserve"> and </w:t>
      </w:r>
      <w:r w:rsidR="000062B8">
        <w:t>communities</w:t>
      </w:r>
      <w:r w:rsidR="00236C22">
        <w:t xml:space="preserve"> over varying timescales and shape the structure and function of ecosystems across the globe. </w:t>
      </w:r>
      <w:r>
        <w:t xml:space="preserve">However, we lack a cohesive framework </w:t>
      </w:r>
      <w:r w:rsidR="00236C22">
        <w:t xml:space="preserve">for quantifying </w:t>
      </w:r>
      <w:r w:rsidR="00BD6793">
        <w:t>th</w:t>
      </w:r>
      <w:r w:rsidR="000062B8">
        <w:t>e</w:t>
      </w:r>
      <w:r w:rsidR="005C443E">
        <w:t>ir</w:t>
      </w:r>
      <w:r w:rsidR="000062B8">
        <w:t xml:space="preserve"> temporal dynamics</w:t>
      </w:r>
      <w:r w:rsidR="00BD6793">
        <w:t xml:space="preserve">. </w:t>
      </w:r>
    </w:p>
    <w:p w14:paraId="65D3E591" w14:textId="7F2925A4" w:rsidR="00A63129" w:rsidRDefault="00236C22" w:rsidP="00BA4510">
      <w:pPr>
        <w:pStyle w:val="Compact"/>
        <w:numPr>
          <w:ilvl w:val="0"/>
          <w:numId w:val="3"/>
        </w:numPr>
      </w:pPr>
      <w:r>
        <w:t>Here</w:t>
      </w:r>
      <w:r w:rsidR="00BD6793">
        <w:t xml:space="preserve">, we evaluate </w:t>
      </w:r>
      <w:r>
        <w:t>the dynamics</w:t>
      </w:r>
      <w:r w:rsidR="00BD6793">
        <w:t xml:space="preserve"> between a </w:t>
      </w:r>
      <w:r w:rsidR="00FB105D">
        <w:t>declining</w:t>
      </w:r>
      <w:r w:rsidR="00BD6793">
        <w:t xml:space="preserve"> seed disperser (pinyon jay; </w:t>
      </w:r>
      <w:r w:rsidR="00BD6793" w:rsidRPr="00AC0442">
        <w:rPr>
          <w:i/>
          <w:iCs/>
        </w:rPr>
        <w:t>Gymnorhinus cyanocephalus</w:t>
      </w:r>
      <w:r w:rsidR="00BD6793">
        <w:t xml:space="preserve">) and a masting tree species (two-needle pinyon pine; </w:t>
      </w:r>
      <w:r w:rsidR="00BD6793">
        <w:rPr>
          <w:i/>
          <w:iCs/>
        </w:rPr>
        <w:t>Pinus edulis</w:t>
      </w:r>
      <w:r w:rsidR="00BD6793">
        <w:t xml:space="preserve">) in the </w:t>
      </w:r>
      <w:r>
        <w:t xml:space="preserve">southwestern </w:t>
      </w:r>
      <w:r w:rsidR="00BD6793">
        <w:t xml:space="preserve">USA. We leveraged over a decade (2010-2022) of eBird data on pinyon jay abundance and </w:t>
      </w:r>
      <w:r>
        <w:t>complementary</w:t>
      </w:r>
      <w:r w:rsidR="00BD6793">
        <w:t xml:space="preserve"> </w:t>
      </w:r>
      <w:r w:rsidR="00562D45">
        <w:t xml:space="preserve">data on </w:t>
      </w:r>
      <w:r w:rsidR="00F44600">
        <w:t xml:space="preserve">climate and </w:t>
      </w:r>
      <w:r w:rsidR="00BD6793">
        <w:t xml:space="preserve">yearly pinyon cone production to evaluate the temporal </w:t>
      </w:r>
      <w:r>
        <w:t xml:space="preserve">coupling </w:t>
      </w:r>
      <w:r w:rsidR="00BD6793">
        <w:t xml:space="preserve">between jays and </w:t>
      </w:r>
      <w:r>
        <w:t>seed availability</w:t>
      </w:r>
      <w:r w:rsidR="00BD6793">
        <w:t xml:space="preserve">. </w:t>
      </w:r>
      <w:r w:rsidR="00F44600">
        <w:t xml:space="preserve">We analyzed these data via a flexible modeling framework that </w:t>
      </w:r>
      <w:r w:rsidR="00562D45">
        <w:t>enabled</w:t>
      </w:r>
      <w:r w:rsidR="00F44600">
        <w:t xml:space="preserve"> </w:t>
      </w:r>
      <w:r w:rsidR="00562D45">
        <w:t xml:space="preserve">quantification of </w:t>
      </w:r>
      <w:r w:rsidR="00BD6793">
        <w:t xml:space="preserve">the contribution of </w:t>
      </w:r>
      <w:r>
        <w:t xml:space="preserve">three potential </w:t>
      </w:r>
      <w:r w:rsidR="00BD6793">
        <w:t xml:space="preserve">relationships </w:t>
      </w:r>
      <w:r>
        <w:t xml:space="preserve">describing the response of </w:t>
      </w:r>
      <w:r w:rsidR="00BD6793">
        <w:t xml:space="preserve">pinyon jays </w:t>
      </w:r>
      <w:r>
        <w:t xml:space="preserve">to </w:t>
      </w:r>
      <w:r w:rsidR="00BD6793">
        <w:t xml:space="preserve">pinyon </w:t>
      </w:r>
      <w:r>
        <w:t>cone production</w:t>
      </w:r>
      <w:r w:rsidR="00BD6793">
        <w:t xml:space="preserve">: </w:t>
      </w:r>
      <w:r w:rsidR="00BA4510">
        <w:t>1) anticipatory</w:t>
      </w:r>
      <w:r>
        <w:t xml:space="preserve">, </w:t>
      </w:r>
      <w:r w:rsidR="00BA4510">
        <w:t>2) immediate</w:t>
      </w:r>
      <w:r>
        <w:t xml:space="preserve">, and </w:t>
      </w:r>
      <w:r w:rsidR="00BA4510">
        <w:t>3) delayed.</w:t>
      </w:r>
    </w:p>
    <w:p w14:paraId="0D1AE4C3" w14:textId="68F21F72" w:rsidR="00A63129" w:rsidRDefault="00BD6793" w:rsidP="00A63129">
      <w:pPr>
        <w:pStyle w:val="Compact"/>
        <w:numPr>
          <w:ilvl w:val="0"/>
          <w:numId w:val="3"/>
        </w:numPr>
      </w:pPr>
      <w:r>
        <w:t xml:space="preserve">Pinyon jays were most abundant </w:t>
      </w:r>
      <w:r w:rsidR="00F44600">
        <w:t xml:space="preserve">in </w:t>
      </w:r>
      <w:r>
        <w:t>the spring following high cone production</w:t>
      </w:r>
      <w:r w:rsidR="00055DC4">
        <w:t xml:space="preserve"> (64% relative importance</w:t>
      </w:r>
      <w:r w:rsidR="007A7694">
        <w:t xml:space="preserve">; </w:t>
      </w:r>
      <w:r w:rsidR="00FB105D">
        <w:t>“</w:t>
      </w:r>
      <w:r w:rsidR="00F44600">
        <w:t>immediate</w:t>
      </w:r>
      <w:r w:rsidR="00FB105D">
        <w:t>”</w:t>
      </w:r>
      <w:r w:rsidR="00F44600">
        <w:t xml:space="preserve"> response</w:t>
      </w:r>
      <w:r w:rsidR="00055DC4">
        <w:t>)</w:t>
      </w:r>
      <w:r>
        <w:t xml:space="preserve">, likely because they nested near areas where they cached seeds. </w:t>
      </w:r>
      <w:r w:rsidR="00F44600">
        <w:t>There was also a legacy effect of high seed years</w:t>
      </w:r>
      <w:r w:rsidR="00055DC4">
        <w:t xml:space="preserve"> (</w:t>
      </w:r>
      <w:r w:rsidR="00F44600">
        <w:t xml:space="preserve">34% </w:t>
      </w:r>
      <w:r w:rsidR="00055DC4">
        <w:t xml:space="preserve">relative </w:t>
      </w:r>
      <w:r w:rsidR="008C01AB">
        <w:t xml:space="preserve">importance </w:t>
      </w:r>
      <w:r w:rsidR="00F44600">
        <w:t xml:space="preserve">of the </w:t>
      </w:r>
      <w:r w:rsidR="00FB105D">
        <w:t>“</w:t>
      </w:r>
      <w:r w:rsidR="00F44600">
        <w:t>delayed</w:t>
      </w:r>
      <w:r w:rsidR="00FB105D">
        <w:t>”</w:t>
      </w:r>
      <w:r w:rsidR="00F44600">
        <w:t xml:space="preserve"> response</w:t>
      </w:r>
      <w:r w:rsidR="00055DC4">
        <w:t>)</w:t>
      </w:r>
      <w:r w:rsidR="000062B8">
        <w:t xml:space="preserve">, likely due to </w:t>
      </w:r>
      <w:r w:rsidR="00F44600">
        <w:t xml:space="preserve">delayed </w:t>
      </w:r>
      <w:r w:rsidR="000062B8">
        <w:t>population increases</w:t>
      </w:r>
      <w:r w:rsidR="00F44600">
        <w:t xml:space="preserve"> following increased resource availability</w:t>
      </w:r>
      <w:r>
        <w:t xml:space="preserve">. </w:t>
      </w:r>
      <w:r w:rsidR="000062B8">
        <w:t xml:space="preserve">These effects were mediated by both climate and habitat context. </w:t>
      </w:r>
    </w:p>
    <w:p w14:paraId="5BC6D4B2" w14:textId="52E6468B" w:rsidR="00A63129" w:rsidRDefault="00BD6793" w:rsidP="00A63129">
      <w:pPr>
        <w:pStyle w:val="Compact"/>
        <w:numPr>
          <w:ilvl w:val="0"/>
          <w:numId w:val="3"/>
        </w:numPr>
      </w:pPr>
      <w:r>
        <w:t>This study provides insight into the causes of pinyon jay</w:t>
      </w:r>
      <w:r w:rsidR="00F44600">
        <w:t xml:space="preserve"> decline, which are likely linked to reduced seed productivity</w:t>
      </w:r>
      <w:r>
        <w:t xml:space="preserve">. </w:t>
      </w:r>
      <w:r w:rsidR="00F44600">
        <w:t>Moreover, the</w:t>
      </w:r>
      <w:r>
        <w:t xml:space="preserve"> modeling approach can be </w:t>
      </w:r>
      <w:r w:rsidR="00F44600">
        <w:t>extended to</w:t>
      </w:r>
      <w:r>
        <w:t xml:space="preserve"> evaluate the temporal patterns of species interactions</w:t>
      </w:r>
      <w:r w:rsidR="00F44600">
        <w:t xml:space="preserve"> more generally, which is</w:t>
      </w:r>
      <w:r>
        <w:t xml:space="preserve"> invaluable for building more predictive species interaction models. </w:t>
      </w:r>
    </w:p>
    <w:p w14:paraId="182108E5" w14:textId="270AB30D" w:rsidR="00055DC4" w:rsidRDefault="00055DC4" w:rsidP="00A63129">
      <w:pPr>
        <w:pStyle w:val="Heading1"/>
      </w:pPr>
      <w:bookmarkStart w:id="8" w:name="keywords"/>
      <w:bookmarkEnd w:id="5"/>
      <w:commentRangeStart w:id="9"/>
      <w:r>
        <w:lastRenderedPageBreak/>
        <w:t>Significance Statement (120 words max)</w:t>
      </w:r>
      <w:commentRangeEnd w:id="9"/>
      <w:r w:rsidR="00E03D50">
        <w:rPr>
          <w:rStyle w:val="CommentReference"/>
          <w:sz w:val="24"/>
          <w:szCs w:val="32"/>
        </w:rPr>
        <w:commentReference w:id="9"/>
      </w:r>
    </w:p>
    <w:p w14:paraId="385C7E88" w14:textId="2DC7B2C7" w:rsidR="00E03D50" w:rsidRDefault="0091159F" w:rsidP="0091159F">
      <w:pPr>
        <w:pStyle w:val="BodyText"/>
      </w:pPr>
      <w:r>
        <w:t xml:space="preserve">Mutualist interactions, such as seed dispersal, are jeopardized by ongoing and future anthropogenic change. Relationships between seed dispersers and seeds display complex temporal patterns that have not been </w:t>
      </w:r>
      <w:r w:rsidR="00E03D50">
        <w:t xml:space="preserve">consistently </w:t>
      </w:r>
      <w:r>
        <w:t xml:space="preserve">incorporated into consumer-resource models. We provide a flexible modeling framework that tests multiple temporal relationships between seed dispersers and seed availability. We demonstrate its utility for an imperiled seed dispersal system in the southwestern USA (pinyon jays, </w:t>
      </w:r>
      <w:r w:rsidRPr="00AC0442">
        <w:rPr>
          <w:i/>
          <w:iCs/>
        </w:rPr>
        <w:t>Gymnorhinus cyanocephalus</w:t>
      </w:r>
      <w:r>
        <w:t xml:space="preserve">, and pinyon pine, </w:t>
      </w:r>
      <w:r w:rsidRPr="5A83A434">
        <w:rPr>
          <w:i/>
          <w:iCs/>
        </w:rPr>
        <w:t>Pinus edulis</w:t>
      </w:r>
      <w:r>
        <w:t>). We also explore how local habitat and climate context mediates seed dispersal interactions. This study provides a useful model for evaluating the temporal signals of species interactions</w:t>
      </w:r>
      <w:r w:rsidR="00E03D50">
        <w:t xml:space="preserve"> and has utility in modeling many types of trophic interactions, including predation, parasitism, and other mutualisms. </w:t>
      </w:r>
    </w:p>
    <w:p w14:paraId="75DA91EB" w14:textId="2442220D" w:rsidR="00A63129" w:rsidRDefault="00A63129" w:rsidP="00A63129">
      <w:pPr>
        <w:pStyle w:val="Heading1"/>
      </w:pPr>
      <w:r>
        <w:t>Keywords</w:t>
      </w:r>
    </w:p>
    <w:p w14:paraId="2F8FCE68" w14:textId="2929630D" w:rsidR="00E83628" w:rsidRDefault="00562D45" w:rsidP="00E635D0">
      <w:pPr>
        <w:pStyle w:val="FirstParagraph"/>
        <w:sectPr w:rsidR="00E83628" w:rsidSect="00167C71">
          <w:footerReference w:type="even" r:id="rId12"/>
          <w:footerReference w:type="default" r:id="rId13"/>
          <w:pgSz w:w="12240" w:h="15840"/>
          <w:pgMar w:top="1440" w:right="1440" w:bottom="1440" w:left="1440" w:header="720" w:footer="720" w:gutter="0"/>
          <w:lnNumType w:countBy="1" w:restart="continuous"/>
          <w:cols w:space="720"/>
          <w:titlePg/>
          <w:docGrid w:linePitch="326"/>
        </w:sectPr>
      </w:pPr>
      <w:r w:rsidRPr="00AC0442">
        <w:rPr>
          <w:i/>
          <w:iCs/>
        </w:rPr>
        <w:t>Gymnorhinus cyanocephalus</w:t>
      </w:r>
      <w:r>
        <w:t xml:space="preserve">, </w:t>
      </w:r>
      <w:r w:rsidR="2E9D8CDE">
        <w:t xml:space="preserve">mutualism, </w:t>
      </w:r>
      <w:r w:rsidR="05058B66" w:rsidRPr="5A83A434">
        <w:rPr>
          <w:i/>
          <w:iCs/>
        </w:rPr>
        <w:t>Pinus edulis</w:t>
      </w:r>
      <w:r w:rsidR="2E9D8CDE">
        <w:t xml:space="preserve">, </w:t>
      </w:r>
      <w:r w:rsidR="1B2E6539">
        <w:t xml:space="preserve">resource availability, </w:t>
      </w:r>
      <w:r>
        <w:t xml:space="preserve">seed production, </w:t>
      </w:r>
      <w:r w:rsidR="2E9D8CDE">
        <w:t xml:space="preserve">species </w:t>
      </w:r>
      <w:r w:rsidR="00E635D0">
        <w:t>interactio</w:t>
      </w:r>
      <w:r w:rsidR="2E9D8CDE">
        <w:t>n</w:t>
      </w:r>
      <w:bookmarkStart w:id="10" w:name="introduction"/>
      <w:bookmarkEnd w:id="8"/>
      <w:r w:rsidR="00E635D0">
        <w:t>s, temporal legacies</w:t>
      </w:r>
      <w:r w:rsidR="00282005">
        <w:t>, time lags</w:t>
      </w:r>
    </w:p>
    <w:p w14:paraId="1456D4F7" w14:textId="77777777" w:rsidR="006C55E4" w:rsidRDefault="006C55E4" w:rsidP="006C55E4">
      <w:pPr>
        <w:pStyle w:val="paragraph"/>
        <w:spacing w:before="0" w:beforeAutospacing="0" w:after="0" w:afterAutospacing="0" w:line="480" w:lineRule="auto"/>
        <w:textAlignment w:val="baseline"/>
        <w:rPr>
          <w:rFonts w:ascii="Segoe UI" w:hAnsi="Segoe UI" w:cs="Segoe UI"/>
          <w:sz w:val="18"/>
          <w:szCs w:val="18"/>
        </w:rPr>
      </w:pPr>
      <w:r>
        <w:rPr>
          <w:rStyle w:val="normaltextrun"/>
          <w:b/>
          <w:bCs/>
        </w:rPr>
        <w:lastRenderedPageBreak/>
        <w:t>1 Introduction</w:t>
      </w:r>
      <w:r>
        <w:rPr>
          <w:rStyle w:val="eop"/>
        </w:rPr>
        <w:t> </w:t>
      </w:r>
    </w:p>
    <w:p w14:paraId="1ADF3EDC" w14:textId="485A556C" w:rsidR="006C55E4" w:rsidRDefault="006C55E4" w:rsidP="002F4C16">
      <w:pPr>
        <w:pStyle w:val="paragraph"/>
        <w:spacing w:before="0" w:beforeAutospacing="0" w:after="0" w:afterAutospacing="0" w:line="480" w:lineRule="auto"/>
        <w:textAlignment w:val="baseline"/>
        <w:rPr>
          <w:rStyle w:val="eop"/>
        </w:rPr>
      </w:pPr>
      <w:r>
        <w:rPr>
          <w:rStyle w:val="normaltextrun"/>
        </w:rPr>
        <w:t>Species interactions, including predation, herbivory, competition, and mutualisms, shape the functioning of every ecosystem</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{"citationID":"VnW07xyl","properties":{"formattedCitation":"(Tylianakis et al., 2008)","plainCitation":"(Tylianakis et al., 2008)","noteIndex":0},"citationItems":[{"id":138,"uris":["http://zotero.org/users/6391447/items/695HTSZE"],"itemData":{"id":138,"type":"article-journal","abstract":"The main drivers of global environmental change (CO2 enrichment, nitrogen deposition, climate, biotic invasions and land use) cause extinctions and alter species distributions, and recent evidence shows that they exert pervasive impacts on various antagonistic and mutualistic interactions among species. In this review, we synthesize data from 688 published studies to show that these drivers often alter competitive interactions among plants and animals, exert multitrophic effects on the decomposer food web, increase intensity of pathogen infection, weaken mutualisms involving plants, and enhance herbivory while having variable effects on predation. A recurrent ﬁnding is that there is substantial variability among studies in both the magnitude and direction of effects of any given GEC driver on any given type of biotic interaction. Further, we show that higher order effects among multiple drivers acting simultaneously create challenges in predicting future responses to global environmental change, and that extrapolating these complex impacts across entire networks of species interactions yields unanticipated effects on ecosystems. Finally, we conclude that in order to reliably predict the effects of GEC on community and ecosystem processes, the greatest single challenge will be to determine how biotic and abiotic context alters the direction and magnitude of GEC effects on biotic interactions.","container-title":"Ecology Letters","DOI":"10.1111/j.1461-0248.2008.01250.x","ISSN":"1461023X, 14610248","issue":"12","language":"en","page":"1351-1363","source":"DOI.org (Crossref)","title":"Global change and species interactions in terrestrial ecosystems","volume":"11","author":[{"family":"Tylianakis","given":"Jason M."},{"family":"Didham","given":"Raphael K."},{"family":"Bascompte","given":"Jordi"},{"family":"Wardle","given":"David A."}],"issued":{"date-parts":[["2008",12]]}}}],"schema":"https://github.com/citation-style-language/schema/raw/master/csl-citation.json"} </w:instrText>
      </w:r>
      <w:r w:rsidR="008F1739">
        <w:rPr>
          <w:rStyle w:val="normaltextrun"/>
        </w:rPr>
        <w:fldChar w:fldCharType="separate"/>
      </w:r>
      <w:r w:rsidR="008F1739">
        <w:rPr>
          <w:rStyle w:val="normaltextrun"/>
          <w:noProof/>
        </w:rPr>
        <w:t>(Tylianakis et al., 2008)</w:t>
      </w:r>
      <w:r w:rsidR="008F1739">
        <w:rPr>
          <w:rStyle w:val="normaltextrun"/>
        </w:rPr>
        <w:fldChar w:fldCharType="end"/>
      </w:r>
      <w:r>
        <w:rPr>
          <w:rStyle w:val="normaltextrun"/>
        </w:rPr>
        <w:t>. Mutualist relationships</w:t>
      </w:r>
      <w:r w:rsidR="00AE1E03">
        <w:rPr>
          <w:rStyle w:val="normaltextrun"/>
        </w:rPr>
        <w:t xml:space="preserve"> </w:t>
      </w:r>
      <w:r>
        <w:rPr>
          <w:rStyle w:val="normaltextrun"/>
        </w:rPr>
        <w:t>are</w:t>
      </w:r>
      <w:r w:rsidR="00AE1E03">
        <w:rPr>
          <w:rStyle w:val="normaltextrun"/>
        </w:rPr>
        <w:t xml:space="preserve"> particularly</w:t>
      </w:r>
      <w:r>
        <w:rPr>
          <w:rStyle w:val="normaltextrun"/>
        </w:rPr>
        <w:t xml:space="preserve"> threatened by environmental change across the globe as the loss of one interaction partner often leads to the co-extinction or functional extinction of the other partner, accompanied by the loss of </w:t>
      </w:r>
      <w:r w:rsidR="00282005">
        <w:rPr>
          <w:rStyle w:val="normaltextrun"/>
        </w:rPr>
        <w:t xml:space="preserve">ecosystem </w:t>
      </w:r>
      <w:r>
        <w:rPr>
          <w:rStyle w:val="normaltextrun"/>
        </w:rPr>
        <w:t>functions associated with mutualist interactions</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{"citationID":"KcMhwlFA","properties":{"formattedCitation":"(Donoso et al., 2020; Santos et al., 2025; Valiente\\uc0\\u8208{}Banuet et al., 2015)","plainCitation":"(Donoso et al., 2020; Santos et al., 2025; Valiente‐Banuet et al., 2015)","noteIndex":0},"citationItems":[{"id":2530,"uris":["http://zotero.org/users/6391447/items/B5R8FK83"],"itemData":{"id":2530,"type":"article-journal","abstract":"Abstract\n            Downsizing of animal communities due to defaunation is prevalent in many ecosystems. Yet, we know little about its consequences for ecosystem functions such as seed dispersal. Here, we use eight seed-dispersal networks sampled across the Andes and simulate how downsizing of avian frugivores impacts structural network robustness and seed dispersal. We use a trait-based modeling framework to quantify the consequences of downsizing—relative to random extinctions—for the number of interactions and secondary plant extinctions (as measures of structural robustness) and for long-distance seed dispersal (as a measure of ecosystem function). We find that downsizing leads to stronger functional than structural losses. For instance, 10% size-structured loss of bird species results in almost 40% decline of long-distance seed dispersal, but in less than 10% of structural loss. Our simulations reveal that measures of the structural robustness of ecological networks underestimate the consequences of animal extinction and downsizing for ecosystem functioning.","container-title":"Nature Communications","DOI":"10.1038/s41467-020-15438-y","ISSN":"2041-1723","issue":"1","journalAbbreviation":"Nat Commun","language":"en","page":"1582","source":"DOI.org (Crossref)","title":"Downsizing of animal communities triggers stronger functional than structural decay in seed-dispersal networks","volume":"11","author":[{"family":"Donoso","given":"Isabel"},{"family":"Sorensen","given":"Marjorie C."},{"family":"Blendinger","given":"Pedro G."},{"family":"Kissling","given":"W. Daniel"},{"family":"Neuschulz","given":"Eike Lena"},{"family":"Mueller","given":"Thomas"},{"family":"Schleuning","given":"Matthias"}],"issued":{"date-parts":[["2020",3,27]]}}},{"id":3028,"uris":["http://zotero.org/users/6391447/items/VHSZ4TPU"],"itemData":{"id":3028,"type":"article-journal","abstract":"Addressing the worldwide biodiversity crisis in fragmented landscapes requires considering both immediate and delayed extinctions—the extinction debt. This debt arises from the gradual loss of species following habitat fragmentation. Additionally, species interactions may also experience an extinction debt, affecting ecosystem structure and function. However, the extinction debt for species interactions has received little attention. We studied the lasting effects of habitat fragmentation on plants, herbivore insects of four trophic guilds, parasitoids and their trophic interactions in a dryland landscape in central-western Argentina. Assuming a paid debt in long-fragmented habitats, we examined the potentially unpaid debt in recently fragmented habitats as the difference between the current richness of species and interactions and their expected richness based on area and connectivity from long-fragmented habitats. We found a higher extinction debt for herbivores and plant–herbivore interactions in small, isolated habitats and a lower extinction debt for plants only in small habitats. By contrast, the extinction debt of parasitoids was higher in large, well-connected habitats, while there was no extinction debt detected for herbivore-parasitoid interactions. Understanding the magnitude of extinction debts for species and interactions offers guidance for mitigating future extinctions of species and interactions to curb the degradation of ecosystems and preserve their long-term function.","container-title":"Proceedings of the Royal Society B: Biological Sciences","DOI":"10.1098/rspb.2025.1640","ISSN":"1471-2954","issue":"2056","journalAbbreviation":"Proc. R. Soc. B.","language":"en","page":"20251640","source":"DOI.org (Crossref)","title":"Extinction debt of species and ecological interactions in a fragmented landscape","volume":"292","author":[{"family":"Santos","given":"Micaela"},{"family":"Vázquez","given":"Diego P."},{"family":"Resasco","given":"Julian"}],"issued":{"date-parts":[["2025",10]]}}},{"id":134,"uris":["http://zotero.org/users/6391447/items/VWMS2D8E"],"itemData":{"id":134,"type":"article-journal","container-title":"Functional Ecology","DOI":"10.1111/1365-2435.12356","ISSN":"0269-8463, 1365-2435","issue":"3","journalAbbreviation":"Funct Ecol","language":"en","page":"299-307","source":"DOI.org (Crossref)","title":"Beyond species loss: the extinction of ecological interactions in a changing world","title-short":"Beyond species loss","volume":"29","author":[{"family":"Valiente‐Banuet","given":"Alfonso"},{"family":"Aizen","given":"Marcelo A."},{"family":"Alcántara","given":"Julio M."},{"family":"Arroyo","given":"Juan"},{"family":"Cocucci","given":"Andrea"},{"family":"Galetti","given":"Mauro"},{"family":"García","given":"María B."},{"family":"García","given":"Daniel"},{"family":"Gómez","given":"José M."},{"family":"Jordano","given":"Pedro"},{"family":"Medel","given":"Rodrigo"},{"family":"Navarro","given":"Luis"},{"family":"Obeso","given":"José R."},{"family":"Oviedo","given":"Ramona"},{"family":"Ramírez","given":"Nelson"},{"family":"Rey","given":"Pedro J."},{"family":"Traveset","given":"Anna"},{"family":"Verdú","given":"Miguel"},{"family":"Zamora","given":"Regino"}],"editor":[{"family":"Johnson","given":"Marc"}],"issued":{"date-parts":[["2015",3]]}}}],"schema":"https://github.com/citation-style-language/schema/raw/master/csl-citation.json"} </w:instrText>
      </w:r>
      <w:r w:rsidR="008F1739">
        <w:rPr>
          <w:rStyle w:val="normaltextrun"/>
        </w:rPr>
        <w:fldChar w:fldCharType="separate"/>
      </w:r>
      <w:r w:rsidR="008F1739" w:rsidRPr="008F1739">
        <w:t>(Donoso et al., 2020; Santos et al., 2025; Valiente‐Banuet et al., 2015)</w:t>
      </w:r>
      <w:r w:rsidR="008F1739">
        <w:rPr>
          <w:rStyle w:val="normaltextrun"/>
        </w:rPr>
        <w:fldChar w:fldCharType="end"/>
      </w:r>
      <w:r>
        <w:rPr>
          <w:rStyle w:val="normaltextrun"/>
        </w:rPr>
        <w:t>. For example, the loss of large-bodied seed dispersers reduces forest carbon storage</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{"citationID":"s8gnZ1Of","properties":{"formattedCitation":"(Brodie et al., 2025)","plainCitation":"(Brodie et al., 2025)","noteIndex":0},"citationItems":[{"id":2959,"uris":["http://zotero.org/users/6391447/items/XHTXUPAK"],"itemData":{"id":2959,"type":"article-journal","abstract":"Abstract\n            \n              The urgent need to mitigate and adapt to climate change necessitates a comprehensive understanding of carbon cycling dynamics. Traditionally, global carbon cycle models have focused on vegetation, but recent research suggests that animals can play a significant role in carbon dynamics under some circumstances, potentially enhancing the effectiveness of nature‐based solutions to mitigate climate change. However, links between animals, plants, and carbon remain unclear. We explored the complex interactions between defaunation and ecosystem carbon in Earth's most biodiverse and carbon‐rich biome, tropical rainforests. Defaunation can change patterns of seed dispersal, granivory, and herbivory in ways that alter tree species composition and, therefore, forest carbon above‐ and belowground. Most studies we reviewed show that defaunation reduces carbon storage 0−26% in the Neo‐ and Afrotropics, primarily via population declines in large‐seeded, animal‐dispersed trees. However, Asian forests are not predicted to experience changes because their high‐carbon trees are wind dispersed. Extrapolating these local effects to entire ecosystems implies losses of </w:instrText>
      </w:r>
      <w:r w:rsidR="008F1739">
        <w:rPr>
          <w:rStyle w:val="normaltextrun"/>
          <w:rFonts w:ascii="Cambria Math" w:hAnsi="Cambria Math" w:cs="Cambria Math"/>
        </w:rPr>
        <w:instrText>∼</w:instrText>
      </w:r>
      <w:r w:rsidR="008F1739">
        <w:rPr>
          <w:rStyle w:val="normaltextrun"/>
        </w:rPr>
        <w:instrText xml:space="preserve">1.6 Pg CO\n              2\n              equivalent across the Brazilian Atlantic Forest and 4−9.2 Pg across the Amazon over 100 years and of </w:instrText>
      </w:r>
      <w:r w:rsidR="008F1739">
        <w:rPr>
          <w:rStyle w:val="normaltextrun"/>
          <w:rFonts w:ascii="Cambria Math" w:hAnsi="Cambria Math" w:cs="Cambria Math"/>
        </w:rPr>
        <w:instrText>∼</w:instrText>
      </w:r>
      <w:r w:rsidR="008F1739">
        <w:rPr>
          <w:rStyle w:val="normaltextrun"/>
        </w:rPr>
        <w:instrText xml:space="preserve">14.7−26.3 Pg across the Congo basin over 250 years. In addition to being hard to quantify with precision, the effects of defaunation on ecosystem carbon are highly context dependent; outcomes varied based on the balance between antagonist and mutualist species interactions, abiotic conditions, human pressure, and numerous other factors. A combination of experiments, large‐scale comparative studies, and mechanistic models could help disentangle the effects of defaunation from other anthropogenic forces in the face of the incredible complexity of tropical forest systems. Overall, our synthesis emphasizes the importance of—and inconsistent results when—integrating animal dynamics into carbon cycle models, which is crucial for developing climate change mitigation strategies and effective policies.\n            \n          , \n            \n              \n              Impactos de la defaunación sobre el balance de carbono en los bosques tropicales\n              \n                \n                La urgencia por mitigar y adaptarse al cambio climático requiere que se entiendan las dinámicas del ciclo del carbono. Es común que los modelos del ciclo del carbono se enfoquen en la vegetación, pero estudios recientes sugieren que los animales pueden tener un papel significativo en las dinámicas del carbono bajo ciertas circunstancias, lo que tiene el potencial para mejorar la efectividad de las soluciones basadas en la naturaleza para mitigar el cambio climático. Sin embargo, todavía no está clara la relación entre los animales, las plantas y el carbono. Exploramos las interacciones complejas entre la defaunación y el carbono ambiental en el bioma más biodiverso y más rico en carbono de la Tierra: los bosques tropicales. La defaunación puede cambiar los patrones de dispersión de semillas, granivoría y herbivoría de manera que alteran la composición de especies de árboles y, por lo tanto, el carbono boscoso encima y debajo de la tierra.\n                \n                  La mayoría de los estudios que revisamos muestran que la defaunación reduce el almacenamiento de carbono 0‐26% en las zonas neotropical y afrotropical, principalmente por medio de las declinaciones poblacionales de los árboles con semillas grandes dispersadas por animales. Sin embargo, no hay pronósticos de que los bosques asiáticos sufran cambios porque sus árboles de carbono alto tienen dispersión por viento. Si extrapolamos estos efectos locales a ecosistemas completos, hay una pérdida explícita equivalente de </w:instrText>
      </w:r>
      <w:r w:rsidR="008F1739">
        <w:rPr>
          <w:rStyle w:val="normaltextrun"/>
          <w:rFonts w:ascii="Cambria Math" w:hAnsi="Cambria Math" w:cs="Cambria Math"/>
        </w:rPr>
        <w:instrText>∼</w:instrText>
      </w:r>
      <w:r w:rsidR="008F1739">
        <w:rPr>
          <w:rStyle w:val="normaltextrun"/>
        </w:rPr>
        <w:instrText xml:space="preserve">1.6 Pg CO\n                  2\n                  en el Bosque Atlántico Brasileño y de 4 ‐ 9.2 Pg en la Amazonia a lo largo de cien años; la pérdida es de </w:instrText>
      </w:r>
      <w:r w:rsidR="008F1739">
        <w:rPr>
          <w:rStyle w:val="normaltextrun"/>
          <w:rFonts w:ascii="Cambria Math" w:hAnsi="Cambria Math" w:cs="Cambria Math"/>
        </w:rPr>
        <w:instrText>∼</w:instrText>
      </w:r>
      <w:r w:rsidR="008F1739">
        <w:rPr>
          <w:rStyle w:val="normaltextrun"/>
        </w:rPr>
        <w:instrText xml:space="preserve">14.7 ‐ 26.3 Pg en la cuenca del Congo a lo largo de 250 años. Además de que son difíciles de cuantificar con precisión, los efectos de la defaunación sobre el carbono ambiental dependen en gran parte del contexto; los resultados variaron con base en el balance entra las interacciones de las especies mutualistas y antagonistas, las condiciones abióticas, la presión antropogénica y muchos factores más. Una combinación de experimentos, estudios comparativos a gran escala y modelos mecánicos podrían ayudar a comprender los efectos de la defaunación causada por otras fuerzas antropogénicas de frente a la increíble complejidad de los sistemas de bosques tropicales. En general, nuestra síntesis resalta la importancia de – y los resultados inconstantes cuando – la integración de las dinámicas animales en los modelos del ciclo del carbono, lo cual es importante para desarrollar estrategias de mitigación del cambio climático y políticas efectivas.","container-title":"Conservation Biology","DOI":"10.1111/cobi.14414","ISSN":"0888-8892, 1523-1739","issue":"1","journalAbbreviation":"Conservation Biology","language":"en","page":"e14414","source":"DOI.org (Crossref)","title":"Defaunation impacts on the carbon balance of tropical forests","volume":"39","author":[{"family":"Brodie","given":"Jedediah F."},{"family":"Bello","given":"Carolina"},{"family":"Emer","given":"Carine"},{"family":"Galetti","given":"Mauro"},{"family":"Luskin","given":"Matthew S."},{"family":"Osuri","given":"Anand"},{"family":"Peres","given":"Carlos A."},{"family":"Stoll","given":"Annina"},{"family":"Villar","given":"Nacho"},{"family":"López","given":"Ana‐Benítez"}],"issued":{"date-parts":[["2025",2]]}}}],"schema":"https://github.com/citation-style-language/schema/raw/master/csl-citation.json"} </w:instrText>
      </w:r>
      <w:r w:rsidR="008F1739">
        <w:rPr>
          <w:rStyle w:val="normaltextrun"/>
        </w:rPr>
        <w:fldChar w:fldCharType="separate"/>
      </w:r>
      <w:r w:rsidR="008F1739">
        <w:rPr>
          <w:rStyle w:val="normaltextrun"/>
          <w:noProof/>
        </w:rPr>
        <w:t>(Brodie et al., 2025)</w:t>
      </w:r>
      <w:r w:rsidR="008F1739">
        <w:rPr>
          <w:rStyle w:val="normaltextrun"/>
        </w:rPr>
        <w:fldChar w:fldCharType="end"/>
      </w:r>
      <w:r>
        <w:rPr>
          <w:rStyle w:val="normaltextrun"/>
        </w:rPr>
        <w:t xml:space="preserve">, and the global pollinator decline is likely to </w:t>
      </w:r>
      <w:r w:rsidR="00785908">
        <w:rPr>
          <w:rStyle w:val="normaltextrun"/>
        </w:rPr>
        <w:t xml:space="preserve">negatively impact </w:t>
      </w:r>
      <w:r>
        <w:rPr>
          <w:rStyle w:val="normaltextrun"/>
        </w:rPr>
        <w:t>crop production</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{"citationID":"erGX7bF5","properties":{"formattedCitation":"(Burkle et al., 2013; Reilly et al., 2024)","plainCitation":"(Burkle et al., 2013; Reilly et al., 2024)","noteIndex":0},"citationItems":[{"id":2960,"uris":["http://zotero.org/users/6391447/items/QWPJRRYP"],"itemData":{"id":2960,"type":"article-journal","abstract":"Honeybees Can't Do It Alone\n            \n              The majority of food crops require pollination to set fruit with the honeybee providing a pollination workhorse, with both feral and managed populations an integral component of crop management (see the Perspective by\n              \n                Tylianakis\n              \n              , published online 28 February).\n              \n                Garibaldi\n                et al.\n              \n              (p.\n              1608\n              , published online 28 February) now show that wild pollinators are also a vital part of our crop systems. In more than 40 important crops grown worldwide, wild pollinators improved pollination efficiency, increasing fruit set by twice that facilitated by honeybees.\n              \n                Burkle\n                et al.\n              \n              (p.\n              1611\n              , published online 28 February) took advantage of one of the most thorough and oldest data sets available on plant-pollinator interaction networks and recollected data on plant-pollinator interactions after more than 120 years of climate change and landscape alteration. The historical data set consists of observations collected by Charles Robertson near Carlinville, Illinois (USA), in the late 1800s on the phenology of plants and their pollinating insects, as well as information about which plants and pollinators interacted with one another. Many sites were revisited in the early 1970s and in 2009 and 2010 to collect similar plant-pollinator data. Pollinator function has declined through time, with bees showing lower visitation rates and lower fidelity to individual plant species.\n            \n          , \n            \n              Long-term data in a North American landscape document the loss of species interactions in plant-pollinator networks.\n              \n                [Also see Perspective by\n                Tylianakis\n                ]\n              \n            \n          , \n            Using historic data sets, we quantified the degree to which global change over 120 years disrupted plant-pollinator interactions in a temperate forest understory community in Illinois, USA. We found degradation of interaction network structure and function and extirpation of 50% of bee species. Network changes can be attributed to shifts in forb and bee phenologies resulting in temporal mismatches, nonrandom species extinctions, and loss of spatial co-occurrences between extant species in modified landscapes. Quantity and quality of pollination services have declined through time. The historic network showed flexibility in response to disturbance; however, our data suggest that networks will be less resilient to future changes.","container-title":"Science","DOI":"10.1126/science.1232728","ISSN":"0036-8075, 1095-9203","issue":"6127","journalAbbreviation":"Science","language":"en","page":"1611-1615","source":"DOI.org (Crossref)","title":"Plant-Pollinator Interactions over 120 Years: Loss of Species, Co-Occurrence, and Function","title-short":"Plant-Pollinator Interactions over 120 Years","volume":"339","author":[{"family":"Burkle","given":"Laura A."},{"family":"Marlin","given":"John C."},{"family":"Knight","given":"Tiffany M."}],"issued":{"date-parts":[["2013",3,29]]}}},{"id":2981,"uris":["http://zotero.org/users/6391447/items/G7EIG2IS"],"itemData":{"id":2981,"type":"article-journal","abstract":"Abstract\n            \n              Aim\n              Most of the world's food crops are dependent on pollinators. However, there is a great deal of uncertainty in the strength of this relationship, especially regarding the relative contributions of the honey bee (often a managed species) and wild insects to crop yields on a global scale. Previous data syntheses have likewise reached differing conclusions on whether pollinator species diversity, or only the number of pollinator visits to flowers, is important to crop yield. This study quantifies the current state of these relationships and links to a dynamic version of our analyses that updates automatically as studies become available.\n            \n            \n              Location\n              Global.\n            \n            \n              Time Period\n              Present.\n            \n            \n              Taxa studied\n              Insect pollinators of global crops.\n            \n            \n              Methods\n              Using a newly created database of 93 crop pollination studies across six continents that roughly triples the number of studies previously available, we analysed the relationship between insect visit rates, pollinator diversity, and crop yields in a series of mixed‐effects models.\n            \n            \n              Results\n              We found that honey bees and wild insects contribute roughly equal amounts to crop yields worldwide, having similar average flower visitation rates and producing similar increases in yield per visit. We also found that pollinator species diversity was positively associated with increased crop yields even when total visits from all species are accounted for, though it was less explanatory than the total number of visits itself.\n            \n            \n              Main conclusions\n              Our analysis suggests a middle ground where honey bees are not responsible for the vast majority of crop pollination as has often been assumed in the agricultural literature, and likewise wild insects are not vastly more important than honey bees, as recent global analyses have reported. We also conclude that while pollinator diversity is less important than the number of pollinator visits, these typically involve many species, underscoring the importance of conserving a diversity of wild pollinators.","container-title":"Global Ecology and Biogeography","DOI":"10.1111/geb.13843","ISSN":"1466-822X, 1466-8238","issue":"7","journalAbbreviation":"Global Ecol Biogeogr","language":"en","page":"e13843","source":"DOI.org (Crossref)","title":"Wild insects and honey bees are equally important to crop yields in a global analysis","volume":"33","author":[{"family":"Reilly","given":"James"},{"family":"Bartomeus","given":"Ignasi"},{"family":"Simpson","given":"Dylan"},{"family":"Allen‐Perkins","given":"Alfonso"},{"family":"Garibaldi","given":"Lucas"},{"family":"Winfree","given":"Rachael"}],"issued":{"date-parts":[["2024",7]]}}}],"schema":"https://github.com/citation-style-language/schema/raw/master/csl-citation.json"} </w:instrText>
      </w:r>
      <w:r w:rsidR="008F1739">
        <w:rPr>
          <w:rStyle w:val="normaltextrun"/>
        </w:rPr>
        <w:fldChar w:fldCharType="separate"/>
      </w:r>
      <w:r w:rsidR="008F1739">
        <w:rPr>
          <w:rStyle w:val="normaltextrun"/>
          <w:noProof/>
        </w:rPr>
        <w:t>(Burkle et al., 2013; Reilly et al., 2024)</w:t>
      </w:r>
      <w:r w:rsidR="008F1739">
        <w:rPr>
          <w:rStyle w:val="normaltextrun"/>
        </w:rPr>
        <w:fldChar w:fldCharType="end"/>
      </w:r>
      <w:r w:rsidR="00282005">
        <w:rPr>
          <w:rStyle w:val="normaltextrun"/>
        </w:rPr>
        <w:t xml:space="preserve"> and </w:t>
      </w:r>
      <w:r>
        <w:rPr>
          <w:rStyle w:val="normaltextrun"/>
        </w:rPr>
        <w:t xml:space="preserve">the structure and diversity of </w:t>
      </w:r>
      <w:r w:rsidR="00282005">
        <w:rPr>
          <w:rStyle w:val="normaltextrun"/>
        </w:rPr>
        <w:t xml:space="preserve">native </w:t>
      </w:r>
      <w:r>
        <w:rPr>
          <w:rStyle w:val="normaltextrun"/>
        </w:rPr>
        <w:t>plant communities</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{"citationID":"QOkOVTzr","properties":{"formattedCitation":"(Artamendi et al., 2024; Potts et al., 2010)","plainCitation":"(Artamendi et al., 2024; Potts et al., 2010)","noteIndex":0},"citationItems":[{"id":2980,"uris":["http://zotero.org/users/6391447/items/9GYEVZG9"],"itemData":{"id":2980,"type":"article-journal","container-title":"Nature Ecology &amp; Evolution","DOI":"10.1038/s41559-024-02595-2","ISSN":"2397-334X","issue":"2","journalAbbreviation":"Nat Ecol Evol","language":"en","page":"296-313","source":"DOI.org (Crossref)","title":"Loss of pollinator diversity consistently reduces reproductive success for wild and cultivated plants","volume":"9","author":[{"family":"Artamendi","given":"Maddi"},{"family":"Martin","given":"Philip A."},{"family":"Bartomeus","given":"Ignasi"},{"family":"Magrach","given":"Ainhoa"}],"issued":{"date-parts":[["2024",12,11]]}}},{"id":2962,"uris":["http://zotero.org/users/6391447/items/HCPNDDJ3"],"itemData":{"id":2962,"type":"article-journal","container-title":"Trends in Ecology &amp; Evolution","DOI":"10.1016/j.tree.2010.01.007","ISSN":"01695347","issue":"6","journalAbbreviation":"Trends in Ecology &amp; Evolution","language":"en","license":"https://www.elsevier.com/tdm/userlicense/1.0/","page":"345-353","source":"DOI.org (Crossref)","title":"Global pollinator declines: trends, impacts and drivers","title-short":"Global pollinator declines","volume":"25","author":[{"family":"Potts","given":"Simon G."},{"family":"Biesmeijer","given":"Jacobus C."},{"family":"Kremen","given":"Claire"},{"family":"Neumann","given":"Peter"},{"family":"Schweiger","given":"Oliver"},{"family":"Kunin","given":"William E."}],"issued":{"date-parts":[["2010",6]]}}}],"schema":"https://github.com/citation-style-language/schema/raw/master/csl-citation.json"} </w:instrText>
      </w:r>
      <w:r w:rsidR="008F1739">
        <w:rPr>
          <w:rStyle w:val="normaltextrun"/>
        </w:rPr>
        <w:fldChar w:fldCharType="separate"/>
      </w:r>
      <w:r w:rsidR="008F1739">
        <w:rPr>
          <w:rStyle w:val="normaltextrun"/>
          <w:noProof/>
        </w:rPr>
        <w:t>(Artamendi et al., 2024; Potts et al., 2010)</w:t>
      </w:r>
      <w:r w:rsidR="008F1739">
        <w:rPr>
          <w:rStyle w:val="normaltextrun"/>
        </w:rPr>
        <w:fldChar w:fldCharType="end"/>
      </w:r>
      <w:r>
        <w:rPr>
          <w:rStyle w:val="normaltextrun"/>
        </w:rPr>
        <w:t>. Importantly, many mutualis</w:t>
      </w:r>
      <w:r w:rsidR="00562D45">
        <w:rPr>
          <w:rStyle w:val="normaltextrun"/>
        </w:rPr>
        <w:t>ms</w:t>
      </w:r>
      <w:r>
        <w:rPr>
          <w:rStyle w:val="normaltextrun"/>
        </w:rPr>
        <w:t xml:space="preserve"> have non-instantaneous </w:t>
      </w:r>
      <w:r w:rsidR="00BE17B6">
        <w:rPr>
          <w:rStyle w:val="normaltextrun"/>
        </w:rPr>
        <w:t xml:space="preserve">(e.g., delayed or lagged) </w:t>
      </w:r>
      <w:r>
        <w:rPr>
          <w:rStyle w:val="normaltextrun"/>
        </w:rPr>
        <w:t>effects</w:t>
      </w:r>
      <w:r w:rsidR="0032401D">
        <w:rPr>
          <w:rStyle w:val="normaltextrun"/>
        </w:rPr>
        <w:t xml:space="preserve"> since</w:t>
      </w:r>
      <w:r>
        <w:rPr>
          <w:rStyle w:val="normaltextrun"/>
        </w:rPr>
        <w:t xml:space="preserve"> past population and community dynamics likely shape present and future ecosystem functioning</w:t>
      </w:r>
      <w:r w:rsidR="008F1739">
        <w:rPr>
          <w:rStyle w:val="normaltextrun"/>
        </w:rPr>
        <w:t xml:space="preserve"> </w:t>
      </w:r>
      <w:r w:rsidR="008F1739">
        <w:rPr>
          <w:rStyle w:val="normaltextrun"/>
        </w:rPr>
        <w:fldChar w:fldCharType="begin"/>
      </w:r>
      <w:r w:rsidR="00513209">
        <w:rPr>
          <w:rStyle w:val="normaltextrun"/>
        </w:rPr>
        <w:instrText xml:space="preserve"> ADDIN ZOTERO_ITEM CSL_CITATION {"citationID":"o3f74da0","properties":{"formattedCitation":"(Essl et al., 2015; Padisak, 1992)","plainCitation":"(Essl et al., 2015; Padisak, 1992)","noteIndex":0},"citationItems":[{"id":2537,"uris":["http://zotero.org/users/6391447/items/9YYMRAVA"],"itemData":{"id":2537,"type":"article-journal","abstract":"Abstract\n            \n              Aim\n              Biodiversity responses to changing environmental forcing on species are often characterized by considerable time‐lags (= relaxation times). Although changes to the occurrence and abundance of species likely have cascading effects (e.g. on species of other trophic levels, genes, community structure and ecosystem processes), current concepts addressing lagged biodiversity responses are limited to single drivers affecting a few biodiversity components (e.g. extinction debt in terms of species numbers or population size). Little attention has been paid to the interacting and cumulative nature of time‐lag phenomena. Here, we synthesize current knowledge, mechanisms and implications of delayed biodiversity responses and propose a ‘cumulative biodiversity lags‐framework’ which aims to integrate lagged responses of various components of biological organization.\n            \n            \n              Location\n              Global.\n            \n            \n              Results\n              Effects of change in environmental forcing are transmitted along a series of linked cause–effect relationships which act on different biodiversity components (e.g. individuals, populations, species, communities). We show that lagged responses to environmental forcing are caused by different mechanisms (e.g. metapopulation dynamics, dispersal limitation, successional dynamics), which operate sequentially on these intermediary links. Lags manifest themselves on the respective biodiversity component which changes over time; the full relaxation time of a focal system will therefore depend on the aggregate length of different lags. We elucidate key mechanisms and circumstances which are likely to cause cumulative lagged responses, and propose research avenues to improve understanding of cumulative biodiversity lags.\n            \n            \n              Main conclusions\n              The failure to give adequate consideration to widespread cumulative time‐lags often masks the full extent of biodiversity changes that have already been triggered. Effects that are particularly relevant for human livelihoods (e.g. changes in the provision of ecosystem services) may emerge with the most pronounced delay. Accordingly, the consideration of appropriate temporal scales should become a key topic in future work at the science–policy interface.","container-title":"Diversity and Distributions","DOI":"10.1111/ddi.12312","ISSN":"1366-9516, 1472-4642","issue":"5","journalAbbreviation":"Diversity and Distributions","language":"en","page":"534-547","source":"DOI.org (Crossref)","title":"Historical legacies accumulate to shape future biodiversity in an era of rapid global change","volume":"21","author":[{"family":"Essl","given":"Franz"},{"family":"Dullinger","given":"Stefan"},{"family":"Rabitsch","given":"Wolfgang"},{"family":"Hulme","given":"Philip E."},{"family":"Pyšek","given":"Petr"},{"family":"Wilson","given":"John R. U."},{"family":"Richardson","given":"David M."}],"editor":[{"family":"Kueffer","given":"Christoph"}],"issued":{"date-parts":[["2015",5]]}}},{"id":3029,"uris":["http://zotero.org/users/6391447/items/JYXAPBIR"],"itemData":{"id":3029,"type":"article-journal","container-title":"The Journal of Ecology","DOI":"10.2307/2261008","ISSN":"00220477","issue":"2","journalAbbreviation":"The Journal of Ecology","page":"217","source":"DOI.org (Crossref)","title":"Seasonal Succession of Phytoplankton in a Large Shallow Lake (Balaton, Hungary)--A Dynamic Approach to Ecological Memory, Its Possible Role and Mechanisms","volume":"80","author":[{"family":"Padisak","given":"Judit"}],"issued":{"date-parts":[["1992",6]]}}}],"schema":"https://github.com/citation-style-language/schema/raw/master/csl-citation.json"} </w:instrText>
      </w:r>
      <w:r w:rsidR="008F1739">
        <w:rPr>
          <w:rStyle w:val="normaltextrun"/>
        </w:rPr>
        <w:fldChar w:fldCharType="separate"/>
      </w:r>
      <w:r w:rsidR="00513209">
        <w:rPr>
          <w:rStyle w:val="normaltextrun"/>
          <w:noProof/>
        </w:rPr>
        <w:t>(Essl et al., 2015; Padisak, 1992)</w:t>
      </w:r>
      <w:r w:rsidR="008F1739">
        <w:rPr>
          <w:rStyle w:val="normaltextrun"/>
        </w:rPr>
        <w:fldChar w:fldCharType="end"/>
      </w:r>
      <w:r w:rsidR="008F1739">
        <w:rPr>
          <w:rStyle w:val="normaltextrun"/>
        </w:rPr>
        <w:t>.</w:t>
      </w:r>
      <w:r>
        <w:rPr>
          <w:rStyle w:val="normaltextrun"/>
        </w:rPr>
        <w:t xml:space="preserve"> Thus, understanding </w:t>
      </w:r>
      <w:r w:rsidR="006E3DFE">
        <w:rPr>
          <w:rStyle w:val="normaltextrun"/>
        </w:rPr>
        <w:t xml:space="preserve">how mutualisms are likely to change in the future </w:t>
      </w:r>
      <w:r>
        <w:rPr>
          <w:rStyle w:val="normaltextrun"/>
        </w:rPr>
        <w:t>requires examining the temporal dynamics</w:t>
      </w:r>
      <w:r w:rsidR="006E3DFE">
        <w:rPr>
          <w:rStyle w:val="normaltextrun"/>
        </w:rPr>
        <w:t xml:space="preserve"> of interaction strengths along with the population and community drivers of these dynamics </w:t>
      </w:r>
      <w:r w:rsidR="008F1739">
        <w:rPr>
          <w:rStyle w:val="normaltextrun"/>
        </w:rPr>
        <w:fldChar w:fldCharType="begin"/>
      </w:r>
      <w:r w:rsidR="008F1739">
        <w:rPr>
          <w:rStyle w:val="normaltextrun"/>
        </w:rPr>
        <w:instrText xml:space="preserve"> ADDIN ZOTERO_ITEM CSL_CITATION {"citationID":"i7wSUZAl","properties":{"formattedCitation":"(Figueiredo et al., 2019)","plainCitation":"(Figueiredo et al., 2019)","noteIndex":0},"citationItems":[{"id":2545,"uris":["http://zotero.org/users/6391447/items/BQIXEEKN"],"itemData":{"id":2545,"type":"article-journal","abstract":"Extinction debt refers to delayed species extinctions expected as a consequence of ecosystem perturbation. Quantifying such extinctions and investigating long‐term consequences of perturbations has proven challenging, because perturbations are not isolated and occur across various spatial and temporal scales, from local habitat losses to global warming. Additionally, the relative importance of eco‐evolutionary processes varies across scales, because levels of ecological organization, i.e. individuals, (meta)populations and (meta)communities, respond hierarchically to perturbations. To summarize our current knowledge of the scales and mechanisms influencing extinction debts, we reviewed recent empirical, theoretical and methodological studies addressing either the spatio–temporal scales of extinction debts or the eco‐evolutionary mechanisms delaying extinctions. Extinction debts were detected across a range of ecosystems and taxonomic groups, with estimates ranging from 9 to 90% of current species richness. The duration over which debts have been sustained varies from 5 to 570 yr, and projections of the total period required to settle a debt can extend to 1000 yr. Reported causes of delayed extinctions are 1) life‐history traits that prolong individual survival, and 2) population and metapopulation dynamics that maintain populations under deteriorated conditions. Other potential factors that may extend survival time such as microevolutionary dynamics, or delayed extinctions of interaction partners, have rarely been analyzed. Therefore, we propose a roadmap for future research with three key avenues: 1) the microevolutionary dynamics of extinction processes, 2) the disjunctive loss of interacting species and 3) the impact of multiple regimes of perturbation on the payment of debts. For their ability to integrate processes occurring at different levels of ecological organization, we highlight mechanistic simulation models as tools to address these knowledge gaps and to deepen our understanding of extinction dynamics.","container-title":"Ecography","DOI":"10.1111/ecog.04740","ISSN":"0906-7590, 1600-0587","issue":"12","journalAbbreviation":"Ecography","language":"en","page":"1973-1990","source":"DOI.org (Crossref)","title":"Understanding extinction debts: spatio–temporal scales, mechanisms and a roadmap for future research","title-short":"Understanding extinction debts","volume":"42","author":[{"family":"Figueiredo","given":"Ludmilla"},{"family":"Krauss","given":"Jochen"},{"family":"Steffan‐Dewenter","given":"Ingolf"},{"family":"Sarmento Cabral","given":"Juliano"}],"issued":{"date-parts":[["2019",12]]}}}],"schema":"https://github.com/citation-style-language/schema/raw/master/csl-citation.json"} </w:instrText>
      </w:r>
      <w:r w:rsidR="008F1739">
        <w:rPr>
          <w:rStyle w:val="normaltextrun"/>
        </w:rPr>
        <w:fldChar w:fldCharType="separate"/>
      </w:r>
      <w:r w:rsidR="008F1739">
        <w:rPr>
          <w:rStyle w:val="normaltextrun"/>
          <w:noProof/>
        </w:rPr>
        <w:t>(Figueiredo et al., 2019)</w:t>
      </w:r>
      <w:r w:rsidR="008F1739">
        <w:rPr>
          <w:rStyle w:val="normaltextrun"/>
        </w:rPr>
        <w:fldChar w:fldCharType="end"/>
      </w:r>
      <w:r w:rsidR="008F1739">
        <w:rPr>
          <w:rStyle w:val="normaltextrun"/>
        </w:rPr>
        <w:t>.</w:t>
      </w:r>
    </w:p>
    <w:p w14:paraId="7255F75B" w14:textId="7DB735F1" w:rsidR="006C55E4" w:rsidRPr="0032401D" w:rsidRDefault="00164413" w:rsidP="00164413">
      <w:pPr>
        <w:pStyle w:val="paragraph"/>
        <w:spacing w:before="0" w:beforeAutospacing="0" w:after="0" w:afterAutospacing="0" w:line="480" w:lineRule="auto"/>
        <w:textAlignment w:val="baseline"/>
      </w:pPr>
      <w:r>
        <w:rPr>
          <w:rStyle w:val="eop"/>
        </w:rPr>
        <w:tab/>
        <w:t>Mutualist interaction strength and direction are shaped by past dynamics, reflecting ecological memory or biological legacies</w:t>
      </w:r>
      <w:r w:rsidR="008F1739">
        <w:rPr>
          <w:rStyle w:val="eop"/>
        </w:rPr>
        <w:t xml:space="preserve"> </w:t>
      </w:r>
      <w:r w:rsidR="008F1739">
        <w:rPr>
          <w:rStyle w:val="eop"/>
        </w:rPr>
        <w:fldChar w:fldCharType="begin"/>
      </w:r>
      <w:r w:rsidR="001C5D82">
        <w:rPr>
          <w:rStyle w:val="eop"/>
        </w:rPr>
        <w:instrText xml:space="preserve"> ADDIN ZOTERO_ITEM CSL_CITATION {"citationID":"oJY2rIbX","properties":{"formattedCitation":"(Ogle et al., 2015; Padisak, 1992)","plainCitation":"(Ogle et al., 2015; Padisak, 1992)","dontUpdate":true,"noteIndex":0},"citationItems":[{"id":67,"uris":["http://zotero.org/users/6391447/items/HCIC6RJW"],"itemData":{"id":67,"type":"article-journal","abstract":"The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T."}],"editor":[{"family":"Cleland","given":"Elsa"}],"issued":{"date-parts":[["2015",3]]}}},{"id":3029,"uris":["http://zotero.org/users/6391447/items/JYXAPBIR"],"itemData":{"id":3029,"type":"article-journal","container-title":"The Journal of Ecology","DOI":"10.2307/2261008","ISSN":"00220477","issue":"2","journalAbbreviation":"The Journal of Ecology","page":"217","source":"DOI.org (Crossref)","title":"Seasonal Succession of Phytoplankton in a Large Shallow Lake (Balaton, Hungary)--A Dynamic Approach to Ecological Memory, Its Possible Role and Mechanisms","volume":"80","author":[{"family":"Padisak","given":"Judit"}],"issued":{"date-parts":[["1992",6]]}}}],"schema":"https://github.com/citation-style-language/schema/raw/master/csl-citation.json"} </w:instrText>
      </w:r>
      <w:r w:rsidR="008F1739">
        <w:rPr>
          <w:rStyle w:val="eop"/>
        </w:rPr>
        <w:fldChar w:fldCharType="separate"/>
      </w:r>
      <w:r w:rsidR="008F1739">
        <w:rPr>
          <w:rStyle w:val="eop"/>
          <w:noProof/>
        </w:rPr>
        <w:t>(e.g., Ogle et al., 2015; Padisak, 1992)</w:t>
      </w:r>
      <w:r w:rsidR="008F1739">
        <w:rPr>
          <w:rStyle w:val="eop"/>
        </w:rPr>
        <w:fldChar w:fldCharType="end"/>
      </w:r>
      <w:r>
        <w:rPr>
          <w:rStyle w:val="normaltextrun"/>
        </w:rPr>
        <w:t>,</w:t>
      </w:r>
      <w:r>
        <w:rPr>
          <w:rStyle w:val="eop"/>
        </w:rPr>
        <w:t xml:space="preserve"> and often vary across space due to variation in fitness, resource availability, and competitive interactions</w:t>
      </w:r>
      <w:r w:rsidR="008F1739">
        <w:rPr>
          <w:rStyle w:val="eop"/>
        </w:rPr>
        <w:t xml:space="preserve"> </w:t>
      </w:r>
      <w:r w:rsidR="008F1739">
        <w:rPr>
          <w:rStyle w:val="eop"/>
        </w:rPr>
        <w:fldChar w:fldCharType="begin"/>
      </w:r>
      <w:r w:rsidR="008F1739">
        <w:rPr>
          <w:rStyle w:val="eop"/>
        </w:rPr>
        <w:instrText xml:space="preserve"> ADDIN ZOTERO_ITEM CSL_CITATION {"citationID":"m9fREqfa","properties":{"formattedCitation":"(Langendorf et al., 2025; Liu &amp; Gaines, 2022)","plainCitation":"(Langendorf et al., 2025; Liu &amp; Gaines, 2022)","noteIndex":0},"citationItems":[{"id":3018,"uris":["http://zotero.org/groups/5634119/items/RR75FX8C"],"itemData":{"id":3018,"type":"article-journal","abstract":"Sea otters are an iconic keystone predator that can maintain kelp forests by preying on grazing invertebrates such as sea urchins. However, the effects of sea otters on kelp forests vary over their geographic range. Here, we analyze two 30-y datasets on kelp forest communities during the reintroduction of sea otters along the west coast of Vancouver Island, BC, Canada, and around San Nicolas Island, CA. We developed a community model to estimate species interactions as dynamic rates, varying with community state. We find evidence of a classic trophic cascade off Vancouver Island; the arrival of otters quickly led to depletion of urchins and recovery of kelp. However, this cascade was muted around San Nicolas Island, with otters, urchins, and kelp all coexisting at intermediate densities for multiple years. Our models show that this difference came from a pulse of strong otter impacts on urchins following recolonization off Vancouver Island, but not off San Nicolas Island. The mean effects of otters on urchins and urchins on kelp were not stronger in the north, indicating that interaction dynamics and not average interaction strength are key to explaining differences in community trajectories. We also find stronger multistep interaction chains in the south, arising from competitive interactions that indirectly buffered otter effects. These findings shed light on long-standing hypotheses about how interspecific interactions can alter the function of keystone species across community contexts. More broadly, we show how community change can be more accurately predicted by considering dynamic interaction strengths.","container-title":"Proceedings of the National Academy of Sciences","DOI":"10.1073/pnas.2413360122","ISSN":"0027-8424, 1091-6490","issue":"10","journalAbbreviation":"Proc. Natl. Acad. Sci. U.S.A.","language":"en","page":"e2413360122","source":"DOI.org (Crossref)","title":"Dynamic and context-dependent keystone species effects in kelp forests","volume":"122","author":[{"family":"Langendorf","given":"Ryan E."},{"family":"Estes","given":"James A."},{"family":"Watson","given":"Jane C."},{"family":"Kenner","given":"Michael C."},{"family":"Hatfield","given":"Brian B."},{"family":"Tinker","given":"M. Tim"},{"family":"Waddle","given":"Ellen"},{"family":"DeMarche","given":"Megan L."},{"family":"Doak","given":"Daniel F."}],"issued":{"date-parts":[["2025",3,11]]}}},{"id":3001,"uris":["http://zotero.org/groups/5634119/items/LW73UBXP"],"itemData":{"id":3001,"type":"article-journal","abstract":"Ecological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rsidR="008F1739">
        <w:rPr>
          <w:rStyle w:val="eop"/>
        </w:rPr>
        <w:fldChar w:fldCharType="separate"/>
      </w:r>
      <w:r w:rsidR="008F1739">
        <w:rPr>
          <w:rStyle w:val="eop"/>
          <w:noProof/>
        </w:rPr>
        <w:t>(Langendorf et al., 2025; Liu &amp; Gaines, 2022)</w:t>
      </w:r>
      <w:r w:rsidR="008F1739">
        <w:rPr>
          <w:rStyle w:val="eop"/>
        </w:rPr>
        <w:fldChar w:fldCharType="end"/>
      </w:r>
      <w:r w:rsidR="006C55E4">
        <w:rPr>
          <w:rStyle w:val="normaltextrun"/>
        </w:rPr>
        <w:t xml:space="preserve">. </w:t>
      </w:r>
      <w:r w:rsidR="0032401D">
        <w:rPr>
          <w:rStyle w:val="normaltextrun"/>
        </w:rPr>
        <w:t xml:space="preserve">This </w:t>
      </w:r>
      <w:r w:rsidR="00715C1E">
        <w:rPr>
          <w:rStyle w:val="normaltextrun"/>
        </w:rPr>
        <w:t xml:space="preserve">spatiotemporal </w:t>
      </w:r>
      <w:r w:rsidR="0032401D">
        <w:rPr>
          <w:rStyle w:val="normaltextrun"/>
        </w:rPr>
        <w:t>variation may be especially important for seed dispersal</w:t>
      </w:r>
      <w:r w:rsidR="00715C1E">
        <w:rPr>
          <w:rStyle w:val="normaltextrun"/>
        </w:rPr>
        <w:t xml:space="preserve"> interactions</w:t>
      </w:r>
      <w:r w:rsidR="0032401D">
        <w:rPr>
          <w:rStyle w:val="normaltextrun"/>
        </w:rPr>
        <w:t xml:space="preserve">, where mutualisms can switch </w:t>
      </w:r>
      <w:r w:rsidR="00715C1E">
        <w:rPr>
          <w:rStyle w:val="normaltextrun"/>
        </w:rPr>
        <w:t xml:space="preserve">between beneficial to </w:t>
      </w:r>
      <w:r w:rsidR="0032401D">
        <w:rPr>
          <w:rStyle w:val="normaltextrun"/>
        </w:rPr>
        <w:t xml:space="preserve">consumptive </w:t>
      </w:r>
      <w:r w:rsidR="00562D45">
        <w:rPr>
          <w:rStyle w:val="normaltextrun"/>
        </w:rPr>
        <w:t xml:space="preserve">relationships </w:t>
      </w:r>
      <w:r w:rsidR="0032401D">
        <w:rPr>
          <w:rStyle w:val="normaltextrun"/>
        </w:rPr>
        <w:t>depending on seed availability</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{"citationID":"KjFjW6XI","properties":{"formattedCitation":"(Bogdziewicz et al., 2020; Moore &amp; Dittel, 2020; Sawaya et al., 2018)","plainCitation":"(Bogdziewicz et al., 2020; Moore &amp; Dittel, 2020; Sawaya et al., 2018)","noteIndex":0},"citationItems":[{"id":2854,"uris":["http://zotero.org/groups/5634119/items/MJABSAQ9"],"itemData":{"id":2854,"type":"article-journal","abstract":"AbstractNumerous interactions between plants and animals vary in their outcome between antagonism and mutualism. Interactions between plants and scatter‐hoarding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scatter‐hoarding rodents and both focal oaks were antagonistic. Even though caching increased the likelihood of seedling establishment, this effect was not strong enough to compensate for the costs of seed predation. Furthermore, there was no evidence that the short‐distance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1365-2745","issue":"3","language":"en","license":"http://onlinelibrary.wiley.com/termsAndConditions#vor","note":"publisher: Wiley","page":"1009-1018","source":"Crossref","title":"Do benefits of seed dispersal and caching by scatterhoarders outweigh the costs of predation? An example with oaks and yellow‐necked mice","title-short":"Do benefits of seed dispersal and caching by scatterhoarders outweigh the costs of predation?","volume":"108","author":[{"family":"Bogdziewicz","given":"Michał"},{"family":"Crone","given":"Elizabeth E."},{"family":"Zwolak","given":"Rafał"}],"editor":[{"family":"Rees","given":"Mark"}],"issued":{"date-parts":[["2020",5]]}}},{"id":2866,"uris":["http://zotero.org/groups/5634119/items/DSHJRM3N"],"itemData":{"id":2866,"type":"article-journal","abstract":"AbstractSpecies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1365-2745","issue":"5","language":"en","license":"http://creativecommons.org/licenses/by/4.0/","note":"publisher: Wiley","page":"1775-1783","source":"Crossref","title":"On mutualism, models, and masting: The effects of seed‐dispersing animals on the plants they disperse","title-short":"On mutualism, models, and masting","volume":"108","author":[{"family":"Moore","given":"Christopher M."},{"family":"Dittel","given":"Jacob W."}],"editor":[{"family":"Shefferson","given":"Richard"}],"issued":{"date-parts":[["2020",9]]}}},{"id":2839,"uris":["http://zotero.org/groups/5634119/items/4S5TLTGP"],"itemData":{"id":2839,"type":"article-journal","abstract":"ABSTRACTThe conditional mutualism between scatterhoarders and trees varies on a continuum from mutualism to antagonism and can change across time and space, and among species. We examined 4 tree species (red oak [Quercus rubra], white oak [Quercus alba], American chestnut [Castanea dentata] and hybrid chestnut [C. dentata × Castanea mollissima) across 5 sites and 3 years to quantify the variability in this conditional mutualism. We used a published model to compare the rates of seed emergence with and without burial to the probability that seeds will be cached and left uneaten by scatterhoarders to quantify variation in the conditional mutualism that can be explained by environmental variation among sites, years, species, and seed provenance within species. All species tested had increased emergence when buried. However, comparing benefits of burial to the probability of caching by scatterhoarders indicated a mutualism in red oak, while white oak was nearly always antagonistic. Chestnut was variable around the boundary between mutualism and antagonism, indicating a high degree of context dependence in the relationship with scatterhoarders. We found that different seed provenances did not vary in their potential for mutualism. Temperature did not explain microsite differences in seed emergence in any of the species tested. In hybrid chestnut only, emergence on the surface declined with soil moisture in the fall. By quantifying the variation in the conditional mutualism that was not caused by changes in scatterhoarder behavior, we show that environmental conditions and seed traits are an important and underappreciated component of the variation in the relationship between trees and scatterhoarders.","container-title":"Integrative Zoology","DOI":"10.1111/1749-4877.12311","ISSN":"1749-4877, 1749-4877","issue":"3","language":"en","license":"http://onlinelibrary.wiley.com/termsAndConditions#vor","note":"publisher: Wiley","page":"319-330","source":"Crossref","title":"Environmental variation shifts the relationship between trees and scatterhoarders along the continuum from mutualism to antagonism","volume":"13","author":[{"family":"Sawaya","given":"Gina M."},{"family":"Goldberg","given":"Adam S."},{"family":"Steele","given":"Michael A."},{"family":"Dalgleish","given":"Harmony J."}],"issued":{"date-parts":[["2018",5]]}}}],"schema":"https://github.com/citation-style-language/schema/raw/master/csl-citation.json"} </w:instrText>
      </w:r>
      <w:r w:rsidR="008F1739">
        <w:rPr>
          <w:rStyle w:val="normaltextrun"/>
        </w:rPr>
        <w:fldChar w:fldCharType="separate"/>
      </w:r>
      <w:r w:rsidR="008F1739">
        <w:rPr>
          <w:rStyle w:val="normaltextrun"/>
          <w:noProof/>
        </w:rPr>
        <w:t>(Bogdziewicz et al., 2020; Moore &amp; Dittel, 2020; Sawaya et al., 2018)</w:t>
      </w:r>
      <w:r w:rsidR="008F1739">
        <w:rPr>
          <w:rStyle w:val="normaltextrun"/>
        </w:rPr>
        <w:fldChar w:fldCharType="end"/>
      </w:r>
      <w:r w:rsidR="008F1739">
        <w:rPr>
          <w:rStyle w:val="normaltextrun"/>
        </w:rPr>
        <w:t xml:space="preserve">. </w:t>
      </w:r>
      <w:r w:rsidR="0032401D">
        <w:rPr>
          <w:rStyle w:val="normaltextrun"/>
        </w:rPr>
        <w:t>I</w:t>
      </w:r>
      <w:r w:rsidR="006C55E4">
        <w:rPr>
          <w:rStyle w:val="normaltextrun"/>
        </w:rPr>
        <w:t>n marginal conditions (i.e.</w:t>
      </w:r>
      <w:r w:rsidR="00562D45">
        <w:rPr>
          <w:rStyle w:val="normaltextrun"/>
        </w:rPr>
        <w:t>,</w:t>
      </w:r>
      <w:r w:rsidR="006C55E4">
        <w:rPr>
          <w:rStyle w:val="normaltextrun"/>
        </w:rPr>
        <w:t xml:space="preserve"> fewer resources, lower fitness individuals), </w:t>
      </w:r>
      <w:r w:rsidR="0032401D">
        <w:rPr>
          <w:rStyle w:val="normaltextrun"/>
        </w:rPr>
        <w:t>seed dispersers</w:t>
      </w:r>
      <w:r w:rsidR="006C55E4">
        <w:rPr>
          <w:rStyle w:val="normaltextrun"/>
        </w:rPr>
        <w:t xml:space="preserve"> spend more time foraging </w:t>
      </w:r>
      <w:r w:rsidR="00BE17B6">
        <w:rPr>
          <w:rStyle w:val="normaltextrun"/>
        </w:rPr>
        <w:t>i</w:t>
      </w:r>
      <w:r w:rsidR="006C55E4">
        <w:rPr>
          <w:rStyle w:val="normaltextrun"/>
        </w:rPr>
        <w:t xml:space="preserve">n </w:t>
      </w:r>
      <w:r w:rsidR="008266CE">
        <w:rPr>
          <w:rStyle w:val="normaltextrun"/>
        </w:rPr>
        <w:t xml:space="preserve">patches </w:t>
      </w:r>
      <w:r w:rsidR="00715C1E">
        <w:rPr>
          <w:rStyle w:val="normaltextrun"/>
        </w:rPr>
        <w:t xml:space="preserve">supporting more </w:t>
      </w:r>
      <w:r w:rsidR="008266CE">
        <w:rPr>
          <w:rStyle w:val="normaltextrun"/>
        </w:rPr>
        <w:t>readily</w:t>
      </w:r>
      <w:r w:rsidR="00715C1E">
        <w:rPr>
          <w:rStyle w:val="normaltextrun"/>
        </w:rPr>
        <w:t xml:space="preserve"> </w:t>
      </w:r>
      <w:r w:rsidR="008266CE">
        <w:rPr>
          <w:rStyle w:val="normaltextrun"/>
        </w:rPr>
        <w:lastRenderedPageBreak/>
        <w:t xml:space="preserve">available </w:t>
      </w:r>
      <w:r w:rsidR="006C55E4">
        <w:rPr>
          <w:rStyle w:val="normaltextrun"/>
        </w:rPr>
        <w:t xml:space="preserve">resources and less time exploring their </w:t>
      </w:r>
      <w:r w:rsidR="00715C1E">
        <w:rPr>
          <w:rStyle w:val="normaltextrun"/>
        </w:rPr>
        <w:t xml:space="preserve">broader </w:t>
      </w:r>
      <w:r w:rsidR="006C55E4">
        <w:rPr>
          <w:rStyle w:val="normaltextrun"/>
        </w:rPr>
        <w:t>environment</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{"citationID":"9zx7f2iO","properties":{"formattedCitation":"(Barnett et al., 2007; Charnov, 1976)","plainCitation":"(Barnett et al., 2007; Charnov, 1976)","noteIndex":0},"citationItems":[{"id":3019,"uris":["http://zotero.org/groups/5634119/items/36JB6G3C"],"itemData":{"id":3019,"type":"article-journal","container-title":"Behavioral Ecology","DOI":"10.1093/beheco/arm027","ISSN":"1465-7279, 1045-2249","issue":"4","language":"en","page":"645-651","source":"DOI.org (Crossref)","title":"State-dependent decision making: educated predators strategically trade off the costs and benefits of consuming aposematic prey","title-short":"State-dependent decision making","volume":"18","author":[{"family":"Barnett","given":"Ca"},{"family":"Bateson","given":"M"},{"family":"Rowe","given":"C"}],"issued":{"date-parts":[["2007",7]]}}},{"id":3007,"uris":["http://zotero.org/groups/5634119/items/UCW35IFN"],"itemData":{"id":3007,"type":"article-journal","container-title":"Theoretical Population Biology","DOI":"10.1016/0040-5809(76)90040-X","ISSN":"00405809","issue":"2","journalAbbreviation":"Theoretical Population Biology","language":"en","license":"https://www.elsevier.com/tdm/userlicense/1.0/","page":"129-136","source":"DOI.org (Crossref)","title":"Optimal foraging, the marginal value theorem","volume":"9","author":[{"family":"Charnov","given":"Eric L."}],"issued":{"date-parts":[["1976",4]]}}}],"schema":"https://github.com/citation-style-language/schema/raw/master/csl-citation.json"} </w:instrText>
      </w:r>
      <w:r w:rsidR="008F1739">
        <w:rPr>
          <w:rStyle w:val="normaltextrun"/>
        </w:rPr>
        <w:fldChar w:fldCharType="separate"/>
      </w:r>
      <w:r w:rsidR="008F1739">
        <w:rPr>
          <w:rStyle w:val="normaltextrun"/>
          <w:noProof/>
        </w:rPr>
        <w:t>(Barnett et al., 2007; Charnov, 1976)</w:t>
      </w:r>
      <w:r w:rsidR="008F1739">
        <w:rPr>
          <w:rStyle w:val="normaltextrun"/>
        </w:rPr>
        <w:fldChar w:fldCharType="end"/>
      </w:r>
      <w:r w:rsidR="006C55E4">
        <w:rPr>
          <w:rStyle w:val="normaltextrun"/>
        </w:rPr>
        <w:t xml:space="preserve">. </w:t>
      </w:r>
      <w:r w:rsidR="0032401D">
        <w:rPr>
          <w:rStyle w:val="normaltextrun"/>
        </w:rPr>
        <w:t>T</w:t>
      </w:r>
      <w:r w:rsidR="006C55E4">
        <w:rPr>
          <w:rStyle w:val="normaltextrun"/>
        </w:rPr>
        <w:t>his could mean that if</w:t>
      </w:r>
      <w:r w:rsidR="0032401D">
        <w:rPr>
          <w:rStyle w:val="normaltextrun"/>
        </w:rPr>
        <w:t xml:space="preserve"> patches of</w:t>
      </w:r>
      <w:r w:rsidR="006C55E4">
        <w:rPr>
          <w:rStyle w:val="normaltextrun"/>
        </w:rPr>
        <w:t xml:space="preserve"> seeds are available in marginal conditions, seed dispersers will rely more heavily on those seeds</w:t>
      </w:r>
      <w:r w:rsidR="0032401D">
        <w:rPr>
          <w:rStyle w:val="normaltextrun"/>
        </w:rPr>
        <w:t xml:space="preserve">, increasing </w:t>
      </w:r>
      <w:r w:rsidR="006C55E4">
        <w:rPr>
          <w:rStyle w:val="normaltextrun"/>
        </w:rPr>
        <w:t>dependencies between seed dispersers and seed</w:t>
      </w:r>
      <w:r w:rsidR="0032401D">
        <w:rPr>
          <w:rStyle w:val="normaltextrun"/>
        </w:rPr>
        <w:t xml:space="preserve">s. </w:t>
      </w:r>
      <w:r w:rsidR="00715C1E">
        <w:rPr>
          <w:rStyle w:val="normaltextrun"/>
        </w:rPr>
        <w:t>On the other hand</w:t>
      </w:r>
      <w:r w:rsidR="006C55E4">
        <w:rPr>
          <w:rStyle w:val="normaltextrun"/>
        </w:rPr>
        <w:t xml:space="preserve">, </w:t>
      </w:r>
      <w:r w:rsidR="00715C1E">
        <w:rPr>
          <w:rStyle w:val="normaltextrun"/>
        </w:rPr>
        <w:t>under more favorable</w:t>
      </w:r>
      <w:r w:rsidR="008266CE">
        <w:rPr>
          <w:rStyle w:val="normaltextrun"/>
        </w:rPr>
        <w:t xml:space="preserve"> conditions </w:t>
      </w:r>
      <w:r w:rsidR="006C55E4">
        <w:rPr>
          <w:rStyle w:val="normaltextrun"/>
        </w:rPr>
        <w:t xml:space="preserve">that likely support larger seed disperser population sizes, higher intraspecific competition may lead to more generalist foraging </w:t>
      </w:r>
      <w:r w:rsidR="00715C1E">
        <w:rPr>
          <w:rStyle w:val="normaltextrun"/>
        </w:rPr>
        <w:t xml:space="preserve">by </w:t>
      </w:r>
      <w:r w:rsidR="006C55E4">
        <w:rPr>
          <w:rStyle w:val="normaltextrun"/>
        </w:rPr>
        <w:t xml:space="preserve">individuals, thus reducing the dependency between seed dispersers and seeds </w:t>
      </w:r>
      <w:r w:rsidR="001B2070">
        <w:rPr>
          <w:rStyle w:val="normaltextrun"/>
        </w:rPr>
        <w:t xml:space="preserve">produced by </w:t>
      </w:r>
      <w:r w:rsidR="006C55E4">
        <w:rPr>
          <w:rStyle w:val="normaltextrun"/>
        </w:rPr>
        <w:t>particular plant species</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{"citationID":"NCcgHCVX","properties":{"formattedCitation":"(King &amp; Marshall, 2022; Sheppard et al., 2018)","plainCitation":"(King &amp; Marshall, 2022; Sheppard et al., 2018)","noteIndex":0},"citationItems":[{"id":3005,"uris":["http://zotero.org/groups/5634119/items/I67YUCRI"],"itemData":{"id":3005,"type":"article-journal","container-title":"Current Biology","DOI":"10.1016/j.cub.2022.04.072","ISSN":"09609822","issue":"12","journalAbbreviation":"Current Biology","language":"en","page":"R680-R683","source":"DOI.org (Crossref)","title":"Optimal foraging","volume":"32","author":[{"family":"King","given":"Andrew J."},{"family":"Marshall","given":"Harry H."}],"issued":{"date-parts":[["2022",6]]}}},{"id":3008,"uris":["http://zotero.org/groups/5634119/items/WZVA98JM"],"itemData":{"id":3008,"type":"article-journal","abstract":"Abstract\n            \n              Individual foraging specialisation has important ecological implications, but its causes in group‐living species are unclear. One of the major consequences of group living is increased intragroup competition for resources. Foraging theory predicts that with increased competition, individuals should add new prey items to their diet, widening their foraging niche (‘optimal foraging hypothesis’). However, classic competition theory suggests the opposite: that increased competition leads to niche partitioning and greater individual foraging specialisation (‘niche partitioning hypothesis’). We tested these opposing predictions in wild, group‐living banded mongooses (\n              Mungos mungo\n              ), using stable isotope analysis of banded mongoose whiskers to quantify individual and group foraging niche. Individual foraging niche size declined with increasing group size, despite all groups having a similar overall niche size. Our findings support the prediction that competition promotes niche partitioning within social groups and suggest that individual foraging specialisation may play an important role in the formation of stable social groupings.","container-title":"Ecology Letters","DOI":"10.1111/ele.12933","ISSN":"1461-023X, 1461-0248","issue":"5","journalAbbreviation":"Ecology Letters","language":"en","page":"665-673","source":"DOI.org (Crossref)","title":"Intragroup competition predicts individual foraging specialisation in a group‐living mammal","volume":"21","author":[{"family":"Sheppard","given":"Catherine E."},{"family":"Inger","given":"Richard"},{"family":"McDonald","given":"Robbie A."},{"family":"Barker","given":"Sam"},{"family":"Jackson","given":"Andrew L."},{"family":"Thompson","given":"Faye J."},{"family":"Vitikainen","given":"Emma I. K."},{"family":"Cant","given":"Michael A."},{"family":"Marshall","given":"Harry H."}],"editor":[{"family":"Bourke","given":"Andrew"}],"issued":{"date-parts":[["2018",5]]}}}],"schema":"https://github.com/citation-style-language/schema/raw/master/csl-citation.json"} </w:instrText>
      </w:r>
      <w:r w:rsidR="008F1739">
        <w:rPr>
          <w:rStyle w:val="normaltextrun"/>
        </w:rPr>
        <w:fldChar w:fldCharType="separate"/>
      </w:r>
      <w:r w:rsidR="008F1739">
        <w:rPr>
          <w:rStyle w:val="normaltextrun"/>
          <w:noProof/>
        </w:rPr>
        <w:t>(King &amp; Marshall, 2022; Sheppard et al., 2018)</w:t>
      </w:r>
      <w:r w:rsidR="008F1739">
        <w:rPr>
          <w:rStyle w:val="normaltextrun"/>
        </w:rPr>
        <w:fldChar w:fldCharType="end"/>
      </w:r>
      <w:r w:rsidR="006C55E4">
        <w:rPr>
          <w:rStyle w:val="normaltextrun"/>
        </w:rPr>
        <w:t xml:space="preserve">. These patterns </w:t>
      </w:r>
      <w:r w:rsidR="00BE17B6">
        <w:rPr>
          <w:rStyle w:val="normaltextrun"/>
        </w:rPr>
        <w:t>have been explained by</w:t>
      </w:r>
      <w:r w:rsidR="006C55E4">
        <w:rPr>
          <w:rStyle w:val="normaltextrun"/>
        </w:rPr>
        <w:t xml:space="preserve"> predictive frameworks</w:t>
      </w:r>
      <w:r w:rsidR="00BE17B6">
        <w:rPr>
          <w:rStyle w:val="normaltextrun"/>
        </w:rPr>
        <w:t>,</w:t>
      </w:r>
      <w:r w:rsidR="001B2070">
        <w:rPr>
          <w:rStyle w:val="normaltextrun"/>
        </w:rPr>
        <w:t xml:space="preserve"> such as</w:t>
      </w:r>
      <w:r w:rsidR="006C55E4">
        <w:rPr>
          <w:rStyle w:val="normaltextrun"/>
        </w:rPr>
        <w:t xml:space="preserve"> optimal foraging theory</w:t>
      </w:r>
      <w:r w:rsidR="001B2070">
        <w:rPr>
          <w:rStyle w:val="normaltextrun"/>
        </w:rPr>
        <w:t xml:space="preserve"> </w:t>
      </w:r>
      <w:r w:rsidR="008F1739">
        <w:rPr>
          <w:rStyle w:val="normaltextrun"/>
        </w:rPr>
        <w:fldChar w:fldCharType="begin"/>
      </w:r>
      <w:r w:rsidR="008F1739">
        <w:rPr>
          <w:rStyle w:val="normaltextrun"/>
        </w:rPr>
        <w:instrText xml:space="preserve"> ADDIN ZOTERO_ITEM CSL_CITATION {"citationID":"Ghs5iWBC","properties":{"formattedCitation":"(King &amp; Marshall, 2022)","plainCitation":"(King &amp; Marshall, 2022)","noteIndex":0},"citationItems":[{"id":3005,"uris":["http://zotero.org/groups/5634119/items/I67YUCRI"],"itemData":{"id":3005,"type":"article-journal","container-title":"Current Biology","DOI":"10.1016/j.cub.2022.04.072","ISSN":"09609822","issue":"12","journalAbbreviation":"Current Biology","language":"en","page":"R680-R683","source":"DOI.org (Crossref)","title":"Optimal foraging","volume":"32","author":[{"family":"King","given":"Andrew J."},{"family":"Marshall","given":"Harry H."}],"issued":{"date-parts":[["2022",6]]}}}],"schema":"https://github.com/citation-style-language/schema/raw/master/csl-citation.json"} </w:instrText>
      </w:r>
      <w:r w:rsidR="008F1739">
        <w:rPr>
          <w:rStyle w:val="normaltextrun"/>
        </w:rPr>
        <w:fldChar w:fldCharType="separate"/>
      </w:r>
      <w:r w:rsidR="008F1739">
        <w:rPr>
          <w:rStyle w:val="normaltextrun"/>
          <w:noProof/>
        </w:rPr>
        <w:t>(King &amp; Marshall, 2022)</w:t>
      </w:r>
      <w:r w:rsidR="008F1739">
        <w:rPr>
          <w:rStyle w:val="normaltextrun"/>
        </w:rPr>
        <w:fldChar w:fldCharType="end"/>
      </w:r>
      <w:r w:rsidR="006C55E4">
        <w:rPr>
          <w:rStyle w:val="normaltextrun"/>
        </w:rPr>
        <w:t xml:space="preserve">, providing </w:t>
      </w:r>
      <w:r w:rsidR="006C1BC7">
        <w:rPr>
          <w:rStyle w:val="normaltextrun"/>
        </w:rPr>
        <w:t>insight into</w:t>
      </w:r>
      <w:r w:rsidR="006C55E4">
        <w:rPr>
          <w:rStyle w:val="normaltextrun"/>
        </w:rPr>
        <w:t xml:space="preserve"> why and when mutualist interactions change in magnitude and direction</w:t>
      </w:r>
      <w:r w:rsidR="008F1739">
        <w:rPr>
          <w:rStyle w:val="normaltextrun"/>
        </w:rPr>
        <w:t xml:space="preserve"> </w:t>
      </w:r>
      <w:r w:rsidR="008F1739">
        <w:rPr>
          <w:rStyle w:val="normaltextrun"/>
        </w:rPr>
        <w:fldChar w:fldCharType="begin"/>
      </w:r>
      <w:r w:rsidR="00942FE3">
        <w:rPr>
          <w:rStyle w:val="normaltextrun"/>
        </w:rPr>
        <w:instrText xml:space="preserve"> ADDIN ZOTERO_ITEM CSL_CITATION {"citationID":"MSk5fvJl","properties":{"formattedCitation":"(Chamberlain et al., 2014; Moore &amp; Dittel, 2020)","plainCitation":"(Chamberlain et al., 2014; Moore &amp; Dittel, 2020)","noteIndex":0},"citationItems":[{"id":133,"uris":["http://zotero.org/users/6391447/items/NWNSW57M"],"itemData":{"id":133,"type":"article-journal","abstract":"The net effects of interspeciﬁc species interactions on individuals and populations vary in both sign (À, 0, +) and magnitude (strong to weak). Interaction outcomes are context-dependent when the sign and/or magnitude change as a function of the biotic or abiotic context. While context dependency appears to be common, its distribution in nature is poorly described. Here, we used meta-analysis to quantify variation in species interaction outcomes (competition, mutualism, or predation) for 247 published articles. Contrary to our expectations, variation in the magnitude of effect sizes did not differ among species interactions, and while mutualism was most likely to change sign across contexts (and predation least likely), mutualism did not strongly differ from competition. Both the magnitude and sign of species interactions varied the most along spatial and abiotic gradients, and least as a function of the presence/absence of a third species. However, the degree of context dependency across these context types was not consistent among mutualism, competition and predation studies. Surprisingly, study location and ecosystem type varied in the degree of context dependency, with laboratory studies showing the highest variation in outcomes. We urge that studying context dependency per se, rather than focusing only on mean outcomes, can provide a general method for describing patterns of variation in nature.","container-title":"Ecology Letters","DOI":"10.1111/ele.12279","ISSN":"1461023X","issue":"7","journalAbbreviation":"Ecol Lett","language":"en","page":"881-890","source":"DOI.org (Crossref)","title":"How context dependent are species interactions?","volume":"17","author":[{"family":"Chamberlain","given":"Scott A."},{"family":"Bronstein","given":"Judith L."},{"family":"Rudgers","given":"Jennifer A."}],"editor":[{"family":"Etienne","given":"Rampal"}],"issued":{"date-parts":[["2014",7]]}}},{"id":2866,"uris":["http://zotero.org/groups/5634119/items/DSHJRM3N"],"itemData":{"id":2866,"type":"article-journal","abstract":"AbstractSpecies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1365-2745","issue":"5","language":"en","license":"http://creativecommons.org/licenses/by/4.0/","note":"publisher: Wiley","page":"1775-1783","source":"Crossref","title":"On mutualism, models, and masting: The effects of seed‐dispersing animals on the plants they disperse","title-short":"On mutualism, models, and masting","volume":"108","author":[{"family":"Moore","given":"Christopher M."},{"family":"Dittel","given":"Jacob W."}],"editor":[{"family":"Shefferson","given":"Richard"}],"issued":{"date-parts":[["2020",9]]}}}],"schema":"https://github.com/citation-style-language/schema/raw/master/csl-citation.json"} </w:instrText>
      </w:r>
      <w:r w:rsidR="008F1739">
        <w:rPr>
          <w:rStyle w:val="normaltextrun"/>
        </w:rPr>
        <w:fldChar w:fldCharType="separate"/>
      </w:r>
      <w:r w:rsidR="00942FE3">
        <w:rPr>
          <w:rStyle w:val="normaltextrun"/>
          <w:noProof/>
        </w:rPr>
        <w:t>(Chamberlain et al., 2014; Moore &amp; Dittel, 2020)</w:t>
      </w:r>
      <w:r w:rsidR="008F1739">
        <w:rPr>
          <w:rStyle w:val="normaltextrun"/>
        </w:rPr>
        <w:fldChar w:fldCharType="end"/>
      </w:r>
      <w:r w:rsidR="006C55E4">
        <w:rPr>
          <w:rStyle w:val="normaltextrun"/>
        </w:rPr>
        <w:t>. </w:t>
      </w:r>
      <w:r w:rsidR="006C55E4">
        <w:rPr>
          <w:rStyle w:val="eop"/>
        </w:rPr>
        <w:t> </w:t>
      </w:r>
    </w:p>
    <w:p w14:paraId="66FF5711" w14:textId="4A143955" w:rsidR="006C55E4" w:rsidRDefault="00DD62AF" w:rsidP="006C55E4">
      <w:pPr>
        <w:pStyle w:val="paragraph"/>
        <w:spacing w:before="0" w:beforeAutospacing="0" w:after="0" w:afterAutospacing="0" w:line="480" w:lineRule="auto"/>
        <w:ind w:firstLine="720"/>
        <w:textAlignment w:val="baseline"/>
        <w:rPr>
          <w:rFonts w:ascii="Segoe UI" w:hAnsi="Segoe UI" w:cs="Segoe UI"/>
          <w:sz w:val="18"/>
          <w:szCs w:val="18"/>
        </w:rPr>
      </w:pPr>
      <w:r>
        <w:rPr>
          <w:rStyle w:val="normaltextrun"/>
        </w:rPr>
        <w:t>S</w:t>
      </w:r>
      <w:r w:rsidR="006C55E4">
        <w:rPr>
          <w:rStyle w:val="normaltextrun"/>
        </w:rPr>
        <w:t xml:space="preserve">eed dispersal interactions are likely </w:t>
      </w:r>
      <w:r>
        <w:rPr>
          <w:rStyle w:val="normaltextrun"/>
        </w:rPr>
        <w:t xml:space="preserve">to vary in their </w:t>
      </w:r>
      <w:r w:rsidR="006C55E4">
        <w:rPr>
          <w:rStyle w:val="normaltextrun"/>
        </w:rPr>
        <w:t>strength and direction</w:t>
      </w:r>
      <w:r>
        <w:rPr>
          <w:rStyle w:val="normaltextrun"/>
        </w:rPr>
        <w:t xml:space="preserve">, showing dynamic behavior across </w:t>
      </w:r>
      <w:r w:rsidR="006C55E4">
        <w:rPr>
          <w:rStyle w:val="normaltextrun"/>
        </w:rPr>
        <w:t>space and time. Th</w:t>
      </w:r>
      <w:r>
        <w:rPr>
          <w:rStyle w:val="normaltextrun"/>
        </w:rPr>
        <w:t>ese dynamic interactions are</w:t>
      </w:r>
      <w:r w:rsidR="006C55E4">
        <w:rPr>
          <w:rStyle w:val="normaltextrun"/>
        </w:rPr>
        <w:t xml:space="preserve"> likely heightened in systems where seed dispersers depend on unreliable resources, such as interactions with masting plant species. Masting plants are those which, at the population level, produce a synchronous and abundant seed crop in particular years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{"citationID":"nlT4eO99","properties":{"formattedCitation":"(Pearse et al., 2016)","plainCitation":"(Pearse et al., 2016)","noteIndex":0},"citationItems":[{"id":2856,"uris":["http://zotero.org/groups/5634119/items/NN72KZHU"],"itemData":{"id":2856,"type":"article-journal","abstract":"SummaryMast seeding is a widespread and widely studied phenomenon. However, the physiological mechanisms that mediate masting events and link them to weather and plant resources are still debated. Here, we explore how masting is affected by plant resource budgets, fruit maturation success, and hormonal coordination of cues including weather and resources. There is little empirical support for the commonly stated hypothesis that plants store carbohydrates over several years to expend in a high‐seed year. Plants can switch carbohydrates away from growth in high‐seed years, and seed crops are more probably limited by nitrogen or phosphorus. Resources are clearly involved in the proximate mechanisms driving masting, but resource budget (RB) models cannot create masting in the absence of selection because some underlying selective benefit is required to set the level of a ‘full’ seed crop at greater than the annual resource increment. Economies of scale (EOSs) provide the ultimate factor selecting for masting, butEOSs probably always interact with resources, which modify the relationship between weather cues and reproduction. Thus,RBandEOSmodels are not alternative explanations for masting – both are required. Experiments manipulating processes that affect mast seeding will help clarify the physiological mechanisms that underlie mast seeding.ContentsSummary546I.Introduction546II.Ultimate and proximate hypotheses for masting behaviour547III.The role of plant resources in masting548IV.Which resources limit seed set?552V.Pollination, fruit development, and masting554VI.Hormonal control of seed set and masting556VII.Evolutionary perspectives on masting behaviour558VIII.Unifying resource budget and economy of scale models of masting558IX.Conclusions559Acknowledgements559References559","container-title":"New Phytologist","DOI":"10.1111/nph.14114","ISSN":"0028-646X, 1469-8137","issue":"3","language":"en","license":"http://onlinelibrary.wiley.com/termsAndConditions#am","note":"publisher: Wiley","page":"546-562","source":"Crossref","title":"Mechanisms of mast seeding: resources, weather, cues, and selection","title-short":"Mechanisms of mast seeding","volume":"212","author":[{"family":"Pearse","given":"Ian S."},{"family":"Koenig","given":"Walter D."},{"family":"Kelly","given":"Dave"}],"issued":{"date-parts":[["2016",11]]}}}],"schema":"https://github.com/citation-style-language/schema/raw/master/csl-citation.json"} </w:instrText>
      </w:r>
      <w:r w:rsidR="00942FE3">
        <w:rPr>
          <w:rStyle w:val="normaltextrun"/>
        </w:rPr>
        <w:fldChar w:fldCharType="separate"/>
      </w:r>
      <w:r w:rsidR="00942FE3">
        <w:rPr>
          <w:rStyle w:val="normaltextrun"/>
          <w:noProof/>
        </w:rPr>
        <w:t>(Pearse et al., 2016)</w:t>
      </w:r>
      <w:r w:rsidR="00942FE3">
        <w:rPr>
          <w:rStyle w:val="normaltextrun"/>
        </w:rPr>
        <w:fldChar w:fldCharType="end"/>
      </w:r>
      <w:r w:rsidR="00240BE0">
        <w:rPr>
          <w:rStyle w:val="normaltextrun"/>
        </w:rPr>
        <w:t xml:space="preserve">. Masting is </w:t>
      </w:r>
      <w:r>
        <w:rPr>
          <w:rStyle w:val="normaltextrun"/>
        </w:rPr>
        <w:t xml:space="preserve">generally </w:t>
      </w:r>
      <w:r w:rsidR="006C55E4">
        <w:rPr>
          <w:rStyle w:val="normaltextrun"/>
        </w:rPr>
        <w:t xml:space="preserve">due to cyclical climatic suitability and </w:t>
      </w:r>
      <w:r w:rsidR="00BE17B6">
        <w:rPr>
          <w:rStyle w:val="normaltextrun"/>
        </w:rPr>
        <w:t xml:space="preserve">governed </w:t>
      </w:r>
      <w:r w:rsidR="006C55E4">
        <w:rPr>
          <w:rStyle w:val="normaltextrun"/>
        </w:rPr>
        <w:t>by how much plants rely on animal-mediated pollination and dispersal</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{"citationID":"BxN5proA","properties":{"formattedCitation":"(Qiu et al., 2023)","plainCitation":"(Qiu et al., 2023)","noteIndex":0},"citationItems":[{"id":2965,"uris":["http://zotero.org/groups/5634119/items/RZD7PAXV"],"itemData":{"id":2965,"type":"article-journal","container-title":"Nature Plants","DOI":"10.1038/s41477-023-01446-5","ISSN":"2055-0278","issue":"7","journalAbbreviation":"Nat. Plants","language":"en","page":"1044-1056","source":"DOI.org (Crossref)","title":"Masting is uncommon in trees that depend on mutualist dispersers in the context of global climate and fertility gradients","volume":"9","author":[{"family":"Qiu","given":"Tong"},{"family":"Aravena","given":"Marie-Claire"},{"family":"Ascoli","given":"Davide"},{"family":"Bergeron","given":"Yves"},{"family":"Bogdziewicz","given":"Michal"},{"family":"Boivin","given":"Thomas"},{"family":"Bonal","given":"Raul"},{"family":"Caignard","given":"Thomas"},{"family":"Cailleret","given":"Maxime"},{"family":"Calama","given":"Rafael"},{"family":"Calderon","given":"Sergio Donoso"},{"family":"Camarero","given":"J. Julio"},{"family":"Chang-Yang","given":"Chia-Hao"},{"family":"Chave","given":"Jerome"},{"family":"Chianucci","given":"Francesco"},{"family":"Courbaud","given":"Benoit"},{"family":"Cutini","given":"Andrea"},{"family":"Das","given":"Adrian J."},{"family":"Delpierre","given":"Nicolas"},{"family":"Delzon","given":"Sylvain"},{"family":"Dietze","given":"Michael"},{"family":"Dormont","given":"Laurent"},{"family":"Espelta","given":"Josep Maria"},{"family":"Fahey","given":"Timothy J."},{"family":"Farfan-Rios","given":"William"},{"family":"Franklin","given":"Jerry F."},{"family":"Gehring","given":"Catherine A."},{"family":"Gilbert","given":"Gregory S."},{"family":"Gratzer","given":"Georg"},{"family":"Greenberg","given":"Cathryn H."},{"family":"Guignabert","given":"Arthur"},{"family":"Guo","given":"Qinfeng"},{"family":"Hacket-Pain","given":"Andrew"},{"family":"Hampe","given":"Arndt"},{"family":"Han","given":"Qingmin"},{"family":"Holik","given":"Jan"},{"family":"Hoshizaki","given":"Kazuhiko"},{"family":"Ibanez","given":"Ines"},{"family":"Johnstone","given":"Jill F."},{"family":"Journé","given":"Valentin"},{"family":"Kitzberger","given":"Thomas"},{"family":"Knops","given":"Johannes M. H."},{"family":"Kunstler","given":"Georges"},{"family":"Kurokawa","given":"Hiroko"},{"family":"Lageard","given":"Jonathan G. A."},{"family":"LaMontagne","given":"Jalene M."},{"family":"Lefevre","given":"Francois"},{"family":"Leininger","given":"Theodor"},{"family":"Limousin","given":"Jean-Marc"},{"family":"Lutz","given":"James A."},{"family":"Macias","given":"Diana"},{"family":"Marell","given":"Anders"},{"family":"McIntire","given":"Eliot J. B."},{"family":"Moore","given":"Christopher M."},{"family":"Moran","given":"Emily"},{"family":"Motta","given":"Renzo"},{"family":"Myers","given":"Jonathan A."},{"family":"Nagel","given":"Thomas A."},{"family":"Naoe","given":"Shoji"},{"family":"Noguchi","given":"Mahoko"},{"family":"Oguro","given":"Michio"},{"family":"Parmenter","given":"Robert"},{"family":"Pearse","given":"Ian S."},{"family":"Perez-Ramos","given":"Ignacio M."},{"family":"Piechnik","given":"Lukasz"},{"family":"Podgorski","given":"Tomasz"},{"family":"Poulsen","given":"John"},{"family":"Redmond","given":"Miranda D."},{"family":"Reid","given":"Chantal D."},{"family":"Rodman","given":"Kyle C."},{"family":"Rodriguez-Sanchez","given":"Francisco"},{"family":"Samonil","given":"Pavel"},{"family":"Sanguinetti","given":"Javier D."},{"family":"Scher","given":"C. Lane"},{"family":"Seget","given":"Barbara"},{"family":"Sharma","given":"Shubhi"},{"family":"Shibata","given":"Mitsue"},{"family":"Silman","given":"Miles"},{"family":"Steele","given":"Michael A."},{"family":"Stephenson","given":"Nathan L."},{"family":"Straub","given":"Jacob N."},{"family":"Sutton","given":"Samantha"},{"family":"Swenson","given":"Jennifer J."},{"family":"Swift","given":"Margaret"},{"family":"Thomas","given":"Peter A."},{"family":"Uriarte","given":"Maria"},{"family":"Vacchiano","given":"Giorgio"},{"family":"Whipple","given":"Amy V."},{"family":"Whitham","given":"Thomas G."},{"family":"Wion","given":"Andreas P."},{"family":"Wright","given":"S. Joseph"},{"family":"Zhu","given":"Kai"},{"family":"Zimmerman","given":"Jess K."},{"family":"Zywiec","given":"Magdalena"},{"family":"Clark","given":"James S."}],"issued":{"date-parts":[["2023",6,29]]}}}],"schema":"https://github.com/citation-style-language/schema/raw/master/csl-citation.json"} </w:instrText>
      </w:r>
      <w:r w:rsidR="00942FE3">
        <w:rPr>
          <w:rStyle w:val="normaltextrun"/>
        </w:rPr>
        <w:fldChar w:fldCharType="separate"/>
      </w:r>
      <w:r w:rsidR="00942FE3">
        <w:rPr>
          <w:rStyle w:val="normaltextrun"/>
          <w:noProof/>
        </w:rPr>
        <w:t>(Qiu et al., 2023)</w:t>
      </w:r>
      <w:r w:rsidR="00942FE3">
        <w:rPr>
          <w:rStyle w:val="normaltextrun"/>
        </w:rPr>
        <w:fldChar w:fldCharType="end"/>
      </w:r>
      <w:r w:rsidR="006C55E4">
        <w:rPr>
          <w:rStyle w:val="normaltextrun"/>
        </w:rPr>
        <w:t>. Masting leads to unreliable resources for seed dispersers since seeds are available in abundance some years and virtually absent in other years. Thus, masting plant species often have weaker mutualist interactions overall</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{"citationID":"qKG5Zeqx","properties":{"formattedCitation":"(Kelly &amp; Sork, 2002)","plainCitation":"(Kelly &amp; Sork, 2002)","noteIndex":0},"citationItems":[{"id":3021,"uris":["http://zotero.org/groups/5634119/items/LUWCQDBN"],"itemData":{"id":3021,"type":"article-journal","abstract":"▪ Abstract  For many years biologists have debated whether mast seeding (the synchronous intermittent production of large seed crops in perennial plants) results from weather conditions or is an evolved plant reproductive strategy. In this review, we analyze the evidence for the underlying causes of masting. In the absence of selection for higher or lower variability, plants will vary in tandem with the environment (resource matching). Two selective factors often favor the evolution of masting: increased pollination efficiency in wind-pollinated species, and satiation of seed predators. Other factors select against masting, including animal pollination and frugivore dispersal. A survey of 570 masting datasets shows that wind-pollinated species had higher seed production coefficients of variation (CVs) than biotically pollinated ones. Frugivore-dispersed species had low CVs whereas predator-dispersed plants had high CVs, consistent with gaining benefits from predator satiation rather than dispersal. The global pattern of masting shows highest seed crop variability at mid latitudes and in the Southern Hemisphere, which are similar to the patterns in variability of rainfall. We conclude that masting is often an adaptive reproductive trait overlaid on the direct influence of weather.","container-title":"Annual Review of Ecology and Systematics","DOI":"10.1146/annurev.ecolsys.33.020602.095433","ISSN":"0066-4162","issue":"1","journalAbbreviation":"Annu. Rev. Ecol. Syst.","language":"en","page":"427-447","source":"DOI.org (Crossref)","title":"Mast Seeding in Perennial Plants: Why, How, Where?","title-short":"Mast Seeding in Perennial Plants","volume":"33","author":[{"family":"Kelly","given":"Dave"},{"family":"Sork","given":"Victoria L."}],"issued":{"date-parts":[["2002",11]]}}}],"schema":"https://github.com/citation-style-language/schema/raw/master/csl-citation.json"} </w:instrText>
      </w:r>
      <w:r w:rsidR="00942FE3">
        <w:rPr>
          <w:rStyle w:val="normaltextrun"/>
        </w:rPr>
        <w:fldChar w:fldCharType="separate"/>
      </w:r>
      <w:r w:rsidR="00942FE3">
        <w:rPr>
          <w:rStyle w:val="normaltextrun"/>
          <w:noProof/>
        </w:rPr>
        <w:t>(Kelly &amp; Sork, 2002)</w:t>
      </w:r>
      <w:r w:rsidR="00942FE3">
        <w:rPr>
          <w:rStyle w:val="normaltextrun"/>
        </w:rPr>
        <w:fldChar w:fldCharType="end"/>
      </w:r>
      <w:r w:rsidR="006C55E4">
        <w:rPr>
          <w:rStyle w:val="normaltextrun"/>
        </w:rPr>
        <w:t xml:space="preserve">. Seed dispersers and predators that rely on masting species often have a variety of temporal responses to seed availability, including anticipatory </w:t>
      </w:r>
      <w:r>
        <w:rPr>
          <w:rStyle w:val="normaltextrun"/>
        </w:rPr>
        <w:t xml:space="preserve">or predictive </w:t>
      </w:r>
      <w:r w:rsidR="00BE17B6">
        <w:rPr>
          <w:rStyle w:val="normaltextrun"/>
        </w:rPr>
        <w:fldChar w:fldCharType="begin"/>
      </w:r>
      <w:r w:rsidR="00BE17B6">
        <w:rPr>
          <w:rStyle w:val="normaltextrun"/>
        </w:rPr>
        <w:instrText xml:space="preserve"> ADDIN ZOTERO_ITEM CSL_CITATION {"citationID":"fDiJI7D6","properties":{"formattedCitation":"(Boutin et al., 2006; Wauters et al., 2008)","plainCitation":"(Boutin et al., 2006; Wauters et al., 2008)","noteIndex":0},"citationItems":[{"id":2983,"uris":["http://zotero.org/groups/5634119/items/JHIYW3CU"],"itemData":{"id":2983,"type":"article-journal","abstract":"Mast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A."}],"issued":{"date-parts":[["2006",12,22]]}}},{"id":3004,"uris":["http://zotero.org/groups/5634119/items/JBEH8X8T"],"itemData":{"id":3004,"type":"article-journal","abstract":"Vertebrate population dynamics, social organisation and space use often are closely associated with the distribution of critical resources, such as food. Tree squirrels are ideal models to study these relationships, since both key demographic parameters (reproduction, survival and dispersal) and spatio‐temporal variation in food supplies (measured as seed‐crop size) can be reliably estimated. In this paper we test the following two predictions underlying the association between annual food abundance and demography in six alpine red squirrel populations, both with and without time‐lag effects: 1) between‐season and between‐year fluctuations in survival rate, population density and increase parallel those in food availability; and 2) individuals follow a resource tracking strategy and increase in density mainly the year after a rich seed‐crop. Red squirrels occurred at higher densities in Scots pine forest, characterised by stable seed‐crops, than in Norway spruce with more abundant but more variable seed crops. Fluctuations in numbers were positively correlated with food availability, measured as annual conifer seed‐crop sizes. Overall, adult survival rates were higher than those of subadults, and survival substantially fluctuated between seasons and years. Autumn densities and rates of population increase (summer‐autumn) were strongly correlated with the same year's autumn seed‐crop, while correlations with the previous year's seed‐crop (time‐lag models) were either weak (population density) or absent (population increase). Results of this paper show that fluctuations in red squirrel densities in habitats with strong temporal variation in seed production are more closely linked with food availability than in more stable habitats. In addition, in the Alpine conifer forests squirrel population sizes, in autumn, increase in synchrony with food resources, eliminating the population lag normally present when resources are produced in pulses.","container-title":"Ecography","DOI":"10.1111/j.2007.0906-7590.05251.x","ISSN":"0906-7590, 1600-0587","issue":"1","journalAbbreviation":"Ecography","language":"en","page":"104-114","source":"DOI.org (Crossref)","title":"Demography of alpine red squirrel populations in relation to fluctuations in seed crop size","volume":"31","author":[{"family":"Wauters","given":"Lucas A"},{"family":"Githiru","given":"Mwangi"},{"family":"Bertolino","given":"Sandro"},{"family":"Molinari","given":"Ambrogio"},{"family":"Tosi","given":"Guido"},{"family":"Lens","given":"Luc"}],"issued":{"date-parts":[["2008",2]]}}}],"schema":"https://github.com/citation-style-language/schema/raw/master/csl-citation.json"} </w:instrText>
      </w:r>
      <w:r w:rsidR="00BE17B6">
        <w:rPr>
          <w:rStyle w:val="normaltextrun"/>
        </w:rPr>
        <w:fldChar w:fldCharType="separate"/>
      </w:r>
      <w:r w:rsidR="00BE17B6">
        <w:rPr>
          <w:rStyle w:val="normaltextrun"/>
          <w:noProof/>
        </w:rPr>
        <w:t>(Boutin et al., 2006; Wauters et al., 2008)</w:t>
      </w:r>
      <w:r w:rsidR="00BE17B6">
        <w:rPr>
          <w:rStyle w:val="normaltextrun"/>
        </w:rPr>
        <w:fldChar w:fldCharType="end"/>
      </w:r>
      <w:r w:rsidR="00BE17B6">
        <w:rPr>
          <w:rStyle w:val="normaltextrun"/>
        </w:rPr>
        <w:t xml:space="preserve"> or </w:t>
      </w:r>
      <w:r w:rsidR="006C55E4">
        <w:rPr>
          <w:rStyle w:val="normaltextrun"/>
        </w:rPr>
        <w:t>lagged</w:t>
      </w:r>
      <w:r>
        <w:rPr>
          <w:rStyle w:val="normaltextrun"/>
        </w:rPr>
        <w:t xml:space="preserve"> or delayed responses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{"citationID":"wd7yzIfb","properties":{"formattedCitation":"(Hallworth et al., 2024)","plainCitation":"(Hallworth et al., 2024)","noteIndex":0},"citationItems":[{"id":2984,"uris":["http://zotero.org/groups/5634119/items/X5434V5E"],"itemData":{"id":2984,"type":"article-journal","abstract":"Abstract\n            \n              Aim\n              \n                Spatiotemporal variation in resource availability is a strong driver of animal distributions. In the northern hardwood and boreal forests of the northeastern United States, tree mast events provide resource pulses that drive the population dynamics of small mammals, including the American red squirrel (\n                Tamiasciurus hudsonicus\n                ), a primary songbird nest predator. This study sought to determine whether mast availability ameliorates their abiotic limits, enabling red squirrel elevational distributions to temporarily expand and negatively impact high‐elevation songbirds.\n              \n            \n            \n              Location\n              Northeastern United States.\n            \n            \n              Methods\n              We used two independent datasets to evaluate our hypotheses. First, we fit a dynamic occupancy model using data from camera trap surveys to evaluate red squirrel distributional responses to pulses in the tree mast. We also assessed population responses using systematic auditory surveys analysed with an open‐population binomial mixture model. Further, we used modelled red squirrel abundance in nest‐survival models to evaluate whether their abundance is correlated with the daily nest survival of three songbird species.\n            \n            \n              Results\n              The tree mast provided a critical resource pulse that resulted in a two‐fold increase in the annual elevational distribution of red squirrels. The elevational distribution of red squirrels ranged from a minimum of ~450 m (range: 663–1145 m asl) following two consecutive years without a masting event to a maximum of over 1000 m (range: 443–1545 m asl) after a large mast event. The daily nest survival of three songbird species tended to decline with an increase in the abundance of red squirrels.\n            \n            \n              Main Conclusions\n              Tree mast is a central biological phenomenon in many temperate and boreal forests. This study reveals how this resource pulse results in range changes in a small mammal that is both a seed and bird predator, as well as prey for many carnivores. Thus, understanding this phenomenon can inform the conservation and management of northern forests, including breeding songbirds.","container-title":"Diversity and Distributions","DOI":"10.1111/ddi.13861","ISSN":"1366-9516, 1472-4642","issue":"8","journalAbbreviation":"Diversity and Distributions","language":"en","page":"e13861","source":"DOI.org (Crossref)","title":"Boom and bust: the effects of masting on seed predator range dynamics and trophic cascades","title-short":"Boom and bust","volume":"30","author":[{"family":"Hallworth","given":"Michael T."},{"family":"Sirén","given":"Alexej P. K."},{"family":"DeLuca","given":"William V."},{"family":"Duclos","given":"Timothy R."},{"family":"McFarland","given":"Kent P."},{"family":"Hill","given":"Jason M."},{"family":"Rimmer","given":"Christopher C."},{"family":"Morelli","given":"Toni Lyn"}],"issued":{"date-parts":[["2024",8]]}}}],"schema":"https://github.com/citation-style-language/schema/raw/master/csl-citation.json"} </w:instrText>
      </w:r>
      <w:r w:rsidR="00942FE3">
        <w:rPr>
          <w:rStyle w:val="normaltextrun"/>
        </w:rPr>
        <w:fldChar w:fldCharType="separate"/>
      </w:r>
      <w:r w:rsidR="00942FE3">
        <w:rPr>
          <w:rStyle w:val="normaltextrun"/>
          <w:noProof/>
        </w:rPr>
        <w:t>(Hallworth et al., 2024)</w:t>
      </w:r>
      <w:r w:rsidR="00942FE3">
        <w:rPr>
          <w:rStyle w:val="normaltextrun"/>
        </w:rPr>
        <w:fldChar w:fldCharType="end"/>
      </w:r>
      <w:r w:rsidR="006C55E4">
        <w:rPr>
          <w:rStyle w:val="normaltextrun"/>
        </w:rPr>
        <w:t xml:space="preserve">. Due to the variable availability of seeds, masting seed eaters </w:t>
      </w:r>
      <w:r w:rsidR="00B75DCB">
        <w:rPr>
          <w:rStyle w:val="normaltextrun"/>
        </w:rPr>
        <w:t xml:space="preserve">often </w:t>
      </w:r>
      <w:r w:rsidR="006C55E4">
        <w:rPr>
          <w:rStyle w:val="normaltextrun"/>
        </w:rPr>
        <w:t>rely on a variety of</w:t>
      </w:r>
      <w:r>
        <w:rPr>
          <w:rStyle w:val="normaltextrun"/>
        </w:rPr>
        <w:t xml:space="preserve"> other</w:t>
      </w:r>
      <w:r w:rsidR="006C55E4">
        <w:rPr>
          <w:rStyle w:val="normaltextrun"/>
        </w:rPr>
        <w:t xml:space="preserve"> food sources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{"citationID":"ugySqiDn","properties":{"formattedCitation":"(McKinnon et al., 2017; Simon et al., 2023)","plainCitation":"(McKinnon et al., 2017; Simon et al., 2023)","noteIndex":0},"citationItems":[{"id":2872,"uris":["http://zotero.org/groups/5634119/items/XSSRDULF"],"itemData":{"id":2872,"type":"article-journal","container-title":"Journal of Field Ornithology","DOI":"10.1111/jofo.12187","ISSN":"0273-8570","issue":"1","journalAbbreviation":"J. Field Ornithol.","language":"en","license":"http://doi.wiley.com/10.1002/tdm_license_1","note":"publisher: Resilience Alliance, Inc.","page":"65-79","source":"Crossref","title":"Does the proportion of arthropods versus fruit in the diet influence overwintering condition of an omnivorous songbird?","volume":"88","author":[{"family":"McKinnon","given":"Emily A."},{"family":"Kurt Kyser","given":"T."},{"family":"Stutchbury","given":"Bridget J. M."}],"issued":{"date-parts":[["2017",3]]}}},{"id":2873,"uris":["http://zotero.org/groups/5634119/items/LT7L98WS"],"itemData":{"id":2873,"type":"article-journal","abstract":"AbstractOmnivores utilize dietary sources which differ in nutrients, hence dietary limitations due to environmental change or habitat alteration could cause nutrient limitations, and thus deterioration of body condition if omnivory is obligate. We investigated how the body condition of the omnivorous Village weaver Ploceus cucullatus (weavers), which forages predominantly on grains, responds to the supplementation of its grain diet with insects instead of fruits. Forty wild‐caught weavers held in aviaries were fed a combination of grains and fruits, or grains and insects ad libitum for 8 weeks. We determined diet preference by recording the number of birds on each diet option per minute for 1 h and the amount of food left‐over after 3 h of foraging. Fortnightly, we assessed indices of body condition including body mass, pectoral muscle, and fat scores, packed cell volume (PCV), and hemoglobin concentration (HBC). We modeled the number of foragers, food left‐over, and body condition indices as functions of diet, while accounting for time (weeks) and sex effects. Grains were the preferred diet, but males ate more fruits and insects than females. Weavers fed on grains and fruits lost body and pectoral muscle mass and accumulated less fat than those fed on grains and insects. This effect was sex‐dependent: females supplemented with fruits lost more pectoral muscle mass than males of the same group and males but not females, supplemented with insects accumulated more fat reserve than those supplemented with fruits. PCV and HBC did not differ between diets but increased over the 8 weeks. Weavers are likely obligate rather than facultative omnivores, with insects as being a more nutritive supplement than fruits. Nutrient limitation arising from environmental change or habitat alteration could impair body condition and affect physiological function to environmental seasonality in obligate omnivores like the weavers.","container-title":"Ecology and Evolution","DOI":"10.1002/ece3.10141","ISSN":"2045-7758, 2045-7758","issue":"5","language":"en","license":"http://creativecommons.org/licenses/by/4.0/","note":"publisher: Wiley","source":"Crossref","title":"Supplementing a grain diet with insects instead of fruits sustains the body condition of an omnivorous bird","URL":"https://onlinelibrary.wiley.com/doi/10.1002/ece3.10141","volume":"13","author":[{"family":"Simon","given":"Ojodomo G."},{"family":"Manu","given":"Shiiwua A."},{"family":"Nwaogu","given":"Chima J."},{"family":"Omotoriogun","given":"Taiwo C."}],"accessed":{"date-parts":[["2025",7,16]]},"issued":{"date-parts":[["2023",5]]}}}],"schema":"https://github.com/citation-style-language/schema/raw/master/csl-citation.json"} </w:instrText>
      </w:r>
      <w:r w:rsidR="00942FE3">
        <w:rPr>
          <w:rStyle w:val="normaltextrun"/>
        </w:rPr>
        <w:fldChar w:fldCharType="separate"/>
      </w:r>
      <w:r w:rsidR="00942FE3">
        <w:rPr>
          <w:rStyle w:val="normaltextrun"/>
          <w:noProof/>
        </w:rPr>
        <w:t xml:space="preserve">(McKinnon et al., 2017; Simon </w:t>
      </w:r>
      <w:r w:rsidR="00942FE3">
        <w:rPr>
          <w:rStyle w:val="normaltextrun"/>
          <w:noProof/>
        </w:rPr>
        <w:lastRenderedPageBreak/>
        <w:t>et al., 2023)</w:t>
      </w:r>
      <w:r w:rsidR="00942FE3">
        <w:rPr>
          <w:rStyle w:val="normaltextrun"/>
        </w:rPr>
        <w:fldChar w:fldCharType="end"/>
      </w:r>
      <w:r w:rsidR="006C55E4">
        <w:rPr>
          <w:rStyle w:val="normaltextrun"/>
        </w:rPr>
        <w:t xml:space="preserve"> and have evolved behaviors that optimize finding seeds in patchy landscapes (e.g., flocking behavior and </w:t>
      </w:r>
      <w:r w:rsidR="008101C6">
        <w:rPr>
          <w:rStyle w:val="normaltextrun"/>
        </w:rPr>
        <w:t xml:space="preserve">large-scale </w:t>
      </w:r>
      <w:r w:rsidR="006C55E4">
        <w:rPr>
          <w:rStyle w:val="normaltextrun"/>
        </w:rPr>
        <w:t xml:space="preserve">population </w:t>
      </w:r>
      <w:r w:rsidR="008101C6">
        <w:rPr>
          <w:rStyle w:val="normaltextrun"/>
        </w:rPr>
        <w:t xml:space="preserve">movements or </w:t>
      </w:r>
      <w:r w:rsidR="006C55E4">
        <w:rPr>
          <w:rStyle w:val="normaltextrun"/>
        </w:rPr>
        <w:t>“irruptions”</w:t>
      </w:r>
      <w:r>
        <w:rPr>
          <w:rStyle w:val="normaltextrun"/>
        </w:rPr>
        <w:t>)</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{"citationID":"dLvju1hx","properties":{"formattedCitation":"(Slagsvold &amp; Wiebe, 2011; Strong et al., 2015)","plainCitation":"(Slagsvold &amp; Wiebe, 2011; Strong et al., 2015)","noteIndex":0},"citationItems":[{"id":3014,"uris":["http://zotero.org/groups/5634119/items/KQV99MIS"],"itemData":{"id":3014,"type":"article-journal","abstract":"We briefly review the literature on social learning in birds, concluding that strong evidence exists mainly for predator recognition, song, mate choice and foraging. The mechanism of local enhancement may be more important than imitation for birds learning to forage, but the former mechanism may be sufficient for faithful transmission depending on the ecological circumstances. To date, most insights have been gained from birds in captivity. We present a study of social learning of foraging in two passerine birds in the wild, where we cross-fostered eggs between nests of blue tits,\n              Cyanistes caeruleus\n              and great tits,\n              Parus major\n              . Early learning causes a shift in the foraging sites used by the tits in the direction of the foster species. The shift in foraging niches was consistent across seasons, as showed by an analysis of prey items, and the effect lasted for life. The fact that young birds learn from their foster parents, and use this experience later when subsequently feeding their own offspring, suggests that foraging behaviour can be culturally transmitted over generations in the wild. It may therefore have both ecological and evolutionary consequences, some of which are discussed.","container-title":"Philosophical Transactions of the Royal Society B: Biological Sciences","DOI":"10.1098/rstb.2010.0343","ISSN":"0962-8436, 1471-2970","issue":"1567","journalAbbreviation":"Phil. Trans. R. Soc. B","language":"en","page":"969-977","source":"DOI.org (Crossref)","title":"Social learning in birds and its role in shaping a foraging niche","volume":"366","author":[{"family":"Slagsvold","given":"Tore"},{"family":"Wiebe","given":"Karen L."}],"issued":{"date-parts":[["2011",4,12]]}}},{"id":2869,"uris":["http://zotero.org/groups/5634119/items/W2LLACPC"],"itemData":{"id":2869,"type":"article-journal","abstract":"SignificanceThis study is the first, to our knowledge, to reveal how climate variability drives irruptions of North American boreal seed-eating birds. Patterns of Pine Siskin irruption and associated climate drivers manifest as two modes (North-South and West-East) in which dipoles of temperature and precipitation anomalies push and pull irruptive movements across the continent at biennial to decadal periodicities. Our study accentuates the value of sustained and synoptic biological observations, contributed by citizen scientists in this case, that match the spatial and temporal scales at which climatic phenomena are observed and understood. Such observations can help probe new questions, such as the role of climatic dipoles in other large-scale ecological processes.","container-title":"Proceedings of the National Academy of Sciences","DOI":"10.1073/pnas.1418414112","ISSN":"0027-8424, 1091-6490","issue":"21","journalAbbreviation":"Proc. Natl. Acad. Sci. U.S.A.","language":"en","license":"http://www.pnas.org/site/misc/userlicense.xhtml","note":"publisher: Proceedings of the National Academy of Sciences","source":"Crossref","title":"Climatic dipoles drive two principal modes of North American boreal bird irruption","URL":"https://pnas.org/doi/full/10.1073/pnas.1418414112","volume":"112","author":[{"family":"Strong","given":"Courtenay"},{"family":"Zuckerberg","given":"Benjamin"},{"family":"Betancourt","given":"Julio L."},{"family":"Koenig","given":"Walter D."}],"accessed":{"date-parts":[["2025",7,16]]},"issued":{"date-parts":[["2015",5,26]]}}}],"schema":"https://github.com/citation-style-language/schema/raw/master/csl-citation.json"} </w:instrText>
      </w:r>
      <w:r w:rsidR="00942FE3">
        <w:rPr>
          <w:rStyle w:val="normaltextrun"/>
        </w:rPr>
        <w:fldChar w:fldCharType="separate"/>
      </w:r>
      <w:r w:rsidR="00942FE3">
        <w:rPr>
          <w:rStyle w:val="normaltextrun"/>
          <w:noProof/>
        </w:rPr>
        <w:t>(Slagsvold &amp; Wiebe, 2011; Strong et al., 2015)</w:t>
      </w:r>
      <w:r w:rsidR="00942FE3">
        <w:rPr>
          <w:rStyle w:val="normaltextrun"/>
        </w:rPr>
        <w:fldChar w:fldCharType="end"/>
      </w:r>
      <w:r w:rsidR="00942FE3">
        <w:rPr>
          <w:rStyle w:val="normaltextrun"/>
        </w:rPr>
        <w:t>.</w:t>
      </w:r>
      <w:r w:rsidR="006C55E4">
        <w:rPr>
          <w:rStyle w:val="normaltextrun"/>
        </w:rPr>
        <w:t xml:space="preserve"> </w:t>
      </w:r>
    </w:p>
    <w:p w14:paraId="6CBC19E3" w14:textId="635BA024" w:rsidR="006C55E4" w:rsidRPr="008101C6" w:rsidRDefault="006C55E4" w:rsidP="008101C6">
      <w:pPr>
        <w:pStyle w:val="paragraph"/>
        <w:spacing w:before="0" w:beforeAutospacing="0" w:after="0" w:afterAutospacing="0" w:line="480" w:lineRule="auto"/>
        <w:ind w:firstLine="720"/>
        <w:textAlignment w:val="baseline"/>
      </w:pPr>
      <w:r>
        <w:rPr>
          <w:rStyle w:val="normaltextrun"/>
        </w:rPr>
        <w:t xml:space="preserve">A notable example of a mutualism between a masting species and seed disperser is the relationship between the two-needle pinyon pine </w:t>
      </w:r>
      <w:r>
        <w:rPr>
          <w:rStyle w:val="normaltextrun"/>
          <w:i/>
          <w:iCs/>
        </w:rPr>
        <w:t>(Pinus edulis</w:t>
      </w:r>
      <w:r>
        <w:rPr>
          <w:rStyle w:val="normaltextrun"/>
        </w:rPr>
        <w:t>) and the pinyon jay (</w:t>
      </w:r>
      <w:r>
        <w:rPr>
          <w:rStyle w:val="normaltextrun"/>
          <w:i/>
          <w:iCs/>
        </w:rPr>
        <w:t>Gymnorhinus cyanocephalus</w:t>
      </w:r>
      <w:r>
        <w:rPr>
          <w:rStyle w:val="normaltextrun"/>
        </w:rPr>
        <w:t xml:space="preserve">) in the </w:t>
      </w:r>
      <w:r w:rsidR="007A7694">
        <w:rPr>
          <w:rStyle w:val="normaltextrun"/>
        </w:rPr>
        <w:t>south</w:t>
      </w:r>
      <w:r>
        <w:rPr>
          <w:rStyle w:val="normaltextrun"/>
        </w:rPr>
        <w:t xml:space="preserve">western </w:t>
      </w:r>
      <w:r w:rsidR="00BE17B6">
        <w:rPr>
          <w:rStyle w:val="normaltextrun"/>
        </w:rPr>
        <w:t>USA</w:t>
      </w:r>
      <w:r>
        <w:rPr>
          <w:rStyle w:val="normaltextrun"/>
        </w:rPr>
        <w:t>. In this close mutualism, pinyon jays</w:t>
      </w:r>
      <w:r>
        <w:rPr>
          <w:rStyle w:val="normaltextrun"/>
          <w:i/>
          <w:iCs/>
        </w:rPr>
        <w:t xml:space="preserve"> </w:t>
      </w:r>
      <w:r>
        <w:rPr>
          <w:rStyle w:val="normaltextrun"/>
        </w:rPr>
        <w:t xml:space="preserve">cache seeds as a food resource across the landscape, which, in turn, can help to promote </w:t>
      </w:r>
      <w:r w:rsidR="00DD62AF">
        <w:rPr>
          <w:rStyle w:val="normaltextrun"/>
        </w:rPr>
        <w:t>establishment of new</w:t>
      </w:r>
      <w:r>
        <w:rPr>
          <w:rStyle w:val="normaltextrun"/>
        </w:rPr>
        <w:t xml:space="preserve"> pinyon pine </w:t>
      </w:r>
      <w:r w:rsidR="00942FE3">
        <w:rPr>
          <w:rStyle w:val="normaltextrun"/>
        </w:rPr>
        <w:fldChar w:fldCharType="begin"/>
      </w:r>
      <w:r w:rsidR="00942FE3">
        <w:rPr>
          <w:rStyle w:val="normaltextrun"/>
        </w:rPr>
        <w:instrText xml:space="preserve"> ADDIN ZOTERO_ITEM CSL_CITATION {"citationID":"mQ22wyVL","properties":{"formattedCitation":"(Floyd, 1982; Ligon, 1978; Wiggins, 2005)","plainCitation":"(Floyd, 1982; Ligon, 1978; Wiggins, 2005)","noteIndex":0},"citationItems":[{"id":2770,"uris":["http://zotero.org/groups/5634119/items/TLD8BRSG"],"itemData":{"id":2770,"type":"article-journal","container-title":"The Southwestern Naturalist","DOI":"10.2307/3671138","ISSN":"00384909","issue":"2","journalAbbreviation":"The Southwestern Naturalist","page":"143","source":"DOI.org (Crossref)","title":"The Interaction of Pinon Pine and Gambel Oak in Plant Succession near Dolores, Colorado","volume":"27","author":[{"family":"Floyd","given":"Mary E."}],"issued":{"date-parts":[["1982",5,21]]}}},{"id":2753,"uris":["http://zotero.org/groups/5634119/items/4RGGXF3K"],"itemData":{"id":2753,"type":"article-journal","abstract":"Pinon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00942FE3">
        <w:rPr>
          <w:rStyle w:val="normaltextrun"/>
        </w:rPr>
        <w:fldChar w:fldCharType="separate"/>
      </w:r>
      <w:r w:rsidR="00942FE3">
        <w:rPr>
          <w:rStyle w:val="normaltextrun"/>
          <w:noProof/>
        </w:rPr>
        <w:t>(Floyd, 1982; Ligon, 1978; Wiggins, 2005)</w:t>
      </w:r>
      <w:r w:rsidR="00942FE3">
        <w:rPr>
          <w:rStyle w:val="normaltextrun"/>
        </w:rPr>
        <w:fldChar w:fldCharType="end"/>
      </w:r>
      <w:r>
        <w:rPr>
          <w:rStyle w:val="normaltextrun"/>
        </w:rPr>
        <w:t xml:space="preserve">. Pinyon jays have been declining over the last several decades, </w:t>
      </w:r>
      <w:r w:rsidR="00DD62AF">
        <w:rPr>
          <w:rStyle w:val="normaltextrun"/>
        </w:rPr>
        <w:t xml:space="preserve">however, and </w:t>
      </w:r>
      <w:r>
        <w:rPr>
          <w:rStyle w:val="normaltextrun"/>
        </w:rPr>
        <w:t>the cause of their decline likely involves a complex set of drivers, which could include climate</w:t>
      </w:r>
      <w:r w:rsidR="00DD62AF">
        <w:rPr>
          <w:rStyle w:val="normaltextrun"/>
        </w:rPr>
        <w:t xml:space="preserve"> variability</w:t>
      </w:r>
      <w:r>
        <w:rPr>
          <w:rStyle w:val="normaltextrun"/>
        </w:rPr>
        <w:t xml:space="preserve">, habitat </w:t>
      </w:r>
      <w:r w:rsidR="00BE17B6">
        <w:rPr>
          <w:rStyle w:val="normaltextrun"/>
        </w:rPr>
        <w:t>modifications</w:t>
      </w:r>
      <w:r>
        <w:rPr>
          <w:rStyle w:val="normaltextrun"/>
        </w:rPr>
        <w:t xml:space="preserve">, and </w:t>
      </w:r>
      <w:r w:rsidR="00BE17B6">
        <w:rPr>
          <w:rStyle w:val="normaltextrun"/>
        </w:rPr>
        <w:t xml:space="preserve">changes in </w:t>
      </w:r>
      <w:r>
        <w:rPr>
          <w:rStyle w:val="normaltextrun"/>
        </w:rPr>
        <w:t>food resource availability</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{"citationID":"SP6EyjFH","properties":{"formattedCitation":"(Boone et al., 2018; Van Lanen et al., 2023)","plainCitation":"(Boone et al., 2018;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America","ISBN":"978-0-9790585-3-0","note":"DOI: 10.21199/SWB3.10","page":"190-197","publisher":"Western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00942FE3">
        <w:rPr>
          <w:rStyle w:val="normaltextrun"/>
        </w:rPr>
        <w:fldChar w:fldCharType="separate"/>
      </w:r>
      <w:r w:rsidR="00942FE3">
        <w:rPr>
          <w:rStyle w:val="normaltextrun"/>
          <w:noProof/>
        </w:rPr>
        <w:t>(Boone et al., 2018; Van Lanen et al., 2023)</w:t>
      </w:r>
      <w:r w:rsidR="00942FE3">
        <w:rPr>
          <w:rStyle w:val="normaltextrun"/>
        </w:rPr>
        <w:fldChar w:fldCharType="end"/>
      </w:r>
      <w:r>
        <w:rPr>
          <w:rStyle w:val="normaltextrun"/>
        </w:rPr>
        <w:t>. Concurrently, pinyon pine has faced recent large-scale mortality</w:t>
      </w:r>
      <w:r w:rsidR="00DD62AF">
        <w:rPr>
          <w:rStyle w:val="normaltextrun"/>
        </w:rPr>
        <w:t xml:space="preserve">, </w:t>
      </w:r>
      <w:r>
        <w:rPr>
          <w:rStyle w:val="normaltextrun"/>
        </w:rPr>
        <w:t>with limited regeneration and reduced seed production of the surviving trees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{"citationID":"5DToPsPN","properties":{"formattedCitation":"(Breshears et al., 2005; Meddens et al., 2015; Redmond et al., 2012, 2018; Shaw et al., 2005; Wion et al., 2025)","plainCitation":"(Breshears et al., 2005; Meddens et al., 2015; Redmond et al., 2012, 2018; Shaw et al., 2005; Wion et al., 2025)","noteIndex":0},"citationItems":[{"id":2967,"uris":["http://zotero.org/groups/5634119/items/XUACEC5I"],"itemData":{"id":2967,"type":"article-journal","abstract":"Future drought is projected to occur under warmer temperature conditions as climate change progresses, referred to here as global-change-type drought, yet quantitative assessments of the triggers and potential extent of drought-induced vegetation die-off remain pivotal uncertainties in assessing climate-change impacts. Of particular concern is regional-scale mortality of overstory trees, which rapidly alters ecosystem type, associated ecosystem properties, and land surface conditions for decades. Here, we quantify regional-scale vegetation die-off across southwestern North American woodlands in 2002-2003 in response to drought and associated bark beetle infestations. At an intensively studied site within the region, we quantified that after 15 months of depleted soil water content, &gt;90% of the dominant, overstory tree species (\n              Pinus edulis\n              , a piñon) died. The die-off was reflected in changes in a remotely sensed index of vegetation greenness (Normalized Difference Vegetation Index), not only at the intensively studied site but also across the region, extending over 12,000 km\n              2\n              or more; aerial and field surveys confirmed the general extent of the die-off. Notably, the recent drought was warmer than the previous subcontinental drought of the 1950s. The limited, available observations suggest that die-off from the recent drought was more extensive than that from the previous drought, extending into wetter sites within the tree species' distribution. Our results quantify a trigger leading to rapid, drought-induced die-off of overstory woody plants at subcontinental scale and highlight the potential for such die-off to be more severe and extensive for future global-change-type drought under warmer conditions.","container-title":"Proceedings of the National Academy of Sciences","DOI":"10.1073/pnas.0505734102","ISSN":"0027-8424, 1091-6490","issue":"42","journalAbbreviation":"Proc. Natl. Acad. Sci. U.S.A.","language":"en","page":"15144-15148","source":"DOI.org (Crossref)","title":"Regional vegetation die-off in response to global-change-type drought","volume":"102","author":[{"family":"Breshears","given":"David D."},{"family":"Cobb","given":"Neil S."},{"family":"Rich","given":"Paul M."},{"family":"Price","given":"Kevin P."},{"family":"Allen","given":"Craig D."},{"family":"Balice","given":"Randy G."},{"family":"Romme","given":"William H."},{"family":"Kastens","given":"Jude H."},{"family":"Floyd","given":"M. Lisa"},{"family":"Belnap","given":"Jayne"},{"family":"Anderson","given":"Jesse J."},{"family":"Myers","given":"Orrin B."},{"family":"Meyer","given":"Clifton W."}],"issued":{"date-parts":[["2005",10,18]]}}},{"id":2966,"uris":["http://zotero.org/groups/5634119/items/DJVJ9458"],"itemData":{"id":2966,"type":"article-journal","abstract":"Summary\n            Recently, widespread piñon pine die‐off occurred in the southwestern United States. Here we synthesize observational studies of this event and compare findings to expected relationships with biotic and abiotic factors. Agreement exists on the occurrence of drought, presence of bark beetles and increased mortality of larger trees. However, studies disagree about the influences of stem density, elevation and other factors, perhaps related to study design, location and impact of extreme drought. Detailed information about bark beetles is seldom reported and their role is poorly understood. Our analysis reveals substantial limits to our knowledge regarding the processes that produce mortality patterns across space and time, indicating a poor ability to forecast mortality in response to expected increases in future droughts.\n            \n              \n                \n                  \n                  \n                  \n                  \n                    \n                      \n                      Contents\n                      \n                    \n                  \n                  \n                    \n                      \n                      Summary\n                      91\n                    \n                    \n                      I.\n                      \n                        Introduction\n                      \n                      91\n                    \n                    \n                      II.\n                      \n                        Mortality mechanisms\n                      \n                      92\n                    \n                    \n                      III.\n                      \n                        Methods\n                      \n                      92\n                    \n                    \n                      IV.\n                      \n                        Results\n                      \n                      92\n                    \n                    \n                      V.\n                      \n                        Discussion\n                      \n                      94\n                    \n                    \n                      VI.\n                      \n                        Conclusions\n                      \n                      96\n                    \n                    \n                      \n                      \n                        Acknowledgements\n                      \n                      96\n                    \n                    \n                      \n                      \n                        References\n                      \n                      96","container-title":"New Phytologist","DOI":"10.1111/nph.13193","ISSN":"0028-646X, 1469-8137","issue":"1","journalAbbreviation":"New Phytologist","language":"en","license":"http://onlinelibrary.wiley.com/termsAndConditions#am","page":"91-97","source":"DOI.org (Crossref)","title":"Patterns and causes of observed piñon pine mortality in the southwestern United States","volume":"206","author":[{"family":"Meddens","given":"Arjan J. H."},{"family":"Hicke","given":"Jeffrey A."},{"family":"Macalady","given":"Alison K."},{"family":"Buotte","given":"Polly C."},{"family":"Cowles","given":"Travis R."},{"family":"Allen","given":"Craig D."}],"issued":{"date-parts":[["2015",4]]}}},{"id":2972,"uris":["http://zotero.org/groups/5634119/items/7M2FKU8S"],"itemData":{"id":2972,"type":"article-journal","abstract":"Global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N."}],"issued":{"date-parts":[["2012",12]]}}},{"id":2969,"uris":["http://zotero.org/groups/5634119/items/SB5NU96H"],"itemData":{"id":2969,"type":"article-journal","abstract":"Abstract\n            \n              \n                \n                  Drought events occurring under warmer temperatures (i.e. “hotter droughts”) have resulted in widespread tree mortality across the globe, and may result in biome‐level vegetation shifts to alternate vegetation types if there is a failure of trees to regenerate. We investigated how overstorey trees, understorey vegetation, and local climatic and edaphic conditions interact to influence tree regeneration, a key prerequisite for resilience, in a region that has experienced severe overstorey tree mortality due to hotter droughts and beetle infestations.\n                \n                \n                  \n                    We used detailed field observations from 142 sites that spanned a broad range of environmental conditions to evaluate the effects of climate and recent tree mortality on tree regeneration dynamics in the spatially extensive piñon (\n                    Pinus edulis\n                    )‐juniper (\n                    Juniperus osteosperma, Juniperus monosperma)\n                    woodland vegetation type of the southwestern\n                    USA\n                    . We used a structural equation modelling framework to identify how tree mortality and local climatic and edaphic conditions affect piñon and juniper regeneration and electivity analyses to quantify the species‐specific associations of tree juveniles with overstorey trees and understorey shrubs.\n                  \n                \n                \n                  Piñon regeneration appears to be strongly dependent upon advanced regeneration, (i.e. the survival of juvenile trees that established prior to the mortality event), the survival of adult seed‐bearing trees (inferred from basal area of surviving trees) and the facilitative effects of overstorey trees for providing favourable microsites for seedling establishment. Model results suggest that local edaphoclimatic conditions directly affected piñon and juniper regeneration, such that stands with hotter, drier local climatic conditions and lower soil available water capacity had limited tree regeneration following large‐scale dieback.\n                \n                \n                  \n                    Synthesis\n                    . We identify four indicators of resilience to hotter drought conditions: (1) abundant advance regeneration of tree seedlings; (2) sufficient canopy cover for survival of emergent seedlings and existing regeneration; (3) sufficient seed source from surviving trees with high reproductive output; (4) areas with cooler and wetter local climates and greater soil available water capacity. In the absence of these conditions, there is greater likelihood of woodlands transitioning to more xeric vegetation types following dieback.","container-title":"Journal of Ecology","DOI":"10.1111/1365-2745.12880","ISSN":"0022-0477, 1365-2745","issue":"2","journalAbbreviation":"Journal of Ecology","language":"en","license":"http://onlinelibrary.wiley.com/termsAndConditions#vor","page":"625-639","source":"DOI.org (Crossref)","title":"Woodland resilience to regional drought: Dominant controls on tree regeneration following overstorey mortality","title-short":"Woodland resilience to regional drought","volume":"106","author":[{"family":"Redmond","given":"Miranda D."},{"family":"Weisberg","given":"Peter J."},{"family":"Cobb","given":"Neil S."},{"family":"Clifford","given":"Michael J."}],"editor":[{"family":"Bellingham","given":"Peter"}],"issued":{"date-parts":[["2018",3]]}}},{"id":2971,"uris":["http://zotero.org/groups/5634119/items/Y9DU2YX5"],"itemData":{"id":2971,"type":"article-journal","abstract":"Abstract\n            Widespread mortality in the pinyon-juniper forest type is associated with several years of drought in the southwestern United States. A complex of drought, insects, and disease is responsible for pinyon mortality rates approaching 100% in some areas, while other areas have experienced little or no mortality. Implementation of the Forest Inventory and Analysis (FIA) annual inventory in several states coincided with the onset of elevated mortality rates. Adjunct inventories provided supplemental data on damaging agents. Preliminary analysis reveals the status and trends of mortality in pinyon-juniper woodlands.","container-title":"Journal of Forestry","DOI":"10.1093/jof/103.6.280","ISSN":"0022-1201, 1938-3746","issue":"6","language":"en","page":"280-285","source":"DOI.org (Crossref)","title":"Forest Inventory and Analysis (FIA) Annual Inventory Answers the Question: What Is Happening to Pinyon-Juniper Woodlands?","title-short":"Forest Inventory and Analysis (FIA) Annual Inventory Answers the Question","volume":"103","author":[{"family":"Shaw","given":"John D."},{"family":"Steed","given":"Brytten E."},{"family":"DeBlander","given":"Larry T."}],"issued":{"date-parts":[["2005",9,1]]}}},{"id":2858,"uris":["http://zotero.org/groups/5634119/items/5C7JLPYL"],"itemData":{"id":2858,"type":"article-journal","abstract":"SummaryPredicting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942FE3">
        <w:rPr>
          <w:rStyle w:val="normaltextrun"/>
        </w:rPr>
        <w:fldChar w:fldCharType="separate"/>
      </w:r>
      <w:r w:rsidR="00942FE3">
        <w:rPr>
          <w:rStyle w:val="normaltextrun"/>
          <w:noProof/>
        </w:rPr>
        <w:t>(Breshears et al., 2005; Meddens et al., 2015; Redmond et al., 2012, 2018; Shaw et al., 2005; Wion et al., 2025)</w:t>
      </w:r>
      <w:r w:rsidR="00942FE3">
        <w:rPr>
          <w:rStyle w:val="normaltextrun"/>
        </w:rPr>
        <w:fldChar w:fldCharType="end"/>
      </w:r>
      <w:r>
        <w:rPr>
          <w:rStyle w:val="normaltextrun"/>
        </w:rPr>
        <w:t xml:space="preserve">. </w:t>
      </w:r>
      <w:r w:rsidR="008101C6">
        <w:rPr>
          <w:rStyle w:val="normaltextrun"/>
        </w:rPr>
        <w:t xml:space="preserve">This </w:t>
      </w:r>
      <w:r w:rsidR="00DD62AF">
        <w:rPr>
          <w:rStyle w:val="normaltextrun"/>
        </w:rPr>
        <w:t xml:space="preserve">pinyon–pinyon jay </w:t>
      </w:r>
      <w:r w:rsidR="008101C6">
        <w:rPr>
          <w:rStyle w:val="normaltextrun"/>
        </w:rPr>
        <w:t xml:space="preserve">system is not unique </w:t>
      </w:r>
      <w:r w:rsidR="00DD62AF">
        <w:rPr>
          <w:rStyle w:val="normaltextrun"/>
        </w:rPr>
        <w:t xml:space="preserve">as </w:t>
      </w:r>
      <w:r w:rsidR="008101C6">
        <w:rPr>
          <w:rStyle w:val="normaltextrun"/>
        </w:rPr>
        <w:t xml:space="preserve">changes in climate </w:t>
      </w:r>
      <w:r w:rsidR="00DD62AF">
        <w:rPr>
          <w:rStyle w:val="normaltextrun"/>
        </w:rPr>
        <w:t xml:space="preserve">are shaping </w:t>
      </w:r>
      <w:r w:rsidR="008101C6">
        <w:rPr>
          <w:rStyle w:val="normaltextrun"/>
        </w:rPr>
        <w:t>masting dynamics</w:t>
      </w:r>
      <w:r w:rsidR="00DD62AF">
        <w:rPr>
          <w:rStyle w:val="normaltextrun"/>
        </w:rPr>
        <w:t xml:space="preserve"> </w:t>
      </w:r>
      <w:r w:rsidR="00203A94">
        <w:rPr>
          <w:rStyle w:val="normaltextrun"/>
        </w:rPr>
        <w:t xml:space="preserve">globally </w:t>
      </w:r>
      <w:r w:rsidR="00DD62AF">
        <w:rPr>
          <w:rStyle w:val="normaltextrun"/>
        </w:rPr>
        <w:t>in unprecedent ways, which</w:t>
      </w:r>
      <w:r w:rsidR="008266CE">
        <w:rPr>
          <w:rStyle w:val="normaltextrun"/>
        </w:rPr>
        <w:t xml:space="preserve"> will likely alter seed dispersal interactions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{"citationID":"AptN3Tnb","properties":{"formattedCitation":"(Hacket-Pain &amp; Bogdziewicz, 2021)","plainCitation":"(Hacket-Pain &amp; Bogdziewicz, 2021)","noteIndex":0},"citationItems":[{"id":3024,"uris":["http://zotero.org/groups/5634119/items/IZCAXP26"],"itemData":{"id":3024,"type":"article-journal","abstract":"Climate change is reshaping global vegetation through its impacts on plant mortality, but recruitment creates the next generation of plants and will determine the structure and composition of future communities. Recruitment depends on mean seed production, but also on the interannual variability and among-plant synchrony in seed production, the phenomenon known as mast seeding. Thus, predicting the long-term response of global vegetation dynamics to climate change requires understanding the response of masting to changing climate. Recently, data and methods have become available allowing the first assessments of long-term changes in masting. Reviewing the literature, we evaluate evidence for a fingerprint of climate change on mast seeding and discuss the drivers and impacts of these changes. We divide our discussion into the main characteristics of mast seeding: interannual variation, synchrony, temporal autocorrelation and mast frequency. Data indicate that masting patterns are changing but the direction of that change varies, likely reflecting the diversity of proximate factors underlying masting across taxa. Experiments to understand the proximate mechanisms underlying masting, in combination with the analysis of long-term datasets, will enable us to understand this observed variability in the response of masting. This will allow us to predict future shifts in masting patterns, and consequently ecosystem impacts of climate change via its impacts on masting.\n            This article is part of the theme issue ‘The ecology and evolution of synchronized seed production in plants’.","container-title":"Philosophical Transactions of the Royal Society B: Biological Sciences","DOI":"10.1098/rstb.2020.0379","ISSN":"0962-8436, 1471-2970","issue":"1839","journalAbbreviation":"Phil. Trans. R. Soc. B","language":"en","page":"20200379","source":"DOI.org (Crossref)","title":"Climate change and plant reproduction: trends and drivers of mast seeding change","title-short":"Climate change and plant reproduction","volume":"376","author":[{"family":"Hacket-Pain","given":"Andrew"},{"family":"Bogdziewicz","given":"Michał"}],"issued":{"date-parts":[["2021",12,6]]}}}],"schema":"https://github.com/citation-style-language/schema/raw/master/csl-citation.json"} </w:instrText>
      </w:r>
      <w:r w:rsidR="00942FE3">
        <w:rPr>
          <w:rStyle w:val="normaltextrun"/>
        </w:rPr>
        <w:fldChar w:fldCharType="separate"/>
      </w:r>
      <w:r w:rsidR="00942FE3">
        <w:rPr>
          <w:rStyle w:val="normaltextrun"/>
          <w:noProof/>
        </w:rPr>
        <w:t>(Hacket-Pain &amp; Bogdziewicz, 2021)</w:t>
      </w:r>
      <w:r w:rsidR="00942FE3">
        <w:rPr>
          <w:rStyle w:val="normaltextrun"/>
        </w:rPr>
        <w:fldChar w:fldCharType="end"/>
      </w:r>
      <w:r w:rsidR="00AE1E03">
        <w:rPr>
          <w:rStyle w:val="normaltextrun"/>
        </w:rPr>
        <w:t xml:space="preserve">. </w:t>
      </w:r>
      <w:r w:rsidR="008101C6">
        <w:rPr>
          <w:rStyle w:val="eop"/>
        </w:rPr>
        <w:t> </w:t>
      </w:r>
    </w:p>
    <w:p w14:paraId="073A1D31" w14:textId="5A4356E8" w:rsidR="006C55E4" w:rsidRDefault="006C55E4" w:rsidP="00AE1E03">
      <w:pPr>
        <w:pStyle w:val="paragraph"/>
        <w:spacing w:before="0" w:beforeAutospacing="0" w:after="0" w:afterAutospacing="0" w:line="480" w:lineRule="auto"/>
        <w:ind w:firstLine="720"/>
        <w:textAlignment w:val="baseline"/>
        <w:rPr>
          <w:rFonts w:ascii="Segoe UI" w:hAnsi="Segoe UI" w:cs="Segoe UI"/>
          <w:sz w:val="18"/>
          <w:szCs w:val="18"/>
        </w:rPr>
      </w:pPr>
      <w:r w:rsidRPr="00C51F3D">
        <w:rPr>
          <w:rStyle w:val="normaltextrun"/>
        </w:rPr>
        <w:t>In this study,</w:t>
      </w:r>
      <w:r>
        <w:rPr>
          <w:rStyle w:val="normaltextrun"/>
        </w:rPr>
        <w:t xml:space="preserve"> we </w:t>
      </w:r>
      <w:r w:rsidR="00464FBB">
        <w:rPr>
          <w:rStyle w:val="normaltextrun"/>
        </w:rPr>
        <w:t xml:space="preserve">quantify </w:t>
      </w:r>
      <w:r w:rsidR="008101C6">
        <w:rPr>
          <w:rStyle w:val="normaltextrun"/>
        </w:rPr>
        <w:t xml:space="preserve">the </w:t>
      </w:r>
      <w:r w:rsidR="00464FBB">
        <w:rPr>
          <w:rStyle w:val="normaltextrun"/>
        </w:rPr>
        <w:t xml:space="preserve">dynamic </w:t>
      </w:r>
      <w:r w:rsidR="008101C6">
        <w:rPr>
          <w:rStyle w:val="normaltextrun"/>
        </w:rPr>
        <w:t xml:space="preserve">relationship between </w:t>
      </w:r>
      <w:r>
        <w:rPr>
          <w:rStyle w:val="normaltextrun"/>
        </w:rPr>
        <w:t xml:space="preserve">pinyon jay and pinyon </w:t>
      </w:r>
      <w:r w:rsidR="00464FBB">
        <w:rPr>
          <w:rStyle w:val="normaltextrun"/>
        </w:rPr>
        <w:t xml:space="preserve">pine cone production using </w:t>
      </w:r>
      <w:r w:rsidR="00AE1E03">
        <w:rPr>
          <w:rStyle w:val="normaltextrun"/>
        </w:rPr>
        <w:t>over a decade</w:t>
      </w:r>
      <w:r w:rsidR="00464FBB">
        <w:rPr>
          <w:rStyle w:val="normaltextrun"/>
        </w:rPr>
        <w:t xml:space="preserve"> (</w:t>
      </w:r>
      <w:r w:rsidR="00C51F3D">
        <w:rPr>
          <w:rStyle w:val="normaltextrun"/>
        </w:rPr>
        <w:t>2010-2022</w:t>
      </w:r>
      <w:r w:rsidR="00464FBB">
        <w:rPr>
          <w:rStyle w:val="normaltextrun"/>
        </w:rPr>
        <w:t xml:space="preserve">) of data spanning </w:t>
      </w:r>
      <w:r w:rsidR="00AE1E03">
        <w:rPr>
          <w:rStyle w:val="normaltextrun"/>
        </w:rPr>
        <w:t xml:space="preserve">the full range of pinyon </w:t>
      </w:r>
      <w:r w:rsidR="00464FBB">
        <w:rPr>
          <w:rStyle w:val="normaltextrun"/>
        </w:rPr>
        <w:t xml:space="preserve">pine </w:t>
      </w:r>
      <w:r w:rsidR="00AE1E03">
        <w:rPr>
          <w:rStyle w:val="normaltextrun"/>
        </w:rPr>
        <w:t xml:space="preserve">(~55% of the range of pinyon jays; Figure </w:t>
      </w:r>
      <w:r w:rsidR="00E71F01">
        <w:rPr>
          <w:rStyle w:val="normaltextrun"/>
        </w:rPr>
        <w:t>1</w:t>
      </w:r>
      <w:r w:rsidR="00AE1E03">
        <w:rPr>
          <w:rStyle w:val="normaltextrun"/>
        </w:rPr>
        <w:t xml:space="preserve">). This region </w:t>
      </w:r>
      <w:r w:rsidR="00464FBB">
        <w:rPr>
          <w:rStyle w:val="normaltextrun"/>
        </w:rPr>
        <w:t xml:space="preserve">supports </w:t>
      </w:r>
      <w:r w:rsidR="00AE1E03">
        <w:rPr>
          <w:rStyle w:val="normaltextrun"/>
        </w:rPr>
        <w:t xml:space="preserve">a wide </w:t>
      </w:r>
      <w:r w:rsidR="00464FBB">
        <w:rPr>
          <w:rStyle w:val="normaltextrun"/>
        </w:rPr>
        <w:t xml:space="preserve">variety of </w:t>
      </w:r>
      <w:r w:rsidR="00AE1E03">
        <w:rPr>
          <w:rStyle w:val="normaltextrun"/>
        </w:rPr>
        <w:t xml:space="preserve">habitat </w:t>
      </w:r>
      <w:r w:rsidR="008266CE">
        <w:rPr>
          <w:rStyle w:val="normaltextrun"/>
        </w:rPr>
        <w:t>suitability</w:t>
      </w:r>
      <w:r w:rsidR="00464FBB">
        <w:rPr>
          <w:rStyle w:val="normaltextrun"/>
        </w:rPr>
        <w:t xml:space="preserve"> conditions</w:t>
      </w:r>
      <w:r w:rsidR="008266CE">
        <w:rPr>
          <w:rStyle w:val="normaltextrun"/>
        </w:rPr>
        <w:t>,</w:t>
      </w:r>
      <w:r w:rsidR="00AE1E03">
        <w:rPr>
          <w:rStyle w:val="normaltextrun"/>
        </w:rPr>
        <w:t xml:space="preserve"> and this decade </w:t>
      </w:r>
      <w:r w:rsidR="00464FBB">
        <w:rPr>
          <w:rStyle w:val="normaltextrun"/>
        </w:rPr>
        <w:t xml:space="preserve">is characterized by highly variable </w:t>
      </w:r>
      <w:r w:rsidR="00AE1E03">
        <w:rPr>
          <w:rStyle w:val="normaltextrun"/>
        </w:rPr>
        <w:t xml:space="preserve">climatic conditions </w:t>
      </w:r>
      <w:r w:rsidR="00942FE3">
        <w:rPr>
          <w:rStyle w:val="normaltextrun"/>
        </w:rPr>
        <w:fldChar w:fldCharType="begin"/>
      </w:r>
      <w:r w:rsidR="00E236C8">
        <w:rPr>
          <w:rStyle w:val="normaltextrun"/>
        </w:rPr>
        <w:instrText xml:space="preserve"> ADDIN ZOTERO_ITEM CSL_CITATION {"citationID":"vgqX8dom","properties":{"formattedCitation":"(Boone et al., 2018; Van Lanen et al., 2023; Williams et al., 2022)","plainCitation":"(Boone et al., 2018; Van Lanen et al., 2023; Williams et al., 2022)","noteIndex":0},"citationItems":[{"id":2748,"uris":["http://zotero.org/groups/5634119/items/YTCPHGE5"],"itemData":{"id":2748,"type":"chapter","abstract":"The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America","ISBN":"978-0-9790585-3-0","note":"DOI: 10.21199/SWB3.10","page":"190-197","publisher":"Western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L."}],"issued":{"date-parts":[["2023",4]]}}},{"id":3032,"uris":["http://zotero.org/users/6391447/items/22JTLFLQ"],"itemData":{"id":3032,"type":"article-journal","container-title":"Nature Climate Change","DOI":"10.1038/s41558-022-01290-z","ISSN":"1758-678X, 1758-6798","issue":"3","journalAbbreviation":"Nat. Clim. Chang.","language":"en","page":"232-234","source":"DOI.org (Crossref)","title":"Rapid intensification of the emerging southwestern North American megadrought in 2020–2021","volume":"12","author":[{"family":"Williams","given":"A. Park"},{"family":"Cook","given":"Benjamin I."},{"family":"Smerdon","given":"Jason E."}],"issued":{"date-parts":[["2022",3]]}}}],"schema":"https://github.com/citation-style-language/schema/raw/master/csl-citation.json"} </w:instrText>
      </w:r>
      <w:r w:rsidR="00942FE3">
        <w:rPr>
          <w:rStyle w:val="normaltextrun"/>
        </w:rPr>
        <w:fldChar w:fldCharType="separate"/>
      </w:r>
      <w:r w:rsidR="00E236C8">
        <w:rPr>
          <w:rStyle w:val="normaltextrun"/>
          <w:noProof/>
        </w:rPr>
        <w:t>(Boone et al., 2018; Van Lanen et al., 2023; Williams et al., 2022)</w:t>
      </w:r>
      <w:r w:rsidR="00942FE3">
        <w:rPr>
          <w:rStyle w:val="normaltextrun"/>
        </w:rPr>
        <w:fldChar w:fldCharType="end"/>
      </w:r>
      <w:r>
        <w:rPr>
          <w:rStyle w:val="normaltextrun"/>
        </w:rPr>
        <w:t>. We explicitly model the temporal dynamics of this mutualism using a stochastic antecedent model</w:t>
      </w:r>
      <w:r w:rsidR="00464FBB">
        <w:rPr>
          <w:rStyle w:val="normaltextrun"/>
        </w:rPr>
        <w:t xml:space="preserve">ing </w:t>
      </w:r>
      <w:r w:rsidR="00C51F3D">
        <w:rPr>
          <w:rStyle w:val="normaltextrun"/>
        </w:rPr>
        <w:t xml:space="preserve">(SAM) </w:t>
      </w:r>
      <w:r w:rsidR="00464FBB">
        <w:rPr>
          <w:rStyle w:val="normaltextrun"/>
        </w:rPr>
        <w:t>framework</w:t>
      </w:r>
      <w:r>
        <w:rPr>
          <w:rStyle w:val="normaltextrun"/>
        </w:rPr>
        <w:t xml:space="preserve"> </w:t>
      </w:r>
      <w:r w:rsidR="00BE17B6">
        <w:rPr>
          <w:rStyle w:val="normaltextrun"/>
        </w:rPr>
        <w:fldChar w:fldCharType="begin"/>
      </w:r>
      <w:r w:rsidR="00BE17B6">
        <w:rPr>
          <w:rStyle w:val="normaltextrun"/>
        </w:rPr>
        <w:instrText xml:space="preserve"> ADDIN ZOTERO_ITEM CSL_CITATION {"citationID":"YpiKcSZu","properties":{"formattedCitation":"(Ogle et al., 2015)","plainCitation":"(Ogle et al., 2015)","noteIndex":0},"citationItems":[{"id":67,"uris":["http://zotero.org/users/6391447/items/HCIC6RJW"],"itemData":{"id":67,"type":"article-journal","abstract":"The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00BE17B6">
        <w:rPr>
          <w:rStyle w:val="normaltextrun"/>
        </w:rPr>
        <w:fldChar w:fldCharType="separate"/>
      </w:r>
      <w:r w:rsidR="00BE17B6">
        <w:rPr>
          <w:rStyle w:val="normaltextrun"/>
          <w:noProof/>
        </w:rPr>
        <w:t>(Ogle et al., 2015)</w:t>
      </w:r>
      <w:r w:rsidR="00BE17B6">
        <w:rPr>
          <w:rStyle w:val="normaltextrun"/>
        </w:rPr>
        <w:fldChar w:fldCharType="end"/>
      </w:r>
      <w:r w:rsidR="00BE17B6">
        <w:rPr>
          <w:rStyle w:val="normaltextrun"/>
        </w:rPr>
        <w:t xml:space="preserve"> </w:t>
      </w:r>
      <w:r>
        <w:rPr>
          <w:rStyle w:val="normaltextrun"/>
        </w:rPr>
        <w:t xml:space="preserve">to examine how populations of a seed disperser respond to resource </w:t>
      </w:r>
      <w:r>
        <w:rPr>
          <w:rStyle w:val="normaltextrun"/>
        </w:rPr>
        <w:lastRenderedPageBreak/>
        <w:t>availability</w:t>
      </w:r>
      <w:r w:rsidR="00464FBB">
        <w:rPr>
          <w:rStyle w:val="normaltextrun"/>
        </w:rPr>
        <w:t xml:space="preserve"> (cones)</w:t>
      </w:r>
      <w:r>
        <w:rPr>
          <w:rStyle w:val="normaltextrun"/>
        </w:rPr>
        <w:t xml:space="preserve"> and climate </w:t>
      </w:r>
      <w:r w:rsidR="00464FBB">
        <w:rPr>
          <w:rStyle w:val="normaltextrun"/>
        </w:rPr>
        <w:t>across space and time</w:t>
      </w:r>
      <w:r>
        <w:rPr>
          <w:rStyle w:val="normaltextrun"/>
        </w:rPr>
        <w:t xml:space="preserve">. Importantly, the </w:t>
      </w:r>
      <w:r w:rsidR="00C51F3D">
        <w:rPr>
          <w:rStyle w:val="normaltextrun"/>
        </w:rPr>
        <w:t xml:space="preserve">SAM </w:t>
      </w:r>
      <w:r w:rsidR="00464FBB">
        <w:rPr>
          <w:rStyle w:val="normaltextrun"/>
        </w:rPr>
        <w:t xml:space="preserve">framework </w:t>
      </w:r>
      <w:r w:rsidR="00BE17B6">
        <w:rPr>
          <w:rStyle w:val="normaltextrun"/>
        </w:rPr>
        <w:t xml:space="preserve">can </w:t>
      </w:r>
      <w:r>
        <w:rPr>
          <w:rStyle w:val="normaltextrun"/>
        </w:rPr>
        <w:t xml:space="preserve">simultaneously estimate anticipatory </w:t>
      </w:r>
      <w:r w:rsidR="00464FBB">
        <w:rPr>
          <w:rStyle w:val="normaltextrun"/>
        </w:rPr>
        <w:t>(e.g., “predictive” behavior)</w:t>
      </w:r>
      <w:r w:rsidR="00E71F01">
        <w:rPr>
          <w:rStyle w:val="normaltextrun"/>
        </w:rPr>
        <w:t xml:space="preserve"> and lagged (including both relatively “immediate” and “delayed”) </w:t>
      </w:r>
      <w:r w:rsidR="00464FBB">
        <w:rPr>
          <w:rStyle w:val="normaltextrun"/>
        </w:rPr>
        <w:t xml:space="preserve">responses, and </w:t>
      </w:r>
      <w:r w:rsidR="00BE17B6">
        <w:rPr>
          <w:rStyle w:val="normaltextrun"/>
        </w:rPr>
        <w:t xml:space="preserve">it </w:t>
      </w:r>
      <w:r w:rsidR="00464FBB">
        <w:rPr>
          <w:rStyle w:val="normaltextrun"/>
        </w:rPr>
        <w:t>provides quantitative insight into the relative importance of these different behaviors or responses to</w:t>
      </w:r>
      <w:r>
        <w:rPr>
          <w:rStyle w:val="normaltextrun"/>
        </w:rPr>
        <w:t xml:space="preserve"> </w:t>
      </w:r>
      <w:r w:rsidR="00464FBB">
        <w:rPr>
          <w:rStyle w:val="normaltextrun"/>
        </w:rPr>
        <w:t xml:space="preserve">the </w:t>
      </w:r>
      <w:r>
        <w:rPr>
          <w:rStyle w:val="normaltextrun"/>
        </w:rPr>
        <w:t xml:space="preserve">overall </w:t>
      </w:r>
      <w:r w:rsidR="00464FBB">
        <w:rPr>
          <w:rStyle w:val="normaltextrun"/>
        </w:rPr>
        <w:t xml:space="preserve">population dynamics observed for pinyon jay. Thus, this approach </w:t>
      </w:r>
      <w:r w:rsidR="00C51F3D">
        <w:rPr>
          <w:rStyle w:val="normaltextrun"/>
        </w:rPr>
        <w:t xml:space="preserve">facilitates </w:t>
      </w:r>
      <w:r w:rsidR="00464FBB">
        <w:rPr>
          <w:rStyle w:val="normaltextrun"/>
        </w:rPr>
        <w:t xml:space="preserve">the quantification and evaluation of </w:t>
      </w:r>
      <w:r>
        <w:rPr>
          <w:rStyle w:val="normaltextrun"/>
        </w:rPr>
        <w:t>multiple hypothesized relationships</w:t>
      </w:r>
      <w:r w:rsidR="00464FBB">
        <w:rPr>
          <w:rStyle w:val="normaltextrun"/>
        </w:rPr>
        <w:t xml:space="preserve">, allowing for the possibility </w:t>
      </w:r>
      <w:r w:rsidR="00E71F01">
        <w:rPr>
          <w:rStyle w:val="normaltextrun"/>
        </w:rPr>
        <w:t xml:space="preserve">for </w:t>
      </w:r>
      <w:r w:rsidR="00464FBB">
        <w:rPr>
          <w:rStyle w:val="normaltextrun"/>
        </w:rPr>
        <w:t>multiple</w:t>
      </w:r>
      <w:r w:rsidR="00E71F01">
        <w:rPr>
          <w:rStyle w:val="normaltextrun"/>
        </w:rPr>
        <w:t xml:space="preserve"> </w:t>
      </w:r>
      <w:r w:rsidR="004A1F09">
        <w:rPr>
          <w:rStyle w:val="normaltextrun"/>
        </w:rPr>
        <w:t>types of behaviors</w:t>
      </w:r>
      <w:r w:rsidR="00CE1439">
        <w:rPr>
          <w:rStyle w:val="normaltextrun"/>
        </w:rPr>
        <w:t xml:space="preserve"> and population responses</w:t>
      </w:r>
      <w:r w:rsidR="004A1F09">
        <w:rPr>
          <w:rStyle w:val="normaltextrun"/>
        </w:rPr>
        <w:t xml:space="preserve"> </w:t>
      </w:r>
      <w:r w:rsidR="00E71F01">
        <w:rPr>
          <w:rStyle w:val="normaltextrun"/>
        </w:rPr>
        <w:t>to</w:t>
      </w:r>
      <w:r w:rsidR="00464FBB">
        <w:rPr>
          <w:rStyle w:val="normaltextrun"/>
        </w:rPr>
        <w:t xml:space="preserve"> occur</w:t>
      </w:r>
      <w:r>
        <w:rPr>
          <w:rStyle w:val="normaltextrun"/>
        </w:rPr>
        <w:t xml:space="preserve"> simultaneously</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{"citationID":"ax1NxmV8","properties":{"formattedCitation":"(Zylstra et al., 2021)","plainCitation":"(Zylstra et al., 2021)","noteIndex":0},"citationItems":[{"id":2370,"uris":["http://zotero.org/users/6391447/items/47HSNTTH"],"itemData":{"id":2370,"type":"article-journal","container-title":"Nature Ecology &amp; Evolution","DOI":"10.1038/s41559-021-01504-1","ISSN":"2397-334X","issue":"10","journalAbbreviation":"Nat Ecol Evol","language":"en","page":"1441-1452","source":"DOI.org (Crossref)","title":"Changes in climate drive recent monarch butterfly dynamics","volume":"5","author":[{"family":"Zylstra","given":"Erin R."},{"family":"Ries","given":"Leslie"},{"family":"Neupane","given":"Naresh"},{"family":"Saunders","given":"Sarah P."},{"family":"Ramírez","given":"M. Isabel"},{"family":"Rendón-Salinas","given":"Eduardo"},{"family":"Oberhauser","given":"Karen S."},{"family":"Farr","given":"Matthew T."},{"family":"Zipkin","given":"Elise F."}],"issued":{"date-parts":[["2021",7,19]]}}}],"schema":"https://github.com/citation-style-language/schema/raw/master/csl-citation.json"} </w:instrText>
      </w:r>
      <w:r w:rsidR="00942FE3">
        <w:rPr>
          <w:rStyle w:val="normaltextrun"/>
        </w:rPr>
        <w:fldChar w:fldCharType="separate"/>
      </w:r>
      <w:r w:rsidR="00942FE3">
        <w:rPr>
          <w:rStyle w:val="normaltextrun"/>
          <w:noProof/>
        </w:rPr>
        <w:t>(Zylstra et al., 2021)</w:t>
      </w:r>
      <w:r w:rsidR="00942FE3">
        <w:rPr>
          <w:rStyle w:val="normaltextrun"/>
        </w:rPr>
        <w:fldChar w:fldCharType="end"/>
      </w:r>
      <w:r w:rsidR="008266CE">
        <w:rPr>
          <w:rStyle w:val="normaltextrun"/>
        </w:rPr>
        <w:t>.</w:t>
      </w:r>
      <w:r>
        <w:rPr>
          <w:rStyle w:val="normaltextrun"/>
        </w:rPr>
        <w:t xml:space="preserve"> We leveraged eBird data on pinyon jay abundance spanning a large portion of its population range</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{"citationID":"eSgkbkmv","properties":{"formattedCitation":"(Sullivan et al., 2009)","plainCitation":"(Sullivan et al., 2009)","noteIndex":0},"citationItems":[{"id":2330,"uris":["http://zotero.org/groups/4936574/items/WEAIMI7B"],"itemData":{"id":2330,"type":"article-journal","container-title":"Biological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E."},{"family":"Fink","given":"Daniel"},{"family":"Kelling","given":"Steve"}],"issued":{"date-parts":[["2009",10]]}}}],"schema":"https://github.com/citation-style-language/schema/raw/master/csl-citation.json"} </w:instrText>
      </w:r>
      <w:r w:rsidR="00942FE3">
        <w:rPr>
          <w:rStyle w:val="normaltextrun"/>
        </w:rPr>
        <w:fldChar w:fldCharType="separate"/>
      </w:r>
      <w:r w:rsidR="00942FE3">
        <w:rPr>
          <w:rStyle w:val="normaltextrun"/>
          <w:noProof/>
        </w:rPr>
        <w:t>(Sullivan et al., 2009)</w:t>
      </w:r>
      <w:r w:rsidR="00942FE3">
        <w:rPr>
          <w:rStyle w:val="normaltextrun"/>
        </w:rPr>
        <w:fldChar w:fldCharType="end"/>
      </w:r>
      <w:r>
        <w:rPr>
          <w:rStyle w:val="normaltextrun"/>
        </w:rPr>
        <w:t xml:space="preserve"> and predicted pinyon pine seed availability for the same region (</w:t>
      </w:r>
      <w:r w:rsidR="004A1F09">
        <w:rPr>
          <w:rStyle w:val="normaltextrun"/>
        </w:rPr>
        <w:t>s</w:t>
      </w:r>
      <w:r>
        <w:rPr>
          <w:rStyle w:val="normaltextrun"/>
        </w:rPr>
        <w:t>outhwest</w:t>
      </w:r>
      <w:r w:rsidR="004A1F09">
        <w:rPr>
          <w:rStyle w:val="normaltextrun"/>
        </w:rPr>
        <w:t>ern</w:t>
      </w:r>
      <w:r>
        <w:rPr>
          <w:rStyle w:val="normaltextrun"/>
        </w:rPr>
        <w:t xml:space="preserve"> USA;</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{"citationID":"LXXkosWs","properties":{"formattedCitation":"(Wion et al., 2025)","plainCitation":"(Wion et al., 2025)","noteIndex":0},"citationItems":[{"id":2858,"uris":["http://zotero.org/groups/5634119/items/5C7JLPYL"],"itemData":{"id":2858,"type":"article-journal","abstract":"SummaryPredicting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942FE3">
        <w:rPr>
          <w:rStyle w:val="normaltextrun"/>
        </w:rPr>
        <w:fldChar w:fldCharType="separate"/>
      </w:r>
      <w:r w:rsidR="00942FE3">
        <w:rPr>
          <w:rStyle w:val="normaltextrun"/>
          <w:noProof/>
        </w:rPr>
        <w:t>(Wion et al., 2025)</w:t>
      </w:r>
      <w:r w:rsidR="00942FE3">
        <w:rPr>
          <w:rStyle w:val="normaltextrun"/>
        </w:rPr>
        <w:fldChar w:fldCharType="end"/>
      </w:r>
      <w:r>
        <w:rPr>
          <w:rStyle w:val="normaltextrun"/>
        </w:rPr>
        <w:t xml:space="preserve">). </w:t>
      </w:r>
      <w:r w:rsidR="00C51F3D">
        <w:rPr>
          <w:rStyle w:val="normaltextrun"/>
        </w:rPr>
        <w:t xml:space="preserve">Using these data and the SAM modeling approach, we </w:t>
      </w:r>
      <w:r>
        <w:rPr>
          <w:rStyle w:val="normaltextrun"/>
        </w:rPr>
        <w:t>address two key questions: 1) what are the relative contributions of anticipatory (“predictive”</w:t>
      </w:r>
      <w:r w:rsidR="00C51F3D">
        <w:rPr>
          <w:rStyle w:val="normaltextrun"/>
        </w:rPr>
        <w:t xml:space="preserve"> behavior</w:t>
      </w:r>
      <w:r>
        <w:rPr>
          <w:rStyle w:val="normaltextrun"/>
        </w:rPr>
        <w:t>) and lagged (both “immediate” and “delayed</w:t>
      </w:r>
      <w:r w:rsidR="00C51F3D">
        <w:rPr>
          <w:rStyle w:val="normaltextrun"/>
        </w:rPr>
        <w:t>”</w:t>
      </w:r>
      <w:r>
        <w:rPr>
          <w:rStyle w:val="normaltextrun"/>
        </w:rPr>
        <w:t xml:space="preserve"> response) relationships between pinyon jay abundance and pinyon pine cone availability</w:t>
      </w:r>
      <w:r w:rsidR="008266CE">
        <w:rPr>
          <w:rStyle w:val="normaltextrun"/>
        </w:rPr>
        <w:t>,</w:t>
      </w:r>
      <w:r>
        <w:rPr>
          <w:rStyle w:val="normaltextrun"/>
        </w:rPr>
        <w:t xml:space="preserve"> and 2) how does the seed disperser relationship between pinyon jays and pinyon pine vary across a range of high to low quality habitat and climate conditions? Addressing these questions is not only crucial for </w:t>
      </w:r>
      <w:r w:rsidR="008101C6">
        <w:rPr>
          <w:rStyle w:val="normaltextrun"/>
        </w:rPr>
        <w:t xml:space="preserve">conservation in this system </w:t>
      </w:r>
      <w:r>
        <w:rPr>
          <w:rStyle w:val="normaltextrun"/>
        </w:rPr>
        <w:t xml:space="preserve">but also builds a general framework for evaluating the temporal signals and context dependence of species </w:t>
      </w:r>
      <w:commentRangeStart w:id="11"/>
      <w:r>
        <w:rPr>
          <w:rStyle w:val="normaltextrun"/>
        </w:rPr>
        <w:t>interactions</w:t>
      </w:r>
      <w:r w:rsidR="00EB72EC">
        <w:rPr>
          <w:rStyle w:val="normaltextrun"/>
        </w:rPr>
        <w:t xml:space="preserve"> </w:t>
      </w:r>
      <w:r w:rsidR="008266CE">
        <w:rPr>
          <w:rStyle w:val="normaltextrun"/>
        </w:rPr>
        <w:t>more broadly</w:t>
      </w:r>
      <w:r w:rsidR="00942FE3">
        <w:rPr>
          <w:rStyle w:val="normaltextrun"/>
        </w:rPr>
        <w:t xml:space="preserve"> </w:t>
      </w:r>
      <w:commentRangeEnd w:id="11"/>
      <w:r w:rsidR="00D14E9C">
        <w:rPr>
          <w:rStyle w:val="CommentReference"/>
          <w:sz w:val="24"/>
          <w:szCs w:val="24"/>
        </w:rPr>
        <w:commentReference w:id="11"/>
      </w:r>
      <w:r w:rsidR="00942FE3">
        <w:rPr>
          <w:rStyle w:val="normaltextrun"/>
        </w:rPr>
        <w:fldChar w:fldCharType="begin"/>
      </w:r>
      <w:r w:rsidR="00942FE3">
        <w:rPr>
          <w:rStyle w:val="normaltextrun"/>
        </w:rPr>
        <w:instrText xml:space="preserve"> ADDIN ZOTERO_ITEM CSL_CITATION {"citationID":"DQQrZAaB","properties":{"formattedCitation":"(Belitz et al., 2025)","plainCitation":"(Belitz et al., 2025)","noteIndex":0},"citationItems":[{"id":2877,"uris":["http://zotero.org/groups/5634119/items/ZR9AS8M4"],"itemData":{"id":2877,"type":"article-journal","abstract":"AbstractClimate change is altering the seasonal timing of biological events across the tree of life. Phenological asynchrony has the potential to hasten population declines and disrupt ecosystem function. However, we lack broad comparisons of the degree of sensitivity to common phenological cues across multiple trophic levels. Overcoming the complexity of integrating data across trophic levels is essential for identifying spatial locations and species for which mismatches are most likely to occur.Here, we synthesized over 15 years of data across three trophic levels to estimate the timing of four interacting phenological events in eastern North America: the green‐up of forest canopy trees, emergence of adult Lepidoptera and arrival and subsequent breeding of migratory birds.We next quantified the magnitude of phenological shift per one unit change of springtime temperature accumulation as measured by accumulated growing degree days (GDD). We expected trophic responses to spring temperature accumulation to be related to physiology, thus predicting a weaker response of birds to GDD than that of insects and plants.We found that insect and plant phenology indeed had similarly strong sensitivity to GDD, while bird phenology had lower sensitivity. We also found that vegetation green‐up and bird arrival were more sensitive to GDD in higher latitudes, but the timing of bird breeding was less sensitive to GDD in higher latitudes. Migratory bird species with slow migration pace, early arrivals and more northerly wintering grounds shifted their arrival the most.Across Eastern Temperate Forests, the similar responses of vegetation green‐up and Lepidoptera emergence to temperature shifts support the use of remotely sensed green‐up to track how the timing of bird food resources is shifting in response to climate change. Our results indicate that, across our plant–insect–bird system, the bird–insect phenological link has a greater potential for phenological mismatch than the insect–plant link, with a higher risk of decoupling at higher latitudes.","container-title":"Journal of Animal Ecology","DOI":"10.1111/1365-2656.70007","ISSN":"0021-8790, 1365-2656","issue":"4","language":"en","license":"http://creativecommons.org/licenses/by-nc/4.0/","note":"publisher: Wiley","page":"717-728","source":"Crossref","title":"Potential for bird–insect phenological mismatch in a tri‐trophic system","volume":"94","author":[{"family":"Belitz","given":"Michael W."},{"family":"Larsen","given":"Elise A."},{"family":"Hurlbert","given":"Allen H."},{"family":"Di Cecco","given":"Grace J."},{"family":"Neupane","given":"Naresh"},{"family":"Ries","given":"Leslie"},{"family":"Tingley","given":"Morgan W."},{"family":"Guralnick","given":"Robert P."},{"family":"Youngflesh","given":"Casey"}],"issued":{"date-parts":[["2025",4]]}}}],"schema":"https://github.com/citation-style-language/schema/raw/master/csl-citation.json"} </w:instrText>
      </w:r>
      <w:r w:rsidR="00942FE3">
        <w:rPr>
          <w:rStyle w:val="normaltextrun"/>
        </w:rPr>
        <w:fldChar w:fldCharType="separate"/>
      </w:r>
      <w:r w:rsidR="00942FE3">
        <w:rPr>
          <w:rStyle w:val="normaltextrun"/>
          <w:noProof/>
        </w:rPr>
        <w:t>(Belitz et al., 2025)</w:t>
      </w:r>
      <w:r w:rsidR="00942FE3">
        <w:rPr>
          <w:rStyle w:val="normaltextrun"/>
        </w:rPr>
        <w:fldChar w:fldCharType="end"/>
      </w:r>
      <w:r>
        <w:rPr>
          <w:rStyle w:val="normaltextrun"/>
        </w:rPr>
        <w:t>.</w:t>
      </w:r>
      <w:r>
        <w:rPr>
          <w:rStyle w:val="eop"/>
        </w:rPr>
        <w:t> </w:t>
      </w:r>
    </w:p>
    <w:bookmarkEnd w:id="10"/>
    <w:p w14:paraId="0BF0F49B" w14:textId="77777777" w:rsidR="008F6A89" w:rsidRDefault="00332E9D" w:rsidP="004B339F">
      <w:pPr>
        <w:pStyle w:val="Heading1"/>
        <w:spacing w:before="180" w:after="180"/>
      </w:pPr>
      <w:r>
        <w:t>2 Materials and Methods</w:t>
      </w:r>
    </w:p>
    <w:p w14:paraId="35E48460" w14:textId="5E687FEF" w:rsidR="008F6A89" w:rsidRDefault="49B9E889" w:rsidP="004B339F">
      <w:pPr>
        <w:pStyle w:val="Heading3"/>
        <w:spacing w:before="180" w:after="180" w:line="480" w:lineRule="auto"/>
      </w:pPr>
      <w:bookmarkStart w:id="12" w:name="pinyon-jay-biology-and-study-site"/>
      <w:r>
        <w:t xml:space="preserve">2.1 </w:t>
      </w:r>
      <w:r w:rsidR="00207146">
        <w:t xml:space="preserve">Study </w:t>
      </w:r>
      <w:r w:rsidR="00DF04BB">
        <w:t xml:space="preserve">system and study </w:t>
      </w:r>
      <w:r w:rsidR="00207146">
        <w:t>region</w:t>
      </w:r>
    </w:p>
    <w:p w14:paraId="1E7450AE" w14:textId="5BBAEB6D" w:rsidR="004B339F" w:rsidRDefault="00A82A9B" w:rsidP="00CE1439">
      <w:pPr>
        <w:pStyle w:val="BodyText"/>
        <w:ind w:firstLine="720"/>
      </w:pPr>
      <w:r>
        <w:t>The p</w:t>
      </w:r>
      <w:r w:rsidR="49B9E889">
        <w:t>inyon jay</w:t>
      </w:r>
      <w:r>
        <w:t xml:space="preserve"> (</w:t>
      </w:r>
      <w:r w:rsidR="00BE3A4A" w:rsidRPr="00BE3A4A">
        <w:rPr>
          <w:i/>
          <w:iCs/>
        </w:rPr>
        <w:t>Gymnorhinus cyanocephalus</w:t>
      </w:r>
      <w:r>
        <w:t>)</w:t>
      </w:r>
      <w:r w:rsidR="49B9E889">
        <w:t xml:space="preserve"> </w:t>
      </w:r>
      <w:r>
        <w:t>is</w:t>
      </w:r>
      <w:r w:rsidR="00E763F2">
        <w:t xml:space="preserve"> an iconic </w:t>
      </w:r>
      <w:r w:rsidR="00D14E9C">
        <w:t xml:space="preserve">bird </w:t>
      </w:r>
      <w:r w:rsidR="00E763F2">
        <w:t xml:space="preserve">species that </w:t>
      </w:r>
      <w:r w:rsidR="00450279">
        <w:t xml:space="preserve">resides </w:t>
      </w:r>
      <w:r w:rsidR="49B9E889">
        <w:t>across the western US</w:t>
      </w:r>
      <w:r w:rsidR="003A387F">
        <w:t>A</w:t>
      </w:r>
      <w:r w:rsidR="49B9E889">
        <w:t xml:space="preserve"> (California, Nevada, Utah, Arizona, Colorado, New Mexico</w:t>
      </w:r>
      <w:r w:rsidR="008266CE">
        <w:t>, Idaho</w:t>
      </w:r>
      <w:r w:rsidR="49B9E889">
        <w:t>)</w:t>
      </w:r>
      <w:r w:rsidR="00840650">
        <w:t xml:space="preserve"> </w:t>
      </w:r>
      <w:r w:rsidR="001C5D82">
        <w:fldChar w:fldCharType="begin"/>
      </w:r>
      <w:r w:rsidR="007A7694">
        <w:instrText xml:space="preserve"> ADDIN ZOTERO_ITEM CSL_CITATION {"citationID":"4Adz4IWD","properties":{"formattedCitation":"(Fink et al., 2025)","plainCitation":"(Fink et al., 2025)","dontUpdate":true,"noteIndex":0},"citationItems":[{"id":3030,"uris":["http://zotero.org/users/6391447/items/L7QCJM7G"],"itemData":{"id":3030,"type":"dataset","abstract":"The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10,14]]},"issued":{"date-parts":[["2025",4,30]]}}}],"schema":"https://github.com/citation-style-language/schema/raw/master/csl-citation.json"} </w:instrText>
      </w:r>
      <w:r w:rsidR="001C5D82">
        <w:fldChar w:fldCharType="separate"/>
      </w:r>
      <w:r w:rsidR="001C5D82">
        <w:rPr>
          <w:noProof/>
        </w:rPr>
        <w:t>(Fink et al., 2025, Figure 1)</w:t>
      </w:r>
      <w:r w:rsidR="001C5D82">
        <w:fldChar w:fldCharType="end"/>
      </w:r>
      <w:r w:rsidR="49B9E889">
        <w:t xml:space="preserve">. </w:t>
      </w:r>
      <w:r w:rsidR="00450279">
        <w:t>The typical lifespan of a pinyon jay is 5-6 years</w:t>
      </w:r>
      <w:r w:rsidR="001C5D82">
        <w:t xml:space="preserve"> </w:t>
      </w:r>
      <w:r w:rsidR="001C5D82">
        <w:fldChar w:fldCharType="begin"/>
      </w:r>
      <w:r w:rsidR="001C5D82">
        <w:instrText xml:space="preserve"> ADDIN ZOTERO_ITEM CSL_CITATION {"citationID":"ZF3pC3Xh","properties":{"formattedCitation":"(Marzluff &amp; Balda, 1992)","plainCitation":"(Marzluff &amp; Balda, 1992)","noteIndex":0},"citationItems":[{"id":3031,"uris":["http://zotero.org/users/6391447/items/ADY52QPF"],"itemData":{"id":3031,"type":"book","event-place":"London","publisher":"T &amp; AD Poyser Ltd","publisher-place":"London","title":"The Pinyon Jay: Behavioral Ecology of a Colonial and Cooperative Corvid","author":[{"family":"Marzluff","given":""},{"family":"Balda","given":"Russell P"}],"issued":{"date-parts":[["1992"]]}}}],"schema":"https://github.com/citation-style-language/schema/raw/master/csl-citation.json"} </w:instrText>
      </w:r>
      <w:r w:rsidR="001C5D82">
        <w:fldChar w:fldCharType="separate"/>
      </w:r>
      <w:r w:rsidR="001C5D82">
        <w:rPr>
          <w:noProof/>
        </w:rPr>
        <w:t>(Marzluff &amp; Balda, 1992)</w:t>
      </w:r>
      <w:r w:rsidR="001C5D82">
        <w:fldChar w:fldCharType="end"/>
      </w:r>
      <w:r w:rsidR="001C5D82">
        <w:t xml:space="preserve"> </w:t>
      </w:r>
      <w:r w:rsidR="00450279">
        <w:lastRenderedPageBreak/>
        <w:t xml:space="preserve">and </w:t>
      </w:r>
      <w:r w:rsidR="00CE1439">
        <w:t xml:space="preserve">high cone production </w:t>
      </w:r>
      <w:r w:rsidR="00D14E9C">
        <w:t xml:space="preserve">(“masting”) </w:t>
      </w:r>
      <w:r w:rsidR="00CE1439">
        <w:t xml:space="preserve">events </w:t>
      </w:r>
      <w:r w:rsidR="00450279">
        <w:t xml:space="preserve">in pinyon pines in the </w:t>
      </w:r>
      <w:r w:rsidR="00CE1439">
        <w:t>south</w:t>
      </w:r>
      <w:r w:rsidR="00450279">
        <w:t>western US</w:t>
      </w:r>
      <w:r w:rsidR="003A387F">
        <w:t>A</w:t>
      </w:r>
      <w:r w:rsidR="00CE1439">
        <w:t xml:space="preserve"> occurred infrequently during the study period (~1-2 events in any location; </w:t>
      </w:r>
      <w:r w:rsidR="00CE1439">
        <w:fldChar w:fldCharType="begin"/>
      </w:r>
      <w:r w:rsidR="003D1B61">
        <w:instrText xml:space="preserve"> ADDIN ZOTERO_ITEM CSL_CITATION {"citationID":"f0TgtLM7","properties":{"formattedCitation":"(Wion et al., 2020)","plainCitation":"(Wion et al., 2020)","dontUpdate":true,"noteIndex":0},"citationItems":[{"id":3033,"uris":["http://zotero.org/users/6391447/items/ELR5CA5R"],"itemData":{"id":3033,"type":"article-journal","abstract":"Masting, or the synchronous and irregular production of seed crops, is controlled by environmental conditions and resource budgets. Increasing temperatures and shifting precipitation regimes may alter the frequency and magnitude of masting, especially in species that experience chronic resource stress. Yet the effects of a changing climate on seed production are unlikely to be uniform across populations, particularly those that span broad abiotic gradients. In this study, we assessed the spatiotemporal patterns of masting across the latitudinal distribution of a widely distributed dryland conifer species, piñon pine\n              Pinus edulis\n              . We quantified seed cone production from 2004 to 2017 using cone abscission scars in 187 trees from 28 sites along an 1100 km latitudinal gradient to investigate the spatiotemporal drivers of seed cone production and synchrony across populations. Populations from chronically hot and dry areas (greater climatic water deficits and less monsoonal precipitation) tended to have greater interannual variability in seed cone production and smaller crop sizes. Mast years generally followed years with low vapor pressure deficits and high precipitation during key periods of the reproductive process, but the strength of these relationships varied across the region. Populations that received greater monsoonal precipitation were less sensitive to late summer vapor pressure deficits during seed cone initiation yet more sensitive to spring vapor pressure deficits during pollination. Spatially correlated patterns of vapor pressure deficit better predicted synchrony in seed cone production than geographic distance, and these patterns were conserved at distances up to 500 km. These results demonstrate that aridity drives spatiotemporal variability in seed cone production. As a result, projected increases in aridity are likely to decrease the frequency and magnitude of masting in these dry forests and woodlands. Declines in seed production may compound climatic limitations to recruitment and impede tree regeneration, with cascading effects for numerous wildlife species.","container-title":"Ecography","DOI":"10.1111/ecog.04856","ISSN":"0906-7590, 1600-0587","issue":"4","journalAbbreviation":"Ecography","language":"en","page":"569-580","source":"DOI.org (Crossref)","title":"Aridity drives spatiotemporal patterns of masting across the latitudinal range of a dryland conifer","volume":"43","author":[{"family":"Wion","given":"Andreas P."},{"family":"Weisberg","given":"Peter J."},{"family":"Pearse","given":"Ian S."},{"family":"Redmond","given":"Miranda D."}],"issued":{"date-parts":[["2020",4]]}}}],"schema":"https://github.com/citation-style-language/schema/raw/master/csl-citation.json"} </w:instrText>
      </w:r>
      <w:r w:rsidR="00CE1439">
        <w:fldChar w:fldCharType="separate"/>
      </w:r>
      <w:r w:rsidR="00CE1439">
        <w:rPr>
          <w:noProof/>
        </w:rPr>
        <w:t>Wion et al., 2020)</w:t>
      </w:r>
      <w:r w:rsidR="00CE1439">
        <w:fldChar w:fldCharType="end"/>
      </w:r>
      <w:r w:rsidR="00CE1439">
        <w:t xml:space="preserve">. Further, the timing of these </w:t>
      </w:r>
      <w:r w:rsidR="003A387F">
        <w:t>masting events can be highly variabl</w:t>
      </w:r>
      <w:r w:rsidR="00CE1439">
        <w:t>e</w:t>
      </w:r>
      <w:r w:rsidR="00450279">
        <w:t>. Thus, pinyon jay</w:t>
      </w:r>
      <w:r w:rsidR="001C5D82">
        <w:t>s</w:t>
      </w:r>
      <w:r w:rsidR="00450279">
        <w:t xml:space="preserve"> may experience </w:t>
      </w:r>
      <w:r w:rsidR="00CE1439">
        <w:t>one or two high cone</w:t>
      </w:r>
      <w:r w:rsidR="00450279">
        <w:t xml:space="preserve"> event</w:t>
      </w:r>
      <w:r w:rsidR="00D14E9C">
        <w:t>s</w:t>
      </w:r>
      <w:r w:rsidR="00450279">
        <w:t xml:space="preserve"> during </w:t>
      </w:r>
      <w:r w:rsidR="001C5D82">
        <w:t>their</w:t>
      </w:r>
      <w:r w:rsidR="00450279">
        <w:t xml:space="preserve"> lifetime</w:t>
      </w:r>
      <w:r w:rsidR="00DF04BB">
        <w:t xml:space="preserve">, </w:t>
      </w:r>
      <w:r w:rsidR="00CE1439">
        <w:t>despite relying heavily on pinyon seeds when seeds are available</w:t>
      </w:r>
      <w:r w:rsidR="001C5D82">
        <w:t xml:space="preserve"> </w:t>
      </w:r>
      <w:r w:rsidR="001C5D82">
        <w:fldChar w:fldCharType="begin"/>
      </w:r>
      <w:r w:rsidR="001C5D82">
        <w:instrText xml:space="preserve"> ADDIN ZOTERO_ITEM CSL_CITATION {"citationID":"nei9nhMQ","properties":{"formattedCitation":"(Ligon, 1978)","plainCitation":"(Ligon, 1978)","noteIndex":0},"citationItems":[{"id":2753,"uris":["http://zotero.org/groups/5634119/items/4RGGXF3K"],"itemData":{"id":2753,"type":"article-journal","abstract":"Pinon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001C5D82">
        <w:fldChar w:fldCharType="separate"/>
      </w:r>
      <w:r w:rsidR="001C5D82">
        <w:rPr>
          <w:noProof/>
        </w:rPr>
        <w:t>(Ligon, 1978)</w:t>
      </w:r>
      <w:r w:rsidR="001C5D82">
        <w:fldChar w:fldCharType="end"/>
      </w:r>
      <w:r>
        <w:t>. To quantify relationships between pinyon jays and pinyon pine seed production</w:t>
      </w:r>
      <w:r w:rsidR="00207146">
        <w:t>, we focused on the intermountain and southwest regions of the US</w:t>
      </w:r>
      <w:r w:rsidR="003A387F">
        <w:t>A</w:t>
      </w:r>
      <w:r w:rsidR="00E763F2">
        <w:t>,</w:t>
      </w:r>
      <w:r w:rsidR="00207146">
        <w:t xml:space="preserve"> where broad-scale information </w:t>
      </w:r>
      <w:r>
        <w:t xml:space="preserve">is available </w:t>
      </w:r>
      <w:r w:rsidR="00207146">
        <w:t>on two-needle pin</w:t>
      </w:r>
      <w:r w:rsidR="00186ED6">
        <w:t>y</w:t>
      </w:r>
      <w:r w:rsidR="00207146">
        <w:t xml:space="preserve">on </w:t>
      </w:r>
      <w:r w:rsidR="00E763F2">
        <w:t xml:space="preserve">pine </w:t>
      </w:r>
      <w:r w:rsidR="00566D27">
        <w:t>(</w:t>
      </w:r>
      <w:r w:rsidR="00BE3A4A" w:rsidRPr="00BE3A4A">
        <w:rPr>
          <w:i/>
          <w:iCs/>
        </w:rPr>
        <w:t>Pinus edulis</w:t>
      </w:r>
      <w:r w:rsidR="00566D27">
        <w:t xml:space="preserve">) </w:t>
      </w:r>
      <w:r w:rsidR="00207146">
        <w:t>cone production</w:t>
      </w:r>
      <w:r w:rsidR="00450279">
        <w:t>, providing</w:t>
      </w:r>
      <w:r w:rsidR="00207146">
        <w:t xml:space="preserve"> a proxy for seed </w:t>
      </w:r>
      <w:r w:rsidR="003A387F">
        <w:t xml:space="preserve">availability </w:t>
      </w:r>
      <w:r w:rsidR="001C5D82">
        <w:fldChar w:fldCharType="begin"/>
      </w:r>
      <w:r w:rsidR="001C5D82">
        <w:instrText xml:space="preserve"> ADDIN ZOTERO_ITEM CSL_CITATION {"citationID":"PhwQuiUj","properties":{"formattedCitation":"(Wion et al., 2025)","plainCitation":"(Wion et al., 2025)","noteIndex":0},"citationItems":[{"id":2858,"uris":["http://zotero.org/groups/5634119/items/5C7JLPYL"],"itemData":{"id":2858,"type":"article-journal","abstract":"SummaryPredicting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1C5D82">
        <w:fldChar w:fldCharType="separate"/>
      </w:r>
      <w:r w:rsidR="001C5D82">
        <w:rPr>
          <w:noProof/>
        </w:rPr>
        <w:t>(Wion et al., 2025)</w:t>
      </w:r>
      <w:r w:rsidR="001C5D82">
        <w:fldChar w:fldCharType="end"/>
      </w:r>
      <w:r w:rsidR="00207146" w:rsidRPr="00450279">
        <w:t xml:space="preserve">. </w:t>
      </w:r>
      <w:r w:rsidR="00450279" w:rsidRPr="00BE3A4A">
        <w:t>While</w:t>
      </w:r>
      <w:r w:rsidR="00566D27" w:rsidRPr="00450279">
        <w:t xml:space="preserve"> two-needle pinyon </w:t>
      </w:r>
      <w:r w:rsidR="00450279" w:rsidRPr="00BE3A4A">
        <w:t>(hereafter,</w:t>
      </w:r>
      <w:r w:rsidR="00566D27" w:rsidRPr="00450279">
        <w:t xml:space="preserve"> “pinyon”</w:t>
      </w:r>
      <w:r w:rsidR="00450279" w:rsidRPr="00BE3A4A">
        <w:t xml:space="preserve">) is an important seed source, </w:t>
      </w:r>
      <w:r w:rsidR="00450279" w:rsidRPr="00450279">
        <w:t>i</w:t>
      </w:r>
      <w:r w:rsidR="00207146" w:rsidRPr="00186ED6">
        <w:t xml:space="preserve">t is likely that pinyon jays rely on other species of pinyon pine (e.g., </w:t>
      </w:r>
      <w:r w:rsidR="00207146" w:rsidRPr="00186ED6">
        <w:rPr>
          <w:i/>
          <w:iCs/>
        </w:rPr>
        <w:t>P. cembroides, P. monophyla</w:t>
      </w:r>
      <w:r w:rsidR="00207146" w:rsidRPr="00186ED6">
        <w:t>)</w:t>
      </w:r>
      <w:r w:rsidR="00186ED6" w:rsidRPr="00186ED6">
        <w:t xml:space="preserve"> and other </w:t>
      </w:r>
      <w:r w:rsidR="008266CE">
        <w:t>seed-producing</w:t>
      </w:r>
      <w:r w:rsidR="00186ED6" w:rsidRPr="00186ED6">
        <w:t xml:space="preserve"> species (e.g., oaks</w:t>
      </w:r>
      <w:r w:rsidR="008266CE">
        <w:t xml:space="preserve">, </w:t>
      </w:r>
      <w:r w:rsidR="008266CE" w:rsidRPr="008266CE">
        <w:rPr>
          <w:i/>
          <w:iCs/>
        </w:rPr>
        <w:t>P. ponderosa</w:t>
      </w:r>
      <w:r w:rsidR="00186ED6" w:rsidRPr="00186ED6">
        <w:t xml:space="preserve">) </w:t>
      </w:r>
      <w:r w:rsidR="00840650">
        <w:t xml:space="preserve">for food and habitat </w:t>
      </w:r>
      <w:r w:rsidR="00186ED6" w:rsidRPr="00186ED6">
        <w:t xml:space="preserve">across their range, but </w:t>
      </w:r>
      <w:r w:rsidR="003A387F">
        <w:t xml:space="preserve">we lack </w:t>
      </w:r>
      <w:r w:rsidR="00186ED6" w:rsidRPr="00186ED6">
        <w:t>wide-scale estimates of seed production</w:t>
      </w:r>
      <w:r w:rsidR="003A387F">
        <w:t xml:space="preserve"> for these other species</w:t>
      </w:r>
      <w:r w:rsidR="00186ED6" w:rsidRPr="00186ED6">
        <w:t xml:space="preserve">. </w:t>
      </w:r>
      <w:r w:rsidR="00450279">
        <w:t xml:space="preserve">Overall, our study </w:t>
      </w:r>
      <w:r w:rsidR="004B339F">
        <w:t>region represents ~55% of the total population range for pinyon jays</w:t>
      </w:r>
      <w:ins w:id="13" w:author="Kiona Ogle" w:date="2025-09-24T13:48:00Z" w16du:dateUtc="2025-09-24T20:48:00Z">
        <w:r w:rsidR="00450279">
          <w:t xml:space="preserve">, </w:t>
        </w:r>
        <w:commentRangeStart w:id="14"/>
        <w:r w:rsidR="00450279">
          <w:t>and spans a wide range of elevations (</w:t>
        </w:r>
        <w:r w:rsidR="00450279" w:rsidRPr="003A387F">
          <w:rPr>
            <w:highlight w:val="yellow"/>
            <w:rPrChange w:id="15" w:author="Kiona Ogle" w:date="2025-10-16T10:35:00Z" w16du:dateUtc="2025-10-16T17:35:00Z">
              <w:rPr/>
            </w:rPrChange>
          </w:rPr>
          <w:t>X-Y</w:t>
        </w:r>
        <w:r w:rsidR="00450279">
          <w:t xml:space="preserve"> m), mean ann</w:t>
        </w:r>
      </w:ins>
      <w:ins w:id="16" w:author="Kiona Ogle" w:date="2025-09-24T13:49:00Z" w16du:dateUtc="2025-09-24T20:49:00Z">
        <w:r w:rsidR="00450279">
          <w:t>ual precipitation (</w:t>
        </w:r>
        <w:r w:rsidR="00450279" w:rsidRPr="003A387F">
          <w:rPr>
            <w:highlight w:val="yellow"/>
            <w:rPrChange w:id="17" w:author="Kiona Ogle" w:date="2025-10-16T10:35:00Z" w16du:dateUtc="2025-10-16T17:35:00Z">
              <w:rPr/>
            </w:rPrChange>
          </w:rPr>
          <w:t>X-Y</w:t>
        </w:r>
        <w:r w:rsidR="00450279">
          <w:t xml:space="preserve"> mm), mean annual temperature (</w:t>
        </w:r>
        <w:r w:rsidR="00450279" w:rsidRPr="003A387F">
          <w:rPr>
            <w:highlight w:val="yellow"/>
            <w:rPrChange w:id="18" w:author="Kiona Ogle" w:date="2025-10-16T10:35:00Z" w16du:dateUtc="2025-10-16T17:35:00Z">
              <w:rPr/>
            </w:rPrChange>
          </w:rPr>
          <w:t>X-Y</w:t>
        </w:r>
        <w:r w:rsidR="00450279">
          <w:t xml:space="preserve"> </w:t>
        </w:r>
        <w:r w:rsidR="00450279" w:rsidRPr="00450279">
          <w:rPr>
            <w:vertAlign w:val="superscript"/>
            <w:rPrChange w:id="19" w:author="Kiona Ogle" w:date="2025-09-24T13:49:00Z" w16du:dateUtc="2025-09-24T20:49:00Z">
              <w:rPr/>
            </w:rPrChange>
          </w:rPr>
          <w:t>o</w:t>
        </w:r>
        <w:r w:rsidR="00450279">
          <w:t>C),</w:t>
        </w:r>
      </w:ins>
      <w:r w:rsidR="00450279">
        <w:t xml:space="preserve"> </w:t>
      </w:r>
      <w:commentRangeEnd w:id="14"/>
      <w:r w:rsidR="00EF64C9">
        <w:rPr>
          <w:rStyle w:val="CommentReference"/>
          <w:sz w:val="24"/>
          <w:szCs w:val="24"/>
        </w:rPr>
        <w:commentReference w:id="14"/>
      </w:r>
      <w:r w:rsidR="00450279">
        <w:t>and pin</w:t>
      </w:r>
      <w:r w:rsidR="00450279">
        <w:t>yon basal area</w:t>
      </w:r>
      <w:r w:rsidR="00D14E9C">
        <w:t xml:space="preserve"> (0-12 m</w:t>
      </w:r>
      <w:r w:rsidR="00D14E9C" w:rsidRPr="00E03D50">
        <w:rPr>
          <w:vertAlign w:val="superscript"/>
        </w:rPr>
        <w:t>2</w:t>
      </w:r>
      <w:r w:rsidR="00D14E9C">
        <w:t xml:space="preserve"> ha</w:t>
      </w:r>
      <w:r w:rsidR="00D14E9C" w:rsidRPr="00E03D50">
        <w:rPr>
          <w:vertAlign w:val="superscript"/>
        </w:rPr>
        <w:t>-1</w:t>
      </w:r>
      <w:r w:rsidR="00D14E9C">
        <w:t>)</w:t>
      </w:r>
      <w:r w:rsidR="00450279">
        <w:t>.</w:t>
      </w:r>
    </w:p>
    <w:p w14:paraId="10BC42D9" w14:textId="70FA3908" w:rsidR="004B339F" w:rsidRPr="004B339F" w:rsidRDefault="004B339F" w:rsidP="004B339F">
      <w:pPr>
        <w:pStyle w:val="BodyText"/>
        <w:rPr>
          <w:i/>
          <w:iCs/>
        </w:rPr>
      </w:pPr>
      <w:r>
        <w:rPr>
          <w:i/>
          <w:iCs/>
        </w:rPr>
        <w:t xml:space="preserve">2.2 Conceptualizing temporal relationships between pinyon </w:t>
      </w:r>
      <w:r w:rsidR="00095BB1">
        <w:rPr>
          <w:i/>
          <w:iCs/>
        </w:rPr>
        <w:t xml:space="preserve">jays </w:t>
      </w:r>
      <w:r>
        <w:rPr>
          <w:i/>
          <w:iCs/>
        </w:rPr>
        <w:t xml:space="preserve">and pinyon </w:t>
      </w:r>
      <w:r w:rsidR="00095BB1">
        <w:rPr>
          <w:i/>
          <w:iCs/>
        </w:rPr>
        <w:t>seeds</w:t>
      </w:r>
    </w:p>
    <w:p w14:paraId="0BC37BC1" w14:textId="4F1A8238" w:rsidR="00207146" w:rsidRPr="00207146" w:rsidRDefault="00186ED6" w:rsidP="005C6E8E">
      <w:pPr>
        <w:pStyle w:val="BodyText"/>
        <w:ind w:firstLine="720"/>
      </w:pPr>
      <w:r w:rsidRPr="00186ED6">
        <w:t xml:space="preserve">Previous studies suggest that pinyon jays may “predict” cone availability </w:t>
      </w:r>
      <w:r w:rsidR="003F2E29">
        <w:t>in response to visual cues associated with</w:t>
      </w:r>
      <w:r w:rsidR="004B339F">
        <w:t xml:space="preserve"> </w:t>
      </w:r>
      <w:r w:rsidR="007B38FC">
        <w:t xml:space="preserve">initial cone development and maturation </w:t>
      </w:r>
      <w:r w:rsidRPr="00186ED6">
        <w:fldChar w:fldCharType="begin"/>
      </w:r>
      <w:r w:rsidRPr="00186ED6">
        <w:instrText xml:space="preserve"> ADDIN ZOTERO_ITEM CSL_CITATION {"citationID":"tFXXiTRH","properties":{"formattedCitation":"(Ligon, 1978)","plainCitation":"(Ligon, 1978)","noteIndex":0},"citationItems":[{"id":2753,"uris":["http://zotero.org/groups/5634119/items/4RGGXF3K"],"itemData":{"id":2753,"type":"article-journal","abstract":"Pinon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Pr="00186ED6">
        <w:fldChar w:fldCharType="separate"/>
      </w:r>
      <w:r w:rsidRPr="00186ED6">
        <w:rPr>
          <w:noProof/>
        </w:rPr>
        <w:t>(Ligon, 1978)</w:t>
      </w:r>
      <w:r w:rsidRPr="00186ED6">
        <w:fldChar w:fldCharType="end"/>
      </w:r>
      <w:r w:rsidR="00BE3A4A">
        <w:t xml:space="preserve">. Conversely, other work has documented pinyon jays “responding” to masting </w:t>
      </w:r>
      <w:r w:rsidR="00D14E9C">
        <w:t xml:space="preserve">events </w:t>
      </w:r>
      <w:r w:rsidR="00BE3A4A">
        <w:t xml:space="preserve">by nesting near sites </w:t>
      </w:r>
      <w:r w:rsidR="007B38FC">
        <w:t xml:space="preserve">where they cached seeds produced during the </w:t>
      </w:r>
      <w:r w:rsidR="00BE3A4A">
        <w:t xml:space="preserve">previous </w:t>
      </w:r>
      <w:r w:rsidR="00D14E9C">
        <w:t xml:space="preserve">masting </w:t>
      </w:r>
      <w:r w:rsidR="00BE3A4A">
        <w:t>year</w:t>
      </w:r>
      <w:r w:rsidR="007B38FC">
        <w:t xml:space="preserve"> </w:t>
      </w:r>
      <w:r w:rsidRPr="00186ED6">
        <w:fldChar w:fldCharType="begin"/>
      </w:r>
      <w:r w:rsidRPr="00186ED6">
        <w:instrText xml:space="preserve"> ADDIN ZOTERO_ITEM CSL_CITATION {"citationID":"3ILg4EqR","properties":{"formattedCitation":"(Stotz &amp; Balda, 1995)","plainCitation":"(Stotz &amp; Balda, 1995)","noteIndex":0},"citationItems":[{"id":2860,"uris":["http://zotero.org/groups/5634119/items/MRSH59Y5"],"itemData":{"id":2860,"type":"article-journal","container-title":"The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Pr="00186ED6">
        <w:fldChar w:fldCharType="separate"/>
      </w:r>
      <w:r w:rsidRPr="00186ED6">
        <w:rPr>
          <w:noProof/>
        </w:rPr>
        <w:t>(Stotz &amp; Balda, 1995)</w:t>
      </w:r>
      <w:r w:rsidRPr="00186ED6">
        <w:fldChar w:fldCharType="end"/>
      </w:r>
      <w:r w:rsidRPr="00186ED6">
        <w:t xml:space="preserve">. </w:t>
      </w:r>
      <w:r w:rsidR="004B339F">
        <w:t xml:space="preserve">In addition, pinyon jays </w:t>
      </w:r>
      <w:r w:rsidR="007B38FC">
        <w:t xml:space="preserve">undergo </w:t>
      </w:r>
      <w:r w:rsidR="004B339F">
        <w:t>delayed maturity</w:t>
      </w:r>
      <w:r w:rsidR="005C6E8E">
        <w:t xml:space="preserve"> such that</w:t>
      </w:r>
      <w:r w:rsidR="004B339F">
        <w:t xml:space="preserve"> individuals enter the breeding population</w:t>
      </w:r>
      <w:r w:rsidR="00BE3A4A">
        <w:t xml:space="preserve"> 1.5</w:t>
      </w:r>
      <w:r w:rsidR="007B38FC">
        <w:t>-</w:t>
      </w:r>
      <w:r w:rsidR="00BE3A4A">
        <w:t>2 y</w:t>
      </w:r>
      <w:r w:rsidR="004B339F">
        <w:t>ears after fledging</w:t>
      </w:r>
      <w:r w:rsidR="0047671F">
        <w:t xml:space="preserve"> </w:t>
      </w:r>
      <w:r w:rsidR="0047671F">
        <w:fldChar w:fldCharType="begin"/>
      </w:r>
      <w:r w:rsidR="00C5145A">
        <w:instrText xml:space="preserve"> ADDIN ZOTERO_ITEM CSL_CITATION {"citationID":"uJmFfHDE","properties":{"formattedCitation":"(Marzluff &amp; Balda, 1988b)","plainCitation":"(Marzluff &amp; Balda, 1988b)","noteIndex":0},"citationItems":[{"id":2861,"uris":["http://zotero.org/groups/5634119/items/CQUD9PTD"],"itemData":{"id":2861,"type":"article-journal","container-title":"The Auk","DOI":"10.2307/4087492","ISSN":"0004-8038, 1938-4254","issue":"2","note":"publisher: Oxford University Press (OUP)","page":"286-295","source":"Crossref","title":"The Advantages of, and Constraints Forcing, Mate Fidelity in Pinyon Jays","volume":"105","author":[{"family":"Marzluff","given":"John M."},{"family":"Balda","given":"Russell P."}],"issued":{"date-parts":[["1988",4]]}}}],"schema":"https://github.com/citation-style-language/schema/raw/master/csl-citation.json"} </w:instrText>
      </w:r>
      <w:r w:rsidR="0047671F">
        <w:fldChar w:fldCharType="separate"/>
      </w:r>
      <w:r w:rsidR="00C5145A">
        <w:rPr>
          <w:noProof/>
        </w:rPr>
        <w:t>(Marzluff &amp; Balda, 1988b)</w:t>
      </w:r>
      <w:r w:rsidR="0047671F">
        <w:fldChar w:fldCharType="end"/>
      </w:r>
      <w:r w:rsidR="003F2E29">
        <w:t>. Thus,</w:t>
      </w:r>
      <w:r w:rsidR="005C16F0">
        <w:t xml:space="preserve"> pinyon seed resource pulses may have delayed effects on </w:t>
      </w:r>
      <w:r w:rsidR="00BE3A4A">
        <w:t>pinyon jay</w:t>
      </w:r>
      <w:r w:rsidR="005C16F0">
        <w:t xml:space="preserve"> abundance</w:t>
      </w:r>
      <w:r w:rsidR="003F2E29">
        <w:t xml:space="preserve"> if these resource pulses stimulate </w:t>
      </w:r>
      <w:r w:rsidR="003F2E29">
        <w:lastRenderedPageBreak/>
        <w:t xml:space="preserve">events earlier in the life cycle (e.g., </w:t>
      </w:r>
      <w:r w:rsidR="006C286D">
        <w:t>productivity or fledging success</w:t>
      </w:r>
      <w:r w:rsidR="003F2E29">
        <w:t>)</w:t>
      </w:r>
      <w:r w:rsidR="005C16F0">
        <w:t>.</w:t>
      </w:r>
      <w:r w:rsidR="004B339F">
        <w:t xml:space="preserve"> </w:t>
      </w:r>
      <w:r w:rsidR="00BE3A4A">
        <w:t xml:space="preserve">Given </w:t>
      </w:r>
      <w:r w:rsidR="007B38FC">
        <w:t xml:space="preserve">the potential for </w:t>
      </w:r>
      <w:r w:rsidR="00BE3A4A">
        <w:t xml:space="preserve">multiple, non-exclusive temporal </w:t>
      </w:r>
      <w:r w:rsidR="007B38FC">
        <w:t xml:space="preserve">coupling patterns </w:t>
      </w:r>
      <w:r w:rsidR="00BE3A4A">
        <w:t>between pinyon masting and pinyon jay abundance</w:t>
      </w:r>
      <w:r w:rsidRPr="00186ED6">
        <w:t>,</w:t>
      </w:r>
      <w:r>
        <w:t xml:space="preserve"> we developed </w:t>
      </w:r>
      <w:r w:rsidR="003F2E29">
        <w:t xml:space="preserve">a </w:t>
      </w:r>
      <w:r>
        <w:t xml:space="preserve">model </w:t>
      </w:r>
      <w:r w:rsidR="003F2E29">
        <w:t>(</w:t>
      </w:r>
      <w:r w:rsidR="004819E8">
        <w:t xml:space="preserve">see </w:t>
      </w:r>
      <w:r w:rsidR="003F2E29">
        <w:t xml:space="preserve">Figure </w:t>
      </w:r>
      <w:r w:rsidR="004819E8">
        <w:t>2</w:t>
      </w:r>
      <w:r w:rsidR="003F2E29">
        <w:t xml:space="preserve">) </w:t>
      </w:r>
      <w:r>
        <w:t xml:space="preserve">with a </w:t>
      </w:r>
      <w:r w:rsidR="003F2E29">
        <w:t xml:space="preserve">stochastic </w:t>
      </w:r>
      <w:r>
        <w:t>component</w:t>
      </w:r>
      <w:r w:rsidR="004B339F">
        <w:t xml:space="preserve"> that simultaneously incorporate</w:t>
      </w:r>
      <w:r w:rsidR="003F2E29">
        <w:t>s</w:t>
      </w:r>
      <w:r w:rsidR="004B339F">
        <w:t xml:space="preserve"> </w:t>
      </w:r>
      <w:r w:rsidR="00BE3A4A">
        <w:t>these t</w:t>
      </w:r>
      <w:r w:rsidR="004B339F">
        <w:t xml:space="preserve">hree hypothesized temporal relationships between </w:t>
      </w:r>
      <w:r w:rsidR="003F2E29">
        <w:t xml:space="preserve">pinyon jays </w:t>
      </w:r>
      <w:r w:rsidR="004B339F">
        <w:t xml:space="preserve">and </w:t>
      </w:r>
      <w:r w:rsidR="00D14E9C">
        <w:t xml:space="preserve">pinyon </w:t>
      </w:r>
      <w:r w:rsidR="004B339F">
        <w:t>cones</w:t>
      </w:r>
      <w:r w:rsidR="003F2E29">
        <w:t xml:space="preserve"> (seeds)</w:t>
      </w:r>
      <w:r w:rsidR="004819E8">
        <w:t xml:space="preserve">. </w:t>
      </w:r>
      <w:r w:rsidR="004819E8" w:rsidRPr="005C6E8E">
        <w:t xml:space="preserve">The first (H1) hypothesizes that pinyon jays exhibit </w:t>
      </w:r>
      <w:r w:rsidR="004B339F" w:rsidRPr="005C6E8E">
        <w:t xml:space="preserve">predictive </w:t>
      </w:r>
      <w:r w:rsidR="003F2E29" w:rsidRPr="005C6E8E">
        <w:t xml:space="preserve">or </w:t>
      </w:r>
      <w:r w:rsidR="004B339F" w:rsidRPr="005C6E8E">
        <w:t>anticipatory</w:t>
      </w:r>
      <w:r w:rsidR="003F2E29" w:rsidRPr="005C6E8E">
        <w:t xml:space="preserve"> behavior</w:t>
      </w:r>
      <w:r w:rsidR="004819E8" w:rsidRPr="005C6E8E">
        <w:t xml:space="preserve"> whereby their population abundance</w:t>
      </w:r>
      <w:r w:rsidR="005C6E8E" w:rsidRPr="002A02DF">
        <w:t xml:space="preserve"> </w:t>
      </w:r>
      <w:r w:rsidR="004819E8" w:rsidRPr="005C6E8E">
        <w:t>correlates</w:t>
      </w:r>
      <w:r w:rsidR="006C286D">
        <w:t xml:space="preserve"> with</w:t>
      </w:r>
      <w:r w:rsidR="005C6E8E" w:rsidRPr="002A02DF">
        <w:t xml:space="preserve"> pinyon seed availability in subsequent (future) years. This anticipatory response would occur if jays respond to production of young, developing </w:t>
      </w:r>
      <w:r w:rsidR="004819E8" w:rsidRPr="005C6E8E">
        <w:t>cone</w:t>
      </w:r>
      <w:r w:rsidR="005C6E8E" w:rsidRPr="002A02DF">
        <w:t xml:space="preserve">s </w:t>
      </w:r>
      <w:r w:rsidR="004819E8" w:rsidRPr="005C6E8E">
        <w:t>and/or they use seeds from other plant species that develop more quickly in response to favorable climate conditions that also stimulate pinyon pine cone formation</w:t>
      </w:r>
      <w:r w:rsidR="002A02DF">
        <w:t xml:space="preserve"> (e.g.,</w:t>
      </w:r>
      <w:r w:rsidR="006C286D">
        <w:t xml:space="preserve"> juniper berries and acorns; </w:t>
      </w:r>
      <w:r w:rsidR="006C286D">
        <w:fldChar w:fldCharType="begin"/>
      </w:r>
      <w:r w:rsidR="006C286D">
        <w:instrText xml:space="preserve"> ADDIN ZOTERO_ITEM CSL_CITATION {"citationID":"R1TLYn3E","properties":{"formattedCitation":"(Parmenter 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006C286D">
        <w:fldChar w:fldCharType="separate"/>
      </w:r>
      <w:r w:rsidR="006C286D">
        <w:rPr>
          <w:noProof/>
        </w:rPr>
        <w:t>(Parmenter et al., 2018)</w:t>
      </w:r>
      <w:r w:rsidR="006C286D">
        <w:fldChar w:fldCharType="end"/>
      </w:r>
      <w:r w:rsidR="007B38FC">
        <w:t>)</w:t>
      </w:r>
      <w:r w:rsidR="006C286D">
        <w:t xml:space="preserve">. </w:t>
      </w:r>
      <w:r w:rsidR="004819E8" w:rsidRPr="005C6E8E">
        <w:t>The second (H2</w:t>
      </w:r>
      <w:r w:rsidR="004B339F" w:rsidRPr="005C6E8E">
        <w:t>)</w:t>
      </w:r>
      <w:r w:rsidR="004819E8" w:rsidRPr="005C6E8E">
        <w:t xml:space="preserve"> </w:t>
      </w:r>
      <w:r w:rsidR="005C6E8E" w:rsidRPr="002A02DF">
        <w:t xml:space="preserve">hypothesizes that </w:t>
      </w:r>
      <w:r w:rsidR="004819E8" w:rsidRPr="005C6E8E">
        <w:t xml:space="preserve">pinyon jays </w:t>
      </w:r>
      <w:r w:rsidR="004B339F" w:rsidRPr="005C6E8E">
        <w:t>respon</w:t>
      </w:r>
      <w:r w:rsidR="004819E8" w:rsidRPr="005C6E8E">
        <w:t>d</w:t>
      </w:r>
      <w:r w:rsidR="003F2E29" w:rsidRPr="005C6E8E">
        <w:t xml:space="preserve"> </w:t>
      </w:r>
      <w:r w:rsidR="005C6E8E" w:rsidRPr="002A02DF">
        <w:t xml:space="preserve">quickly </w:t>
      </w:r>
      <w:r w:rsidR="003F2E29" w:rsidRPr="005C6E8E">
        <w:t xml:space="preserve">to </w:t>
      </w:r>
      <w:r w:rsidR="005C6E8E" w:rsidRPr="002A02DF">
        <w:t>pinyon pine seed availability such that jay abundance in the spring</w:t>
      </w:r>
      <w:r w:rsidR="002A02DF">
        <w:t xml:space="preserve"> breeding season</w:t>
      </w:r>
      <w:r w:rsidR="005C6E8E" w:rsidRPr="002A02DF">
        <w:t xml:space="preserve"> is highly correlated with seed</w:t>
      </w:r>
      <w:r w:rsidR="007B38FC">
        <w:t>s produced</w:t>
      </w:r>
      <w:r w:rsidR="005C6E8E" w:rsidRPr="002A02DF">
        <w:t xml:space="preserve"> during the prior fall or winter.</w:t>
      </w:r>
      <w:r w:rsidR="006C286D">
        <w:t xml:space="preserve"> This immediate response would likely be due to birds nesting near caches from the previous fall and winter.</w:t>
      </w:r>
      <w:r w:rsidR="004819E8" w:rsidRPr="005C6E8E">
        <w:t xml:space="preserve"> Finally, </w:t>
      </w:r>
      <w:r w:rsidR="007B38FC">
        <w:t>the third (</w:t>
      </w:r>
      <w:r w:rsidR="004819E8" w:rsidRPr="005C6E8E">
        <w:t>H3</w:t>
      </w:r>
      <w:r w:rsidR="007B38FC">
        <w:t>)</w:t>
      </w:r>
      <w:r w:rsidR="004819E8" w:rsidRPr="005C6E8E">
        <w:t xml:space="preserve"> describes</w:t>
      </w:r>
      <w:r w:rsidR="004819E8">
        <w:t xml:space="preserve"> a </w:t>
      </w:r>
      <w:r w:rsidR="004B339F">
        <w:t>delayed response</w:t>
      </w:r>
      <w:r w:rsidR="004819E8">
        <w:t xml:space="preserve"> whereby </w:t>
      </w:r>
      <w:r w:rsidR="005C6E8E">
        <w:t>pinyon jay abundance is highly correlated with seed availability during previous years (e.g., 1 or 2 fall seasons prior), reflecting</w:t>
      </w:r>
      <w:r w:rsidR="002A02DF">
        <w:t xml:space="preserve"> a growth in </w:t>
      </w:r>
      <w:r w:rsidR="00E02CB7">
        <w:t xml:space="preserve">the </w:t>
      </w:r>
      <w:r w:rsidR="002A02DF">
        <w:t>breeding jay population 1.5</w:t>
      </w:r>
      <w:r w:rsidR="007B38FC">
        <w:t>-</w:t>
      </w:r>
      <w:r w:rsidR="002A02DF">
        <w:t>2 years following pinyon seed resource pulses</w:t>
      </w:r>
      <w:r w:rsidR="004B339F">
        <w:t xml:space="preserve">. Importantly, </w:t>
      </w:r>
      <w:r w:rsidR="004819E8">
        <w:t xml:space="preserve">our modeling framework facilities explicit quantification of </w:t>
      </w:r>
      <w:r w:rsidR="00AE1E03">
        <w:t>the relative importance of each of these hypotheses</w:t>
      </w:r>
      <w:r w:rsidR="004819E8">
        <w:t xml:space="preserve">, and it allows for the possibility that one or more of the three can occur </w:t>
      </w:r>
      <w:r w:rsidR="004B339F">
        <w:t xml:space="preserve">simultaneously. </w:t>
      </w:r>
      <w:r>
        <w:t>These predicted temporal relationships between pinyon jays and pi</w:t>
      </w:r>
      <w:r w:rsidR="00017D05">
        <w:t xml:space="preserve">nyon </w:t>
      </w:r>
      <w:r>
        <w:t xml:space="preserve">cone </w:t>
      </w:r>
      <w:r w:rsidR="005C6E8E">
        <w:t xml:space="preserve">(seed) </w:t>
      </w:r>
      <w:r>
        <w:t xml:space="preserve">production </w:t>
      </w:r>
      <w:r w:rsidR="004819E8">
        <w:t>are illustrated</w:t>
      </w:r>
      <w:r>
        <w:t xml:space="preserve"> in Figure </w:t>
      </w:r>
      <w:r w:rsidR="00840051">
        <w:t>2</w:t>
      </w:r>
      <w:r>
        <w:t xml:space="preserve">. </w:t>
      </w:r>
    </w:p>
    <w:p w14:paraId="16EE1B59" w14:textId="00E96FB3" w:rsidR="0003237A" w:rsidRDefault="00332E9D" w:rsidP="00183C56">
      <w:pPr>
        <w:pStyle w:val="Heading3"/>
        <w:spacing w:before="180" w:after="180" w:line="480" w:lineRule="auto"/>
      </w:pPr>
      <w:bookmarkStart w:id="20" w:name="covariate-data"/>
      <w:bookmarkEnd w:id="12"/>
      <w:r>
        <w:t xml:space="preserve">2.2 </w:t>
      </w:r>
      <w:r w:rsidR="0003237A">
        <w:t>D</w:t>
      </w:r>
      <w:r>
        <w:t>ata</w:t>
      </w:r>
      <w:r w:rsidR="0003237A">
        <w:t xml:space="preserve"> sources</w:t>
      </w:r>
    </w:p>
    <w:p w14:paraId="4D12888E" w14:textId="7CCA0F96" w:rsidR="0003237A" w:rsidRDefault="00183C56" w:rsidP="00183C56">
      <w:pPr>
        <w:pStyle w:val="BodyText"/>
      </w:pPr>
      <w:r>
        <w:tab/>
        <w:t xml:space="preserve">We compiled data </w:t>
      </w:r>
      <w:r w:rsidR="00AE1E03">
        <w:t xml:space="preserve">for </w:t>
      </w:r>
      <w:r w:rsidR="0095581B">
        <w:t xml:space="preserve">pinyon jays, pinyon pine attributes, </w:t>
      </w:r>
      <w:r w:rsidR="00AE1E03">
        <w:t xml:space="preserve">and </w:t>
      </w:r>
      <w:r w:rsidR="0095581B">
        <w:t xml:space="preserve">other </w:t>
      </w:r>
      <w:r w:rsidR="00AE1E03">
        <w:t xml:space="preserve">covariates </w:t>
      </w:r>
      <w:r>
        <w:t xml:space="preserve">from a variety of sources. </w:t>
      </w:r>
      <w:r w:rsidR="00AE1E03">
        <w:t>Bird</w:t>
      </w:r>
      <w:r>
        <w:t xml:space="preserve"> data </w:t>
      </w:r>
      <w:r w:rsidR="00AE1E03">
        <w:t xml:space="preserve">came </w:t>
      </w:r>
      <w:r>
        <w:t xml:space="preserve">from eBird (Sullivan et al., 2009, more in Section 2.2.1 </w:t>
      </w:r>
      <w:r>
        <w:lastRenderedPageBreak/>
        <w:t>below)</w:t>
      </w:r>
      <w:r w:rsidR="007B38FC">
        <w:t xml:space="preserve"> and </w:t>
      </w:r>
      <w:r w:rsidR="0095581B">
        <w:t xml:space="preserve">pinyon </w:t>
      </w:r>
      <w:r>
        <w:t xml:space="preserve">cone </w:t>
      </w:r>
      <w:r w:rsidR="007B38FC">
        <w:t xml:space="preserve">abundance came from </w:t>
      </w:r>
      <w:r>
        <w:t>hindcast estimates from a previous study</w:t>
      </w:r>
      <w:r w:rsidR="00315E09">
        <w:t xml:space="preserve"> </w:t>
      </w:r>
      <w:r w:rsidR="00315E09" w:rsidRPr="00315E09">
        <w:fldChar w:fldCharType="begin"/>
      </w:r>
      <w:r w:rsidR="003D1B61">
        <w:instrText xml:space="preserve"> ADDIN ZOTERO_ITEM CSL_CITATION {"citationID":"5mp59DfK","properties":{"formattedCitation":"(Wion et al., 2025)","plainCitation":"(Wion et al., 2025)","dontUpdate":true,"noteIndex":0},"citationItems":[{"id":2858,"uris":["http://zotero.org/groups/5634119/items/5C7JLPYL"],"itemData":{"id":2858,"type":"article-journal","abstract":"SummaryPredicting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315E09" w:rsidRPr="00315E09">
        <w:fldChar w:fldCharType="separate"/>
      </w:r>
      <w:r w:rsidR="00315E09" w:rsidRPr="00315E09">
        <w:rPr>
          <w:noProof/>
        </w:rPr>
        <w:t>(Wion et al., 2025, see Section 2.2.2)</w:t>
      </w:r>
      <w:r w:rsidR="00315E09" w:rsidRPr="00315E09">
        <w:fldChar w:fldCharType="end"/>
      </w:r>
      <w:r w:rsidR="00315E09" w:rsidRPr="00315E09">
        <w:t>.</w:t>
      </w:r>
      <w:r w:rsidR="00315E09">
        <w:t xml:space="preserve"> </w:t>
      </w:r>
      <w:r w:rsidR="0095581B">
        <w:t>We also</w:t>
      </w:r>
      <w:r>
        <w:t xml:space="preserve"> </w:t>
      </w:r>
      <w:r w:rsidR="007B38FC">
        <w:t xml:space="preserve">examined </w:t>
      </w:r>
      <w:r w:rsidR="0095581B">
        <w:t>the</w:t>
      </w:r>
      <w:r>
        <w:t xml:space="preserve"> mediating effects of habitat </w:t>
      </w:r>
      <w:r w:rsidR="0095581B">
        <w:t xml:space="preserve">and climate on </w:t>
      </w:r>
      <w:r>
        <w:t>jay-cone relationships</w:t>
      </w:r>
      <w:r w:rsidR="0095581B">
        <w:t xml:space="preserve"> (see Section 2.2.3). In particular</w:t>
      </w:r>
      <w:r>
        <w:t>, we compiled two variables describing habitat quality</w:t>
      </w:r>
      <w:r w:rsidR="0095581B">
        <w:t xml:space="preserve">: </w:t>
      </w:r>
      <w:r>
        <w:t>pinyon basal area and North American Monsoon contributions</w:t>
      </w:r>
      <w:r w:rsidR="005D7C8D">
        <w:t xml:space="preserve"> </w:t>
      </w:r>
      <w:r w:rsidR="005D7C8D">
        <w:fldChar w:fldCharType="begin"/>
      </w:r>
      <w:r w:rsidR="005D7C8D">
        <w:instrText xml:space="preserve"> ADDIN ZOTERO_ITEM CSL_CITATION {"citationID":"TzGEhOgB","properties":{"formattedCitation":"(Branson, 2008; Maurer et al., 2020)","plainCitation":"(Branson, 2008; Maurer et al., 2020)","noteIndex":0},"citationItems":[{"id":2498,"uris":["http://zotero.org/users/6391447/items/VVC4E3XE"],"itemData":{"id":2498,"type":"article-journal","container-title":"Environmental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L."}],"editor":[{"family":"Coulson","given":"Tim"}],"issued":{"date-parts":[["2020",3]]}}}],"schema":"https://github.com/citation-style-language/schema/raw/master/csl-citation.json"} </w:instrText>
      </w:r>
      <w:r w:rsidR="005D7C8D">
        <w:fldChar w:fldCharType="separate"/>
      </w:r>
      <w:r w:rsidR="005D7C8D">
        <w:rPr>
          <w:noProof/>
        </w:rPr>
        <w:t>(Branson, 2008; Maurer et al., 2020)</w:t>
      </w:r>
      <w:r w:rsidR="005D7C8D">
        <w:fldChar w:fldCharType="end"/>
      </w:r>
      <w:r w:rsidR="0095581B">
        <w:t xml:space="preserve">. </w:t>
      </w:r>
      <w:r w:rsidR="00CF7BD5">
        <w:t>W</w:t>
      </w:r>
      <w:r w:rsidR="0095581B">
        <w:t xml:space="preserve">e </w:t>
      </w:r>
      <w:r w:rsidR="00CF7BD5">
        <w:t xml:space="preserve">also </w:t>
      </w:r>
      <w:r w:rsidR="0095581B">
        <w:t xml:space="preserve">incorporated </w:t>
      </w:r>
      <w:r>
        <w:t>two variables describing climate suitability</w:t>
      </w:r>
      <w:r w:rsidR="0095581B">
        <w:t xml:space="preserve">: </w:t>
      </w:r>
      <w:r>
        <w:t xml:space="preserve">seasonal maximum temperature and </w:t>
      </w:r>
      <w:r w:rsidR="0095581B">
        <w:t xml:space="preserve">total seasonal </w:t>
      </w:r>
      <w:r>
        <w:t>precipitation</w:t>
      </w:r>
      <w:r w:rsidR="00B073FE">
        <w:t xml:space="preserve"> during seasons that matter for pinyon jay biology</w:t>
      </w:r>
      <w:r>
        <w:t xml:space="preserve"> </w:t>
      </w:r>
      <w:r w:rsidR="00AA646D">
        <w:fldChar w:fldCharType="begin"/>
      </w:r>
      <w:r w:rsidR="007A7694">
        <w:instrText xml:space="preserve"> ADDIN ZOTERO_ITEM CSL_CITATION {"citationID":"hq0WvKdr","properties":{"formattedCitation":"(Ligon, 1978; McDermott &amp; DeGroote, 2016; Skagen &amp; Adams, 2012; Stotz &amp; Balda, 1995)","plainCitation":"(Ligon, 1978; McDermott &amp; DeGroote, 2016; Skagen &amp; Adams, 2012; Stotz &amp; Balda, 1995)","dontUpdate":true,"noteIndex":0},"citationItems":[{"id":2753,"uris":["http://zotero.org/groups/5634119/items/4RGGXF3K"],"itemData":{"id":2753,"type":"article-journal","abstract":"Pinon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1939-5582","issue":"4","language":"en","license":"http://onlinelibrary.wiley.com/termsAndConditions#vor","note":"publisher: Wiley","page":"1131-1145","source":"Crossref","title":"Weather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00AA646D">
        <w:fldChar w:fldCharType="separate"/>
      </w:r>
      <w:r w:rsidR="00AA646D" w:rsidRPr="10F02EB4">
        <w:rPr>
          <w:noProof/>
        </w:rPr>
        <w:t>(</w:t>
      </w:r>
      <w:r w:rsidR="00B073FE">
        <w:rPr>
          <w:noProof/>
        </w:rPr>
        <w:t xml:space="preserve">see </w:t>
      </w:r>
      <w:r w:rsidR="007B38FC">
        <w:rPr>
          <w:noProof/>
        </w:rPr>
        <w:t xml:space="preserve">Section </w:t>
      </w:r>
      <w:r w:rsidR="00B073FE">
        <w:rPr>
          <w:noProof/>
        </w:rPr>
        <w:t xml:space="preserve">2.2.3; </w:t>
      </w:r>
      <w:r w:rsidR="00AA646D" w:rsidRPr="10F02EB4">
        <w:rPr>
          <w:noProof/>
        </w:rPr>
        <w:t>Ligon, 1978; McDermott &amp; DeGroote, 2016; Skagen &amp; Adams, 2012; Stotz &amp; Balda, 1995)</w:t>
      </w:r>
      <w:r w:rsidR="00AA646D">
        <w:fldChar w:fldCharType="end"/>
      </w:r>
      <w:r w:rsidR="0095581B">
        <w:t>.</w:t>
      </w:r>
      <w:r>
        <w:t xml:space="preserve"> </w:t>
      </w:r>
    </w:p>
    <w:p w14:paraId="4FAAE157" w14:textId="1A62D8EC" w:rsidR="0003237A" w:rsidRDefault="0003237A" w:rsidP="00D25C6F">
      <w:pPr>
        <w:pStyle w:val="BodyText"/>
      </w:pPr>
      <w:r>
        <w:rPr>
          <w:i/>
          <w:iCs/>
        </w:rPr>
        <w:t xml:space="preserve">2.2.1 </w:t>
      </w:r>
      <w:r w:rsidR="00CF7BD5">
        <w:rPr>
          <w:i/>
          <w:iCs/>
        </w:rPr>
        <w:t xml:space="preserve">Pinyon jay </w:t>
      </w:r>
      <w:r>
        <w:rPr>
          <w:i/>
          <w:iCs/>
        </w:rPr>
        <w:t>abundance</w:t>
      </w:r>
      <w:r w:rsidR="00CF7BD5">
        <w:rPr>
          <w:i/>
          <w:iCs/>
        </w:rPr>
        <w:t xml:space="preserve"> data</w:t>
      </w:r>
      <w:bookmarkStart w:id="21" w:name="ebird-filtering-and-subsampling"/>
    </w:p>
    <w:p w14:paraId="69939846" w14:textId="4E59751D" w:rsidR="0003237A" w:rsidRDefault="0003237A" w:rsidP="00315E09">
      <w:pPr>
        <w:pStyle w:val="FirstParagraph"/>
        <w:spacing w:after="0"/>
        <w:ind w:firstLine="720"/>
      </w:pPr>
      <w:r>
        <w:t xml:space="preserve">To estimate pinyon jay abundance, we </w:t>
      </w:r>
      <w:r w:rsidR="00CF7BD5">
        <w:t xml:space="preserve">leveraged </w:t>
      </w:r>
      <w:r>
        <w:t xml:space="preserve">data from eBird </w:t>
      </w:r>
      <w:r>
        <w:fldChar w:fldCharType="begin"/>
      </w:r>
      <w:r>
        <w:instrText xml:space="preserve"> ADDIN ZOTERO_ITEM CSL_CITATION {"citationID":"IgecEyH7","properties":{"formattedCitation":"(Sullivan et al., 2009)","plainCitation":"(Sullivan et al., 2009)","noteIndex":0},"citationItems":[{"id":2330,"uris":["http://zotero.org/groups/4936574/items/WEAIMI7B"],"itemData":{"id":2330,"type":"article-journal","container-title":"Biological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E."},{"family":"Fink","given":"Daniel"},{"family":"Kelling","given":"Steve"}],"issued":{"date-parts":[["2009",10]]}}}],"schema":"https://github.com/citation-style-language/schema/raw/master/csl-citation.json"} </w:instrText>
      </w:r>
      <w:r>
        <w:fldChar w:fldCharType="separate"/>
      </w:r>
      <w:r w:rsidRPr="5A83A434">
        <w:rPr>
          <w:noProof/>
        </w:rPr>
        <w:t>(Sullivan et al., 2009)</w:t>
      </w:r>
      <w:r>
        <w:fldChar w:fldCharType="end"/>
      </w:r>
      <w:r>
        <w:t xml:space="preserve"> </w:t>
      </w:r>
      <w:r w:rsidR="00CF7BD5">
        <w:t xml:space="preserve">for </w:t>
      </w:r>
      <w:r>
        <w:t xml:space="preserve">the </w:t>
      </w:r>
      <w:r w:rsidR="008F5C8E">
        <w:t>southwestern USA (</w:t>
      </w:r>
      <w:r>
        <w:t>Arizona, Colorado, New Mexico, and Utah</w:t>
      </w:r>
      <w:r w:rsidR="00EF089A">
        <w:t>; Figure 1</w:t>
      </w:r>
      <w:r>
        <w:t>)</w:t>
      </w:r>
      <w:r w:rsidR="00D25C6F">
        <w:t xml:space="preserve">. </w:t>
      </w:r>
      <w:r w:rsidR="00E05463">
        <w:t xml:space="preserve">We chose eBird because it has broad spatial and temporal coverage within the region of interest and </w:t>
      </w:r>
      <w:r w:rsidR="00CF7BD5">
        <w:t xml:space="preserve">its </w:t>
      </w:r>
      <w:r w:rsidR="00E05463">
        <w:t xml:space="preserve">spatial scale </w:t>
      </w:r>
      <w:r w:rsidR="00CF7BD5">
        <w:t xml:space="preserve">aligns with the spatial resolution of the </w:t>
      </w:r>
      <w:r w:rsidR="00E05463">
        <w:t xml:space="preserve">climate covariates (4 km </w:t>
      </w:r>
      <w:r w:rsidR="00E05463">
        <w:sym w:font="Symbol" w:char="F0B4"/>
      </w:r>
      <w:r w:rsidR="00E05463">
        <w:t xml:space="preserve"> 4 km grid cells). </w:t>
      </w:r>
      <w:r w:rsidR="00D25C6F">
        <w:t xml:space="preserve">We downloaded all checklists and kept years with good checklist coverage for the region (2010-2022). </w:t>
      </w:r>
      <w:r>
        <w:t xml:space="preserve">We filtered </w:t>
      </w:r>
      <w:r w:rsidR="00D25C6F">
        <w:t>checklists</w:t>
      </w:r>
      <w:r>
        <w:t xml:space="preserve"> to </w:t>
      </w:r>
      <w:r w:rsidR="00CF7BD5">
        <w:t xml:space="preserve">include </w:t>
      </w:r>
      <w:r>
        <w:t xml:space="preserve">areas supporting pinyon pine cover in the 2000s </w:t>
      </w:r>
      <w:r>
        <w:fldChar w:fldCharType="begin"/>
      </w:r>
      <w:r w:rsidR="008F1739">
        <w:instrText xml:space="preserve"> ADDIN ZOTERO_ITEM CSL_CITATION {"citationID":"SfHl3NX0","properties":{"formattedCitation":"(Wilson et al., 2013)","plainCitation":"(Wilson et al., 2013)","dontUpdate":true,"noteIndex":0},"citationItems":[{"id":2974,"uris":["http://zotero.org/groups/5634119/items/C475LZBY"],"itemData":{"id":2974,"type":"dataset","DOI":"10.2737/RDS-2013-0013","language":"en","publisher":"Forest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fldChar w:fldCharType="separate"/>
      </w:r>
      <w:r>
        <w:rPr>
          <w:noProof/>
        </w:rPr>
        <w:t xml:space="preserve">(see </w:t>
      </w:r>
      <w:r w:rsidR="00612557">
        <w:rPr>
          <w:noProof/>
        </w:rPr>
        <w:t>S</w:t>
      </w:r>
      <w:r>
        <w:rPr>
          <w:noProof/>
        </w:rPr>
        <w:t xml:space="preserve">ection </w:t>
      </w:r>
      <w:r w:rsidR="008059C1">
        <w:rPr>
          <w:noProof/>
        </w:rPr>
        <w:t>2.2.3</w:t>
      </w:r>
      <w:r>
        <w:rPr>
          <w:noProof/>
        </w:rPr>
        <w:t>; Wilson et al., 2013)</w:t>
      </w:r>
      <w:r>
        <w:fldChar w:fldCharType="end"/>
      </w:r>
      <w:r>
        <w:t xml:space="preserve">. </w:t>
      </w:r>
    </w:p>
    <w:p w14:paraId="5E45B52E" w14:textId="1878B324" w:rsidR="0003237A" w:rsidRDefault="0003237A" w:rsidP="00315E09">
      <w:pPr>
        <w:pStyle w:val="BodyText"/>
        <w:spacing w:before="0" w:after="0"/>
        <w:ind w:firstLine="720"/>
      </w:pPr>
      <w:r>
        <w:t xml:space="preserve">eBird is </w:t>
      </w:r>
      <w:r w:rsidR="008F5C8E">
        <w:t xml:space="preserve">a </w:t>
      </w:r>
      <w:r>
        <w:t>participatory</w:t>
      </w:r>
      <w:r w:rsidR="00D25C6F">
        <w:t xml:space="preserve"> (“citizen”</w:t>
      </w:r>
      <w:r w:rsidR="00966CEB">
        <w:t xml:space="preserve"> or “community”</w:t>
      </w:r>
      <w:r w:rsidR="00D25C6F">
        <w:t>)</w:t>
      </w:r>
      <w:r>
        <w:t xml:space="preserve"> science data</w:t>
      </w:r>
      <w:r w:rsidR="00CF7BD5">
        <w:t xml:space="preserve"> product</w:t>
      </w:r>
      <w:r w:rsidR="008F5C8E">
        <w:t xml:space="preserve"> whereby</w:t>
      </w:r>
      <w:r>
        <w:t xml:space="preserve"> members from the public collect bird observation data and contribute to the eBird database. Thus, these data require </w:t>
      </w:r>
      <w:r w:rsidR="00D25C6F">
        <w:t xml:space="preserve">filtering </w:t>
      </w:r>
      <w:r>
        <w:t xml:space="preserve">to ensure spatial and temporal consistency. We followed </w:t>
      </w:r>
      <w:r w:rsidR="00CF7BD5">
        <w:t xml:space="preserve">the well-developed </w:t>
      </w:r>
      <w:r>
        <w:t xml:space="preserve">filtering methods suggested by the eBird database curators and </w:t>
      </w:r>
      <w:r w:rsidR="008F5C8E">
        <w:t>others</w:t>
      </w:r>
      <w:r>
        <w:t xml:space="preserve"> </w:t>
      </w:r>
      <w:r>
        <w:fldChar w:fldCharType="begin"/>
      </w:r>
      <w:r>
        <w:instrText xml:space="preserve"> ADDIN ZOTERO_ITEM CSL_CITATION {"citationID":"H6WJr4kD","properties":{"formattedCitation":"(Robinson et al., 2018; Strimas-Mackey et al., 2023)","plainCitation":"(Robinson et al., 2018; Strimas-Mackey et al., 2023)","noteIndex":0},"citationItems":[{"id":2758,"uris":["http://zotero.org/groups/5634119/items/FSB6BQ9W"],"itemData":{"id":2758,"type":"article-journal","container-title":"Biological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G."}],"issued":{"date-parts":[["2018",11]]}}},{"id":2880,"uris":["http://zotero.org/groups/5634119/items/CGBBLBHT"],"itemData":{"id":2880,"type":"book","event-place":"Ithaca, New York","publisher":"Cornell Lab of Ornithology","publisher-place":"Ithaca, New York","title":"Best Practices for Using eBird Data","URL":"https://doi.org/10.5281/zenodo.3620739","volume":"Version 2.0","author":[{"family":"Strimas-Mackey","given":"M"},{"family":"Hochachka","given":"W.M."},{"family":"Ruiz-Gutierrez","given":"V"},{"family":"Robinson","given":"O.J."},{"family":"Miller","given":"E.T."},{"family":"Auer","given":"T"},{"family":"Kelling","given":"S"},{"family":"Fink","given":"D"},{"family":"Johnston","given":"A"}],"issued":{"date-parts":[["2023"]]}}}],"schema":"https://github.com/citation-style-language/schema/raw/master/csl-citation.json"} </w:instrText>
      </w:r>
      <w:r>
        <w:fldChar w:fldCharType="separate"/>
      </w:r>
      <w:r w:rsidRPr="10F02EB4">
        <w:rPr>
          <w:noProof/>
        </w:rPr>
        <w:t>(Robinson et al., 2018; Strimas-Mackey et al., 2023)</w:t>
      </w:r>
      <w:r>
        <w:fldChar w:fldCharType="end"/>
      </w:r>
      <w:r>
        <w:t xml:space="preserve">. Specifically, we selected data that represented only complete checklists (e.g., observers recorded all birds of all species observed, not just individuals of species of interest). We selected checklists from the nesting season (late February to early </w:t>
      </w:r>
      <w:r>
        <w:lastRenderedPageBreak/>
        <w:t xml:space="preserve">May </w:t>
      </w:r>
      <w:r>
        <w:fldChar w:fldCharType="begin"/>
      </w:r>
      <w:r>
        <w:instrText xml:space="preserve"> ADDIN ZOTERO_ITEM CSL_CITATION {"citationID":"6uWkVYgU","properties":{"formattedCitation":"(Wiggins,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sidRPr="10F02EB4">
        <w:rPr>
          <w:noProof/>
        </w:rPr>
        <w:t>(Wiggins, 2005)</w:t>
      </w:r>
      <w:r>
        <w:fldChar w:fldCharType="end"/>
      </w:r>
      <w:r>
        <w:t xml:space="preserve">) and included only observations from </w:t>
      </w:r>
      <w:r w:rsidR="002A02DF">
        <w:t>two common protocol types (</w:t>
      </w:r>
      <w:r>
        <w:t>“stationary” and “traveling”</w:t>
      </w:r>
      <w:r w:rsidR="002A02DF">
        <w:t>)</w:t>
      </w:r>
      <w:r w:rsidR="00CF7BD5">
        <w:t xml:space="preserve">, thus excluding data from </w:t>
      </w:r>
      <w:r w:rsidR="002A02DF">
        <w:t>14 uncommon</w:t>
      </w:r>
      <w:r w:rsidR="00CF7BD5">
        <w:t xml:space="preserve"> protocols</w:t>
      </w:r>
      <w:r>
        <w:t xml:space="preserve">. We considered only the nesting season because this is a time of year during which birds are more stationary, so drivers of local bird abundance are easier to evaluate </w:t>
      </w:r>
      <w:r>
        <w:fldChar w:fldCharType="begin"/>
      </w:r>
      <w:r>
        <w:instrText xml:space="preserve"> ADDIN ZOTERO_ITEM CSL_CITATION {"citationID":"xcN4DEcr","properties":{"formattedCitation":"(Ligon, 1978; Wiggins, 2005)","plainCitation":"(Ligon, 1978; Wiggins, 2005)","noteIndex":0},"citationItems":[{"id":2753,"uris":["http://zotero.org/groups/5634119/items/4RGGXF3K"],"itemData":{"id":2753,"type":"article-journal","abstract":"Pinon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sidRPr="10F02EB4">
        <w:rPr>
          <w:noProof/>
        </w:rPr>
        <w:t>(Ligon, 1978; Wiggins, 2005)</w:t>
      </w:r>
      <w:r>
        <w:fldChar w:fldCharType="end"/>
      </w:r>
      <w:r>
        <w:t xml:space="preserve">. We also only included checklists </w:t>
      </w:r>
      <w:r w:rsidR="00612557">
        <w:t xml:space="preserve">with relatively similar effort: 1) </w:t>
      </w:r>
      <w:r>
        <w:t xml:space="preserve">collected in under five hours, </w:t>
      </w:r>
      <w:r w:rsidR="00612557">
        <w:t xml:space="preserve">2) </w:t>
      </w:r>
      <w:r>
        <w:t>0-5 km in</w:t>
      </w:r>
      <w:r w:rsidR="002A02DF">
        <w:t xml:space="preserve"> survey</w:t>
      </w:r>
      <w:r>
        <w:t xml:space="preserve"> distance, and </w:t>
      </w:r>
      <w:r w:rsidR="00612557">
        <w:t xml:space="preserve">3) </w:t>
      </w:r>
      <w:r>
        <w:t xml:space="preserve">with </w:t>
      </w:r>
      <w:r w:rsidR="00CF7BD5">
        <w:t xml:space="preserve">10 </w:t>
      </w:r>
      <w:r>
        <w:t>or fewer observers.</w:t>
      </w:r>
    </w:p>
    <w:p w14:paraId="33449A4D" w14:textId="025ABF55" w:rsidR="0003237A" w:rsidRDefault="00D25C6F" w:rsidP="00315E09">
      <w:pPr>
        <w:pStyle w:val="BodyText"/>
        <w:spacing w:before="0" w:after="0"/>
        <w:ind w:firstLine="720"/>
      </w:pPr>
      <w:r>
        <w:t xml:space="preserve">Because of its participatory nature, </w:t>
      </w:r>
      <w:r w:rsidR="0003237A">
        <w:t xml:space="preserve">eBird data </w:t>
      </w:r>
      <w:r w:rsidR="008F5C8E">
        <w:t xml:space="preserve">have </w:t>
      </w:r>
      <w:r w:rsidR="007A4E12">
        <w:t>no</w:t>
      </w:r>
      <w:r w:rsidR="0003237A">
        <w:t xml:space="preserve"> control </w:t>
      </w:r>
      <w:r w:rsidR="00085CB0">
        <w:t xml:space="preserve">over </w:t>
      </w:r>
      <w:r w:rsidR="0003237A">
        <w:t xml:space="preserve">sampling location, effort, or survey methods, so we also performed data subsampling following standard practices </w:t>
      </w:r>
      <w:r w:rsidR="0003237A">
        <w:fldChar w:fldCharType="begin"/>
      </w:r>
      <w:r w:rsidR="0003237A">
        <w:instrText xml:space="preserve"> ADDIN ZOTERO_ITEM CSL_CITATION {"citationID":"QiVrPmaA","properties":{"formattedCitation":"(Robinson et al., 2018)","plainCitation":"(Robinson et al., 2018)","noteIndex":0},"citationItems":[{"id":2758,"uris":["http://zotero.org/groups/5634119/items/FSB6BQ9W"],"itemData":{"id":2758,"type":"article-journal","container-title":"Biological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G."}],"issued":{"date-parts":[["2018",11]]}}}],"schema":"https://github.com/citation-style-language/schema/raw/master/csl-citation.json"} </w:instrText>
      </w:r>
      <w:r w:rsidR="0003237A">
        <w:fldChar w:fldCharType="separate"/>
      </w:r>
      <w:r w:rsidR="0003237A">
        <w:rPr>
          <w:noProof/>
        </w:rPr>
        <w:t>(Robinson et al., 2018)</w:t>
      </w:r>
      <w:r w:rsidR="0003237A">
        <w:fldChar w:fldCharType="end"/>
      </w:r>
      <w:r w:rsidR="0003237A">
        <w:t xml:space="preserve">. To do this, we first divided the study region into 4 km </w:t>
      </w:r>
      <w:r w:rsidR="0003237A">
        <w:sym w:font="Symbol" w:char="F0B4"/>
      </w:r>
      <w:r w:rsidR="0003237A">
        <w:t xml:space="preserve"> 4 km grid cells to match the spatial scale of the covariates. </w:t>
      </w:r>
      <w:r w:rsidR="00085CB0">
        <w:t xml:space="preserve">Then, we </w:t>
      </w:r>
      <w:r w:rsidR="0003237A">
        <w:t xml:space="preserve">spatially sub-sampled eBird observations to include a set of checklists in each grid cell that represented relatively equal sampling effort across </w:t>
      </w:r>
      <w:r w:rsidR="00085CB0">
        <w:t>all years (</w:t>
      </w:r>
      <w:r w:rsidR="0003237A">
        <w:t>time</w:t>
      </w:r>
      <w:r w:rsidR="00085CB0">
        <w:t>)</w:t>
      </w:r>
      <w:r w:rsidR="0003237A">
        <w:t xml:space="preserve"> and </w:t>
      </w:r>
      <w:r w:rsidR="00085CB0">
        <w:t>all grid cells (</w:t>
      </w:r>
      <w:r w:rsidR="0003237A">
        <w:t>space</w:t>
      </w:r>
      <w:r w:rsidR="00085CB0">
        <w:t>)</w:t>
      </w:r>
      <w:r w:rsidR="0003237A">
        <w:t>. Th</w:t>
      </w:r>
      <w:r w:rsidR="00612557">
        <w:t>is meant</w:t>
      </w:r>
      <w:r w:rsidR="0003237A">
        <w:t xml:space="preserve"> we subsampled the number of checklists per grid cell based on the year with the fewest checklists per grid cell (</w:t>
      </w:r>
      <w:r w:rsidR="00085CB0">
        <w:t xml:space="preserve">i.e., </w:t>
      </w:r>
      <w:r w:rsidR="0003237A">
        <w:t>2010</w:t>
      </w:r>
      <w:r w:rsidR="00085CB0">
        <w:t xml:space="preserve"> had </w:t>
      </w:r>
      <m:oMath>
        <m:r>
          <m:rPr>
            <m:sty m:val="p"/>
          </m:rPr>
          <w:rPr>
            <w:rFonts w:ascii="Cambria Math" w:hAnsi="Cambria Math"/>
          </w:rPr>
          <m:t>≤</m:t>
        </m:r>
      </m:oMath>
      <w:r w:rsidR="0003237A">
        <w:t xml:space="preserve">4 checklists per cell). After filtering to this level, we still had fewer checklists overall in </w:t>
      </w:r>
      <w:r w:rsidR="008F5C8E">
        <w:t xml:space="preserve">earlier </w:t>
      </w:r>
      <w:r w:rsidR="0003237A">
        <w:t xml:space="preserve">years. Thus, we further reduced temporal bias by </w:t>
      </w:r>
      <w:r>
        <w:t xml:space="preserve">randomly </w:t>
      </w:r>
      <w:r w:rsidR="0003237A">
        <w:t>subsampling checklists again so that we had equal sample sizes across years based on the year with the fewest checklists (</w:t>
      </w:r>
      <w:r w:rsidR="0003237A" w:rsidRPr="10F02EB4">
        <w:rPr>
          <w:i/>
          <w:iCs/>
        </w:rPr>
        <w:t>n</w:t>
      </w:r>
      <w:r w:rsidR="0003237A">
        <w:t xml:space="preserve"> = 1</w:t>
      </w:r>
      <w:r w:rsidR="00966CEB">
        <w:t>,</w:t>
      </w:r>
      <w:r w:rsidR="0003237A">
        <w:t>715 checklists in 2010</w:t>
      </w:r>
      <w:r w:rsidR="00085CB0">
        <w:t xml:space="preserve"> across all grid cells</w:t>
      </w:r>
      <w:r w:rsidR="0003237A">
        <w:t xml:space="preserve">). We </w:t>
      </w:r>
      <w:r w:rsidR="00612557">
        <w:t>then</w:t>
      </w:r>
      <w:r w:rsidR="0003237A">
        <w:t xml:space="preserve"> removed all checklists within 10 km of the exterior edges of the four</w:t>
      </w:r>
      <w:r w:rsidR="00085CB0">
        <w:t xml:space="preserve"> focal</w:t>
      </w:r>
      <w:r w:rsidR="0003237A">
        <w:t xml:space="preserve"> states (Arizona, Colorado, New Mexico, and Utah) since we had masked some other covariate layers to these states and observations near edges may have misrepresented values for pinyon basal area and cone production</w:t>
      </w:r>
      <w:r>
        <w:t xml:space="preserve"> (see </w:t>
      </w:r>
      <w:r w:rsidR="00966CEB">
        <w:t>Sections 2.2.2 and</w:t>
      </w:r>
      <w:r>
        <w:t xml:space="preserve"> </w:t>
      </w:r>
      <w:r w:rsidR="008059C1">
        <w:t>2.2.3</w:t>
      </w:r>
      <w:r>
        <w:t>)</w:t>
      </w:r>
      <w:r w:rsidR="0003237A">
        <w:t xml:space="preserve">. Of </w:t>
      </w:r>
      <w:r w:rsidR="00085CB0">
        <w:t xml:space="preserve">the </w:t>
      </w:r>
      <w:r w:rsidR="0003237A">
        <w:t>833,834</w:t>
      </w:r>
      <w:r w:rsidR="00085CB0">
        <w:t xml:space="preserve"> original</w:t>
      </w:r>
      <w:r w:rsidR="0003237A">
        <w:t xml:space="preserve"> checklists</w:t>
      </w:r>
      <w:r w:rsidR="00085CB0">
        <w:t xml:space="preserve"> available </w:t>
      </w:r>
      <w:r w:rsidR="0003237A">
        <w:t xml:space="preserve">for the region in the nesting seasons between 2010-2022, we </w:t>
      </w:r>
      <w:r w:rsidR="00085CB0">
        <w:t xml:space="preserve">fit </w:t>
      </w:r>
      <w:r w:rsidR="0003237A">
        <w:t xml:space="preserve">our model </w:t>
      </w:r>
      <w:r w:rsidR="008F5C8E">
        <w:t xml:space="preserve">to </w:t>
      </w:r>
      <w:r w:rsidR="0003237A">
        <w:t xml:space="preserve">data </w:t>
      </w:r>
      <w:r w:rsidR="008F5C8E">
        <w:t xml:space="preserve">based on </w:t>
      </w:r>
      <w:r w:rsidR="00085CB0">
        <w:t xml:space="preserve">the final (filtered) </w:t>
      </w:r>
      <w:r w:rsidR="0003237A">
        <w:t xml:space="preserve">22,295 checklists (1.4 </w:t>
      </w:r>
      <w:r w:rsidR="0003237A">
        <w:sym w:font="Symbol" w:char="F0B1"/>
      </w:r>
      <w:r w:rsidR="0003237A">
        <w:t xml:space="preserve"> 0.01 </w:t>
      </w:r>
      <w:r w:rsidR="008F5C8E">
        <w:t xml:space="preserve">[mean </w:t>
      </w:r>
      <w:r w:rsidR="008F5C8E">
        <w:sym w:font="Symbol" w:char="F0B1"/>
      </w:r>
      <w:r w:rsidR="008F5C8E">
        <w:t xml:space="preserve"> </w:t>
      </w:r>
      <w:r w:rsidR="0003237A">
        <w:t>s.e.</w:t>
      </w:r>
      <w:r w:rsidR="008F5C8E">
        <w:t>]</w:t>
      </w:r>
      <w:r w:rsidR="0003237A">
        <w:t xml:space="preserve"> checklists per grid cell in a specific year</w:t>
      </w:r>
      <w:r w:rsidR="00840051">
        <w:t>, Figure 1</w:t>
      </w:r>
      <w:r w:rsidR="0003237A">
        <w:t>). We downloaded eBird data in May</w:t>
      </w:r>
      <w:r w:rsidR="00085CB0">
        <w:t xml:space="preserve"> 2024</w:t>
      </w:r>
      <w:r w:rsidR="0003237A">
        <w:t xml:space="preserve"> </w:t>
      </w:r>
      <w:r w:rsidR="0003237A">
        <w:lastRenderedPageBreak/>
        <w:t xml:space="preserve">(Colorado and New Mexico) and June </w:t>
      </w:r>
      <w:r w:rsidR="00085CB0">
        <w:t xml:space="preserve">2024 </w:t>
      </w:r>
      <w:r w:rsidR="0003237A">
        <w:t xml:space="preserve">(Arizona and Utah) </w:t>
      </w:r>
      <w:r w:rsidR="0003237A">
        <w:fldChar w:fldCharType="begin"/>
      </w:r>
      <w:r w:rsidR="0003237A">
        <w:instrText xml:space="preserve"> ADDIN ZOTERO_ITEM CSL_CITATION {"citationID":"ELLIoTcz","properties":{"formattedCitation":"(Cornell Lab of Ornithology, 2024a, 2024b)","plainCitation":"(Cornell Lab of Ornithology, 2024a, 2024b)","noteIndex":0},"citationItems":[{"id":2836,"uris":["http://zotero.org/groups/5634119/items/UZJFU6TD"],"itemData":{"id":2836,"type":"dataset","event-place":"Ithaca, New York","publisher-place":"Ithaca, New York","title":"eBird Basic Dataset","version":"EBD_relJun-2024","author":[{"family":"Cornell Lab of Ornithology","given":""}],"issued":{"date-parts":[["2024",6]]}}},{"id":2835,"uris":["http://zotero.org/groups/5634119/items/HBL24FAA"],"itemData":{"id":2835,"type":"dataset","event-place":"Ithaca, New York","publisher-place":"Ithaca, New York","title":"eBird Basic Dataset","version":"EBD_relMay-2024","author":[{"family":"Cornell Lab of Ornithology","given":""}],"issued":{"date-parts":[["2024",5]]}}}],"schema":"https://github.com/citation-style-language/schema/raw/master/csl-citation.json"} </w:instrText>
      </w:r>
      <w:r w:rsidR="0003237A">
        <w:fldChar w:fldCharType="separate"/>
      </w:r>
      <w:r w:rsidR="0003237A">
        <w:rPr>
          <w:noProof/>
        </w:rPr>
        <w:t>(Cornell Lab of Ornithology, 2024a, 2024b)</w:t>
      </w:r>
      <w:r w:rsidR="0003237A">
        <w:fldChar w:fldCharType="end"/>
      </w:r>
      <w:r w:rsidR="0003237A">
        <w:t>. In our final dataset, pinyon jays were observed in 600</w:t>
      </w:r>
      <w:r>
        <w:t xml:space="preserve"> </w:t>
      </w:r>
      <w:r w:rsidR="00085CB0">
        <w:t xml:space="preserve">of the selected </w:t>
      </w:r>
      <w:r>
        <w:t>checklists</w:t>
      </w:r>
      <w:r w:rsidR="0003237A">
        <w:t xml:space="preserve"> (2.7%). The maximum number of </w:t>
      </w:r>
      <w:r w:rsidR="00085CB0">
        <w:t xml:space="preserve">pinyon jays </w:t>
      </w:r>
      <w:r w:rsidR="0003237A">
        <w:t xml:space="preserve">observed in one </w:t>
      </w:r>
      <w:r>
        <w:t>checklist</w:t>
      </w:r>
      <w:r w:rsidR="0003237A">
        <w:t xml:space="preserve"> was 350 (mean number of birds</w:t>
      </w:r>
      <w:r w:rsidR="00085CB0">
        <w:t>:</w:t>
      </w:r>
      <w:r w:rsidR="0003237A">
        <w:t xml:space="preserve"> 0.42 </w:t>
      </w:r>
      <w:r w:rsidR="0003237A">
        <w:sym w:font="Symbol" w:char="F0B1"/>
      </w:r>
      <w:r w:rsidR="0003237A">
        <w:t xml:space="preserve"> 0.04 s.e.).</w:t>
      </w:r>
    </w:p>
    <w:bookmarkEnd w:id="21"/>
    <w:p w14:paraId="1252154F" w14:textId="2A68E41A" w:rsidR="0003237A" w:rsidRPr="0003237A" w:rsidRDefault="0003237A" w:rsidP="0003237A">
      <w:pPr>
        <w:pStyle w:val="BodyText"/>
        <w:rPr>
          <w:i/>
          <w:iCs/>
        </w:rPr>
      </w:pPr>
      <w:r>
        <w:rPr>
          <w:i/>
          <w:iCs/>
        </w:rPr>
        <w:t>2.2.2 Pinyon cone data</w:t>
      </w:r>
    </w:p>
    <w:p w14:paraId="330F7CCF" w14:textId="48F3C2B6" w:rsidR="008F6A89" w:rsidRDefault="00E05463" w:rsidP="000042D2">
      <w:pPr>
        <w:pStyle w:val="FirstParagraph"/>
        <w:ind w:firstLine="720"/>
      </w:pPr>
      <w:r>
        <w:t>For cone abundance data, w</w:t>
      </w:r>
      <w:r w:rsidR="00040BEC">
        <w:t xml:space="preserve">e used annual </w:t>
      </w:r>
      <w:r w:rsidR="55FF0A2E">
        <w:t>c</w:t>
      </w:r>
      <w:r w:rsidR="5ED0CAA8">
        <w:t xml:space="preserve">one production </w:t>
      </w:r>
      <w:r w:rsidR="00040BEC">
        <w:t xml:space="preserve">estimates </w:t>
      </w:r>
      <w:r w:rsidR="31072A96">
        <w:t>for two-needle pinyon</w:t>
      </w:r>
      <w:r w:rsidR="5ED0CAA8">
        <w:t xml:space="preserve"> </w:t>
      </w:r>
      <w:r w:rsidR="00040BEC">
        <w:t xml:space="preserve">produced </w:t>
      </w:r>
      <w:r w:rsidR="3F014CB4">
        <w:t>at a 4</w:t>
      </w:r>
      <w:r w:rsidR="009E74D5">
        <w:t xml:space="preserve"> </w:t>
      </w:r>
      <w:r w:rsidR="3F014CB4">
        <w:t>km</w:t>
      </w:r>
      <w:r w:rsidR="00966CEB">
        <w:t xml:space="preserve"> </w:t>
      </w:r>
      <w:r w:rsidR="009E74D5">
        <w:sym w:font="Symbol" w:char="F0B4"/>
      </w:r>
      <w:r w:rsidR="00966CEB">
        <w:t xml:space="preserve"> 4</w:t>
      </w:r>
      <w:r w:rsidR="009E74D5">
        <w:t xml:space="preserve"> </w:t>
      </w:r>
      <w:r w:rsidR="00966CEB">
        <w:t>km gridded</w:t>
      </w:r>
      <w:r w:rsidR="3F014CB4">
        <w:t xml:space="preserve"> resolution</w:t>
      </w:r>
      <w:r w:rsidR="5ED0CAA8">
        <w:t xml:space="preserve"> </w:t>
      </w:r>
      <w:r w:rsidR="38FBB8AA">
        <w:t xml:space="preserve">by </w:t>
      </w:r>
      <w:r w:rsidR="5ED0CAA8">
        <w:t>Wion et al</w:t>
      </w:r>
      <w:r w:rsidR="7C0F6815">
        <w:t xml:space="preserve"> (</w:t>
      </w:r>
      <w:r w:rsidR="5ED0CAA8">
        <w:t>202</w:t>
      </w:r>
      <w:r w:rsidR="3AFD18C3">
        <w:t>5)</w:t>
      </w:r>
      <w:r w:rsidR="5ED0CAA8">
        <w:t xml:space="preserve">. </w:t>
      </w:r>
      <w:r>
        <w:t>M</w:t>
      </w:r>
      <w:r w:rsidR="000042D2">
        <w:t>ore detailed methods on how cone availability was modeled</w:t>
      </w:r>
      <w:r>
        <w:t xml:space="preserve"> are </w:t>
      </w:r>
      <w:r w:rsidR="008F5C8E">
        <w:t xml:space="preserve">provided </w:t>
      </w:r>
      <w:r>
        <w:t>in the original publication</w:t>
      </w:r>
      <w:r w:rsidR="000042D2">
        <w:t xml:space="preserve">. </w:t>
      </w:r>
      <w:r w:rsidR="5ED0CAA8">
        <w:t xml:space="preserve">While this model predicts cone availability, not seeds, </w:t>
      </w:r>
      <w:r w:rsidR="009E74D5">
        <w:t>cone and seed abundances</w:t>
      </w:r>
      <w:r w:rsidR="5ED0CAA8">
        <w:t xml:space="preserve"> are highly correlated</w:t>
      </w:r>
      <w:r w:rsidR="00347BE8">
        <w:t xml:space="preserve"> in co-occurring pine species (e.g., </w:t>
      </w:r>
      <w:r w:rsidR="00347BE8">
        <w:rPr>
          <w:i/>
          <w:iCs/>
        </w:rPr>
        <w:t>P. ponderosa</w:t>
      </w:r>
      <w:r w:rsidR="00347BE8">
        <w:t xml:space="preserve"> </w:t>
      </w:r>
      <w:r w:rsidR="00347BE8">
        <w:fldChar w:fldCharType="begin"/>
      </w:r>
      <w:r w:rsidR="00347BE8">
        <w:instrText xml:space="preserve"> ADDIN ZOTERO_ITEM CSL_CITATION {"citationID":"KrAxn3l5","properties":{"formattedCitation":"(Shepperd et al., 2006)","plainCitation":"(Shepperd et al., 2006)","noteIndex":0},"citationItems":[{"id":2975,"uris":["http://zotero.org/groups/5634119/items/GSQBHDW9"],"itemData":{"id":2975,"type":"article-journal","abstract":"Abstract\n            Seedfall, natural regeneration establishment, and growth of planted seedlings was observed from 1981 to 2001 under shelterwood and seedtree overstories in a replicated study in ponderosa pine in the Manitou Experimental Forest in the Colorado Front Range. Good seed crops were produced only every 4 to 6 years, with almost no viable seed produced in intervening years. With seed predation, only 14% of total seedfall was available for germination. Shelterwood overstories containing between 6 and 14 m2 ha−1 stem basal area over scarified seedbeds provided optimal conditions for natural seedling establishment. Survival and growth of planted seedlings was much better than that of natural seedlings. However, poor survival and slow initial growth may require many years to establish a fully stocked forest of natural seedlings.","container-title":"Western Journal of Applied Forestry","DOI":"10.1093/wjaf/21.1.19","ISSN":"0885-6095, 1938-3770","issue":"1","language":"en","page":"19-26","source":"DOI.org (Crossref)","title":"Long-Term Seedfall, Establishment, Survival, and Growth of Natural and Planted Ponderosa Pine in the Colorado Front Range","volume":"21","author":[{"family":"Shepperd","given":"Wayne D."},{"family":"Edminster","given":"Carleton B."},{"family":"Mata","given":"Stephen A."}],"issued":{"date-parts":[["2006",1,1]]}}}],"schema":"https://github.com/citation-style-language/schema/raw/master/csl-citation.json"} </w:instrText>
      </w:r>
      <w:r w:rsidR="00347BE8">
        <w:fldChar w:fldCharType="separate"/>
      </w:r>
      <w:r w:rsidR="00347BE8">
        <w:rPr>
          <w:noProof/>
        </w:rPr>
        <w:t>(Shepperd et al., 2006)</w:t>
      </w:r>
      <w:r w:rsidR="00347BE8">
        <w:fldChar w:fldCharType="end"/>
      </w:r>
      <w:r w:rsidR="00040BEC">
        <w:t>)</w:t>
      </w:r>
      <w:r w:rsidR="00347BE8">
        <w:t xml:space="preserve">. </w:t>
      </w:r>
      <w:r w:rsidR="49B9E889">
        <w:t>We used the cone production dataset both as a direct measure of p</w:t>
      </w:r>
      <w:r w:rsidR="00347BE8">
        <w:t>iny</w:t>
      </w:r>
      <w:r w:rsidR="49B9E889">
        <w:t xml:space="preserve">on seed availability and </w:t>
      </w:r>
      <w:r w:rsidR="009E74D5">
        <w:t xml:space="preserve">as </w:t>
      </w:r>
      <w:r w:rsidR="49B9E889">
        <w:t>a proxy for the availability of other seeds eaten by pinyon jay (e.g., acorns, juniper berries) that respond to</w:t>
      </w:r>
      <w:r w:rsidR="00040BEC">
        <w:t xml:space="preserve"> similar</w:t>
      </w:r>
      <w:r w:rsidR="49B9E889">
        <w:t xml:space="preserve"> climate signals as pi</w:t>
      </w:r>
      <w:r w:rsidR="00347BE8">
        <w:t>ny</w:t>
      </w:r>
      <w:r w:rsidR="49B9E889">
        <w:t xml:space="preserve">on pine, but with different temporal </w:t>
      </w:r>
      <w:r w:rsidR="009E74D5">
        <w:t>speed</w:t>
      </w:r>
      <w:r w:rsidR="000042D2">
        <w:t>. Specifically, oaks and junipers produce seed</w:t>
      </w:r>
      <w:r w:rsidR="009E74D5">
        <w:t>s</w:t>
      </w:r>
      <w:r w:rsidR="000042D2">
        <w:t xml:space="preserve"> one year after </w:t>
      </w:r>
      <w:r w:rsidR="009E74D5">
        <w:t xml:space="preserve">favorable </w:t>
      </w:r>
      <w:r w:rsidR="000042D2">
        <w:t xml:space="preserve">climate </w:t>
      </w:r>
      <w:r w:rsidR="009E74D5">
        <w:t xml:space="preserve">conditions, whereas </w:t>
      </w:r>
      <w:r w:rsidR="000042D2">
        <w:t xml:space="preserve">pinyon pine </w:t>
      </w:r>
      <w:r w:rsidR="009E74D5">
        <w:t xml:space="preserve">seeds mature </w:t>
      </w:r>
      <w:r w:rsidR="000042D2">
        <w:t xml:space="preserve">two years after </w:t>
      </w:r>
      <w:r w:rsidR="55FF0A2E">
        <w:fldChar w:fldCharType="begin"/>
      </w:r>
      <w:r w:rsidR="55FF0A2E">
        <w:instrText xml:space="preserve"> ADDIN ZOTERO_ITEM CSL_CITATION {"citationID":"1Dj7dile","properties":{"formattedCitation":"(Parmenter 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55FF0A2E">
        <w:fldChar w:fldCharType="separate"/>
      </w:r>
      <w:r w:rsidR="661D6A8B" w:rsidRPr="5A83A434">
        <w:rPr>
          <w:noProof/>
        </w:rPr>
        <w:t>(Parmenter et al., 2018)</w:t>
      </w:r>
      <w:r w:rsidR="55FF0A2E">
        <w:fldChar w:fldCharType="end"/>
      </w:r>
      <w:r w:rsidR="009E74D5">
        <w:t xml:space="preserve"> (see Figure 2)</w:t>
      </w:r>
      <w:r w:rsidR="49B9E889">
        <w:t>.</w:t>
      </w:r>
    </w:p>
    <w:p w14:paraId="4CB18F05" w14:textId="56996490" w:rsidR="0003237A" w:rsidRPr="0003237A" w:rsidRDefault="0003237A" w:rsidP="0003237A">
      <w:pPr>
        <w:pStyle w:val="BodyText"/>
        <w:rPr>
          <w:i/>
          <w:iCs/>
        </w:rPr>
      </w:pPr>
      <w:r>
        <w:rPr>
          <w:i/>
          <w:iCs/>
        </w:rPr>
        <w:t xml:space="preserve">2.2.3 </w:t>
      </w:r>
      <w:r w:rsidR="000042D2">
        <w:rPr>
          <w:i/>
          <w:iCs/>
        </w:rPr>
        <w:t>Habitat and climate</w:t>
      </w:r>
      <w:r>
        <w:rPr>
          <w:i/>
          <w:iCs/>
        </w:rPr>
        <w:t xml:space="preserve"> covariates</w:t>
      </w:r>
    </w:p>
    <w:p w14:paraId="54EF9D9A" w14:textId="736165FA" w:rsidR="008F6A89" w:rsidRDefault="38317865">
      <w:pPr>
        <w:pStyle w:val="FirstParagraph"/>
        <w:spacing w:before="0" w:after="0"/>
        <w:ind w:firstLine="720"/>
        <w:pPrChange w:id="22" w:author="Kiona Ogle" w:date="2025-10-16T13:39:00Z" w16du:dateUtc="2025-10-16T20:39:00Z">
          <w:pPr>
            <w:pStyle w:val="FirstParagraph"/>
            <w:ind w:firstLine="720"/>
          </w:pPr>
        </w:pPrChange>
      </w:pPr>
      <w:commentRangeStart w:id="23"/>
      <w:commentRangeStart w:id="24"/>
      <w:r>
        <w:t>As an indicator of habitat structure,</w:t>
      </w:r>
      <w:r w:rsidR="000042D2">
        <w:t xml:space="preserve"> and to filter eBird observations to areas </w:t>
      </w:r>
      <w:del w:id="25" w:author="Kiona Ogle" w:date="2025-09-24T15:45:00Z" w16du:dateUtc="2025-09-24T22:45:00Z">
        <w:r w:rsidR="000042D2" w:rsidDel="00493A20">
          <w:delText xml:space="preserve">with </w:delText>
        </w:r>
      </w:del>
      <w:ins w:id="26" w:author="Kiona Ogle" w:date="2025-09-24T15:45:00Z" w16du:dateUtc="2025-09-24T22:45:00Z">
        <w:r w:rsidR="00493A20">
          <w:t xml:space="preserve">supporting </w:t>
        </w:r>
      </w:ins>
      <w:r w:rsidR="000042D2">
        <w:t xml:space="preserve">pinyon </w:t>
      </w:r>
      <w:del w:id="27" w:author="Kiona Ogle" w:date="2025-09-24T15:45:00Z" w16du:dateUtc="2025-09-24T22:45:00Z">
        <w:r w:rsidR="000042D2" w:rsidDel="00493A20">
          <w:delText>pine</w:delText>
        </w:r>
        <w:r w:rsidR="00840051" w:rsidDel="00493A20">
          <w:delText xml:space="preserve"> </w:delText>
        </w:r>
      </w:del>
      <w:r w:rsidR="00840051">
        <w:t>(Figure 1)</w:t>
      </w:r>
      <w:r w:rsidR="000042D2">
        <w:t>,</w:t>
      </w:r>
      <w:r>
        <w:t xml:space="preserve"> w</w:t>
      </w:r>
      <w:r w:rsidR="49B9E889">
        <w:t>e derived yearly basal area</w:t>
      </w:r>
      <w:commentRangeEnd w:id="23"/>
      <w:r>
        <w:rPr>
          <w:rStyle w:val="CommentReference"/>
          <w:sz w:val="24"/>
          <w:szCs w:val="24"/>
        </w:rPr>
        <w:commentReference w:id="23"/>
      </w:r>
      <w:commentRangeEnd w:id="24"/>
      <w:r w:rsidR="00C7167B">
        <w:rPr>
          <w:rStyle w:val="CommentReference"/>
          <w:sz w:val="24"/>
          <w:szCs w:val="24"/>
        </w:rPr>
        <w:commentReference w:id="24"/>
      </w:r>
      <w:ins w:id="28" w:author="Kiona Ogle" w:date="2025-10-28T11:54:00Z" w16du:dateUtc="2025-10-28T18:54:00Z">
        <w:r w:rsidR="006D4791">
          <w:t xml:space="preserve"> (m</w:t>
        </w:r>
        <w:r w:rsidR="006D4791" w:rsidRPr="006D4791">
          <w:rPr>
            <w:vertAlign w:val="superscript"/>
            <w:rPrChange w:id="29" w:author="Kiona Ogle" w:date="2025-10-28T11:54:00Z" w16du:dateUtc="2025-10-28T18:54:00Z">
              <w:rPr/>
            </w:rPrChange>
          </w:rPr>
          <w:t>2</w:t>
        </w:r>
        <w:r w:rsidR="006D4791">
          <w:t xml:space="preserve"> ha</w:t>
        </w:r>
        <w:r w:rsidR="006D4791" w:rsidRPr="006D4791">
          <w:rPr>
            <w:vertAlign w:val="superscript"/>
            <w:rPrChange w:id="30" w:author="Kiona Ogle" w:date="2025-10-28T11:54:00Z" w16du:dateUtc="2025-10-28T18:54:00Z">
              <w:rPr/>
            </w:rPrChange>
          </w:rPr>
          <w:t>-1</w:t>
        </w:r>
        <w:r w:rsidR="006D4791">
          <w:t>)</w:t>
        </w:r>
      </w:ins>
      <w:del w:id="31" w:author="Kiona Ogle" w:date="2025-10-28T11:54:00Z" w16du:dateUtc="2025-10-28T18:54:00Z">
        <w:r w:rsidR="00E236C8" w:rsidDel="006D4791">
          <w:rPr>
            <w:vertAlign w:val="superscript"/>
          </w:rPr>
          <w:delText xml:space="preserve"> </w:delText>
        </w:r>
      </w:del>
      <m:oMath>
        <m:sSup>
          <m:sSupPr>
            <m:ctrlPr>
              <w:del w:id="32" w:author="Kiona Ogle" w:date="2025-10-28T11:54:00Z" w16du:dateUtc="2025-10-28T18:54:00Z">
                <w:rPr>
                  <w:rFonts w:ascii="Cambria Math" w:hAnsi="Cambria Math"/>
                  <w:i/>
                  <w:vertAlign w:val="superscript"/>
                </w:rPr>
              </w:del>
            </m:ctrlPr>
          </m:sSupPr>
          <m:e>
            <m:r>
              <w:del w:id="33" w:author="Kiona Ogle" w:date="2025-10-28T11:54:00Z" w16du:dateUtc="2025-10-28T18:54:00Z">
                <w:rPr>
                  <w:rFonts w:ascii="Cambria Math" w:hAnsi="Cambria Math"/>
                  <w:vertAlign w:val="superscript"/>
                </w:rPr>
                <m:t>m</m:t>
              </w:del>
            </m:r>
          </m:e>
          <m:sup>
            <m:r>
              <w:del w:id="34" w:author="Kiona Ogle" w:date="2025-10-28T11:54:00Z" w16du:dateUtc="2025-10-28T18:54:00Z">
                <w:rPr>
                  <w:rFonts w:ascii="Cambria Math" w:hAnsi="Cambria Math"/>
                  <w:vertAlign w:val="superscript"/>
                </w:rPr>
                <m:t>2</m:t>
              </w:del>
            </m:r>
          </m:sup>
        </m:sSup>
        <m:r>
          <w:del w:id="35" w:author="Kiona Ogle" w:date="2025-10-28T11:54:00Z" w16du:dateUtc="2025-10-28T18:54:00Z">
            <w:rPr>
              <w:rFonts w:ascii="Cambria Math" w:hAnsi="Cambria Math"/>
              <w:vertAlign w:val="superscript"/>
            </w:rPr>
            <m:t>∙</m:t>
          </w:del>
        </m:r>
        <m:sSup>
          <m:sSupPr>
            <m:ctrlPr>
              <w:del w:id="36" w:author="Kiona Ogle" w:date="2025-10-28T11:54:00Z" w16du:dateUtc="2025-10-28T18:54:00Z">
                <w:rPr>
                  <w:rFonts w:ascii="Cambria Math" w:hAnsi="Cambria Math"/>
                  <w:i/>
                  <w:vertAlign w:val="superscript"/>
                </w:rPr>
              </w:del>
            </m:ctrlPr>
          </m:sSupPr>
          <m:e>
            <m:r>
              <w:del w:id="37" w:author="Kiona Ogle" w:date="2025-10-28T11:54:00Z" w16du:dateUtc="2025-10-28T18:54:00Z">
                <w:rPr>
                  <w:rFonts w:ascii="Cambria Math" w:hAnsi="Cambria Math"/>
                  <w:vertAlign w:val="superscript"/>
                </w:rPr>
                <m:t>ha</m:t>
              </w:del>
            </m:r>
          </m:e>
          <m:sup>
            <m:r>
              <w:del w:id="38" w:author="Kiona Ogle" w:date="2025-10-28T11:54:00Z" w16du:dateUtc="2025-10-28T18:54:00Z">
                <w:rPr>
                  <w:rFonts w:ascii="Cambria Math" w:hAnsi="Cambria Math"/>
                  <w:vertAlign w:val="superscript"/>
                </w:rPr>
                <m:t>-1</m:t>
              </w:del>
            </m:r>
          </m:sup>
        </m:sSup>
      </m:oMath>
      <w:r w:rsidR="49B9E889">
        <w:t xml:space="preserve"> </w:t>
      </w:r>
      <w:ins w:id="39" w:author="Kiona Ogle" w:date="2025-09-24T15:45:00Z" w16du:dateUtc="2025-09-24T22:45:00Z">
        <w:r w:rsidR="00493A20">
          <w:t xml:space="preserve">estimates for </w:t>
        </w:r>
      </w:ins>
      <w:del w:id="40" w:author="Kiona Ogle" w:date="2025-09-24T15:45:00Z" w16du:dateUtc="2025-09-24T22:45:00Z">
        <w:r w:rsidR="6A24BE3F" w:rsidDel="00493A20">
          <w:delText xml:space="preserve">of two-needle </w:delText>
        </w:r>
      </w:del>
      <w:r w:rsidR="6A24BE3F">
        <w:t>pinyon</w:t>
      </w:r>
      <w:r w:rsidR="2999678E">
        <w:t xml:space="preserve"> from 2010 to </w:t>
      </w:r>
      <w:r w:rsidR="6E925A42">
        <w:t>2022</w:t>
      </w:r>
      <w:r w:rsidR="6A24BE3F">
        <w:t xml:space="preserve"> </w:t>
      </w:r>
      <w:r w:rsidR="49B9E889">
        <w:t xml:space="preserve">by </w:t>
      </w:r>
      <w:r w:rsidR="0EE6C68C">
        <w:t xml:space="preserve">combining </w:t>
      </w:r>
      <w:ins w:id="41" w:author="Kiona Ogle" w:date="2025-09-24T15:47:00Z" w16du:dateUtc="2025-09-24T22:47:00Z">
        <w:r w:rsidR="00493A20">
          <w:t xml:space="preserve">pinyon </w:t>
        </w:r>
      </w:ins>
      <w:del w:id="42" w:author="Kiona Ogle" w:date="2025-09-24T15:45:00Z" w16du:dateUtc="2025-09-24T22:45:00Z">
        <w:r w:rsidR="0EE6C68C" w:rsidDel="00493A20">
          <w:delText xml:space="preserve">basal </w:delText>
        </w:r>
        <w:r w:rsidR="0651C8FD" w:rsidDel="00493A20">
          <w:delText>area</w:delText>
        </w:r>
        <w:r w:rsidR="65E139C4" w:rsidDel="00493A20">
          <w:delText xml:space="preserve"> (</w:delText>
        </w:r>
      </w:del>
      <w:r w:rsidR="65E139C4">
        <w:t>BA</w:t>
      </w:r>
      <w:del w:id="43" w:author="Kiona Ogle" w:date="2025-09-24T15:45:00Z" w16du:dateUtc="2025-09-24T22:45:00Z">
        <w:r w:rsidR="65E139C4" w:rsidDel="00493A20">
          <w:delText>)</w:delText>
        </w:r>
      </w:del>
      <w:r w:rsidR="0651C8FD">
        <w:t xml:space="preserve"> maps </w:t>
      </w:r>
      <w:del w:id="44" w:author="Kiona Ogle" w:date="2025-09-24T15:47:00Z" w16du:dateUtc="2025-09-24T22:47:00Z">
        <w:r w:rsidR="0651C8FD" w:rsidDel="00493A20">
          <w:delText xml:space="preserve">for this species </w:delText>
        </w:r>
        <w:r w:rsidR="2C368314" w:rsidDel="00493A20">
          <w:delText>from</w:delText>
        </w:r>
        <w:r w:rsidR="0651C8FD" w:rsidDel="00493A20">
          <w:delText xml:space="preserve"> </w:delText>
        </w:r>
      </w:del>
      <w:r w:rsidR="0651C8FD">
        <w:t>2000</w:t>
      </w:r>
      <w:r w:rsidR="00966CEB">
        <w:t>-20</w:t>
      </w:r>
      <w:r w:rsidR="00BF2AC0">
        <w:t>09</w:t>
      </w:r>
      <w:r w:rsidR="005D7C8D">
        <w:t xml:space="preserve"> </w:t>
      </w:r>
      <w:r w:rsidR="005D7C8D">
        <w:fldChar w:fldCharType="begin"/>
      </w:r>
      <w:r w:rsidR="005D7C8D">
        <w:instrText xml:space="preserve"> ADDIN ZOTERO_ITEM CSL_CITATION {"citationID":"AmSs7PHB","properties":{"formattedCitation":"(Wilson et al., 2013)","plainCitation":"(Wilson et al., 2013)","noteIndex":0},"citationItems":[{"id":2974,"uris":["http://zotero.org/groups/5634119/items/C475LZBY"],"itemData":{"id":2974,"type":"dataset","DOI":"10.2737/RDS-2013-0013","language":"en","publisher":"Forest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rsidR="005D7C8D">
        <w:fldChar w:fldCharType="separate"/>
      </w:r>
      <w:r w:rsidR="005D7C8D">
        <w:rPr>
          <w:noProof/>
        </w:rPr>
        <w:t>(Wilson et al., 2013)</w:t>
      </w:r>
      <w:r w:rsidR="005D7C8D">
        <w:fldChar w:fldCharType="end"/>
      </w:r>
      <w:r w:rsidR="00966CEB">
        <w:t xml:space="preserve"> </w:t>
      </w:r>
      <w:del w:id="45" w:author="Kiona Ogle" w:date="2025-09-24T15:47:00Z" w16du:dateUtc="2025-09-24T22:47:00Z">
        <w:r w:rsidR="7553A4FB" w:rsidDel="00493A20">
          <w:delText xml:space="preserve">and </w:delText>
        </w:r>
      </w:del>
      <w:ins w:id="46" w:author="Kiona Ogle" w:date="2025-09-24T15:47:00Z" w16du:dateUtc="2025-09-24T22:47:00Z">
        <w:r w:rsidR="00493A20">
          <w:t xml:space="preserve">with </w:t>
        </w:r>
      </w:ins>
      <w:r w:rsidR="41701838">
        <w:t xml:space="preserve">annual maps of </w:t>
      </w:r>
      <w:ins w:id="47" w:author="Kiona Ogle" w:date="2025-09-24T15:47:00Z" w16du:dateUtc="2025-09-24T22:47:00Z">
        <w:r w:rsidR="00493A20">
          <w:t xml:space="preserve">pinyon </w:t>
        </w:r>
      </w:ins>
      <w:del w:id="48" w:author="Kiona Ogle" w:date="2025-09-24T15:47:00Z" w16du:dateUtc="2025-09-24T22:47:00Z">
        <w:r w:rsidR="41701838" w:rsidDel="00493A20">
          <w:delText xml:space="preserve">tree </w:delText>
        </w:r>
      </w:del>
      <w:r w:rsidR="41701838">
        <w:t>cover from</w:t>
      </w:r>
      <w:r w:rsidR="24C191E6">
        <w:t xml:space="preserve"> </w:t>
      </w:r>
      <w:r w:rsidR="41701838">
        <w:t>the Rangelands Analysis Platform</w:t>
      </w:r>
      <w:r w:rsidR="69426112">
        <w:t xml:space="preserve"> (RAP</w:t>
      </w:r>
      <w:r w:rsidR="00C7167B">
        <w:t>, v.3.0)</w:t>
      </w:r>
      <w:r w:rsidR="00DF2B03">
        <w:t xml:space="preserve"> </w:t>
      </w:r>
      <w:r w:rsidR="00DF2B03">
        <w:fldChar w:fldCharType="begin"/>
      </w:r>
      <w:r w:rsidR="00DF2B03">
        <w:instrText xml:space="preserve"> ADDIN ZOTERO_ITEM CSL_CITATION {"citationID":"jfneReVW","properties":{"formattedCitation":"(Allred et al., 2021)","plainCitation":"(Allred et al., 2021)","noteIndex":0},"citationItems":[{"id":2977,"uris":["http://zotero.org/users/6391447/items/48C8US5Q"],"itemData":{"id":2977,"type":"article-journal","abstract":"Abstract\n            \n              \n                \n                  Operational satellite remote sensing products are transforming rangeland management and science. Advancements in computation, data storage and processing have removed barriers that previously blocked or hindered the development and use of remote sensing products. When combined with local data and knowledge, remote sensing products can inform decision‐making at multiple scales.\n                \n                \n                  We used temporal convolutional networks to produce a fractional cover product that spans western United States rangelands. We trained the model with 52,012 on‐the‐ground vegetation plots to simultaneously predict fractional cover for annual forbs and grasses, perennial forbs and grasses, shrubs, trees, litter and bare ground. To assist interpretation and to provide a measure of prediction confidence, we also produced spatiotemporal‐explicit, pixel‐level estimates of uncertainty. We evaluated the model with 5,780 on‐the‐ground vegetation plots removed from the training data.\n                \n                \n                  Model evaluation averaged 6.3% mean absolute error and 9.6% root mean squared error. Evaluation with additional datasets that were not part of the training dataset, and that varied in geographic range, method of collection, scope and size, revealed similar metrics. Model performance increased across all functional groups compared to the previously produced fractional product.\n                \n                \n                  \n                    The advancements achieved with the new rangeland fractional cover product expand the management toolbox with improved predictions of fractional cover and pixel‐level uncertainty. The new product is available on the Rangeland Analysis Platform (\n                    https://rangelands.app/\n                    ), an interactive web application that tracks rangeland vegetation through time. This product is intended to be used alongside local on‐the‐ground data, expert knowledge, land use history, scientific literature and other sources of information when making interpretations. When being used to inform decision‐making, remotely sensed products should be evaluated and utilized according to the context of the decision and not be used in isolation.","container-title":"Methods in Ecology and Evolution","DOI":"10.1111/2041-210X.13564","ISSN":"2041-210X, 2041-210X","issue":"5","journalAbbreviation":"Methods Ecol Evol","language":"en","page":"841-849","source":"DOI.org (Crossref)","title":"Improving Landsat predictions of rangeland fractional cover with multitask learning and uncertainty","volume":"12","author":[{"family":"Allred","given":"Brady W."},{"family":"Bestelmeyer","given":"Brandon T."},{"family":"Boyd","given":"Chad S."},{"family":"Brown","given":"Christopher"},{"family":"Davies","given":"Kirk W."},{"family":"Duniway","given":"Michael C."},{"family":"Ellsworth","given":"Lisa M."},{"family":"Erickson","given":"Tyler A."},{"family":"Fuhlendorf","given":"Samuel D."},{"family":"Griffiths","given":"Timothy V."},{"family":"Jansen","given":"Vincent"},{"family":"Jones","given":"Matthew O."},{"family":"Karl","given":"Jason"},{"family":"Knight","given":"Anna"},{"family":"Maestas","given":"Jeremy D."},{"family":"Maynard","given":"Jonathan J."},{"family":"McCord","given":"Sarah E."},{"family":"Naugle","given":"David E."},{"family":"Starns","given":"Heath D."},{"family":"Twidwell","given":"Dirac"},{"family":"Uden","given":"Daniel R."}],"editor":[{"family":"Freckleton","given":"Robert"}],"issued":{"date-parts":[["2021",5]]}}}],"schema":"https://github.com/citation-style-language/schema/raw/master/csl-citation.json"} </w:instrText>
      </w:r>
      <w:r w:rsidR="00DF2B03">
        <w:fldChar w:fldCharType="separate"/>
      </w:r>
      <w:r w:rsidR="00DF2B03">
        <w:rPr>
          <w:noProof/>
        </w:rPr>
        <w:t>(Allred et al., 2021)</w:t>
      </w:r>
      <w:r w:rsidR="00DF2B03">
        <w:fldChar w:fldCharType="end"/>
      </w:r>
      <w:r w:rsidR="00DF2B03">
        <w:t>.</w:t>
      </w:r>
      <w:r w:rsidR="49B9E889">
        <w:t xml:space="preserve"> </w:t>
      </w:r>
      <w:r w:rsidR="33376391">
        <w:t xml:space="preserve">We </w:t>
      </w:r>
      <w:r w:rsidR="220BA848">
        <w:t xml:space="preserve">used </w:t>
      </w:r>
      <w:r w:rsidR="263ED7DA">
        <w:t>the</w:t>
      </w:r>
      <w:r w:rsidR="00BF2AC0">
        <w:t xml:space="preserve"> RAP</w:t>
      </w:r>
      <w:r w:rsidR="263ED7DA">
        <w:t xml:space="preserve"> </w:t>
      </w:r>
      <w:r w:rsidR="220BA848">
        <w:t xml:space="preserve">canopy cover maps to annualize </w:t>
      </w:r>
      <w:ins w:id="49" w:author="Kiona Ogle" w:date="2025-09-24T15:47:00Z" w16du:dateUtc="2025-09-24T22:47:00Z">
        <w:r w:rsidR="00493A20">
          <w:t xml:space="preserve">spatially explicit </w:t>
        </w:r>
      </w:ins>
      <w:r w:rsidR="00BF2AC0">
        <w:t xml:space="preserve">pinyon </w:t>
      </w:r>
      <w:r w:rsidR="220BA848">
        <w:t xml:space="preserve">BA </w:t>
      </w:r>
      <w:del w:id="50" w:author="Kiona Ogle" w:date="2025-09-24T15:47:00Z" w16du:dateUtc="2025-09-24T22:47:00Z">
        <w:r w:rsidR="220BA848" w:rsidDel="00493A20">
          <w:delText>maps</w:delText>
        </w:r>
      </w:del>
      <w:ins w:id="51" w:author="Kiona Ogle" w:date="2025-09-24T15:47:00Z" w16du:dateUtc="2025-09-24T22:47:00Z">
        <w:r w:rsidR="00493A20">
          <w:t>estimates</w:t>
        </w:r>
      </w:ins>
      <w:r w:rsidR="220BA848">
        <w:t>, and to project them forward in time</w:t>
      </w:r>
      <w:del w:id="52" w:author="Kiona Ogle" w:date="2025-10-16T13:53:00Z" w16du:dateUtc="2025-10-16T20:53:00Z">
        <w:r w:rsidR="220BA848" w:rsidDel="00E50257">
          <w:delText xml:space="preserve"> using</w:delText>
        </w:r>
        <w:r w:rsidR="3A882BF3" w:rsidDel="00E50257">
          <w:delText xml:space="preserve"> several</w:delText>
        </w:r>
        <w:r w:rsidR="220BA848" w:rsidDel="00E50257">
          <w:delText xml:space="preserve"> steps</w:delText>
        </w:r>
      </w:del>
      <w:r w:rsidR="220BA848">
        <w:t xml:space="preserve">. First, we </w:t>
      </w:r>
      <w:r w:rsidR="0FABB77E">
        <w:t xml:space="preserve">aggregated RAP canopy cover </w:t>
      </w:r>
      <w:r w:rsidR="00C7167B">
        <w:t xml:space="preserve">for </w:t>
      </w:r>
      <w:r w:rsidR="0FABB77E">
        <w:t xml:space="preserve">each year </w:t>
      </w:r>
      <w:ins w:id="53" w:author="Kiona Ogle" w:date="2025-09-24T15:48:00Z" w16du:dateUtc="2025-09-24T22:48:00Z">
        <w:r w:rsidR="00493A20">
          <w:t xml:space="preserve">to scale up </w:t>
        </w:r>
      </w:ins>
      <w:r w:rsidR="0FABB77E">
        <w:t xml:space="preserve">from </w:t>
      </w:r>
      <w:del w:id="54" w:author="Kiona Ogle" w:date="2025-09-24T15:48:00Z" w16du:dateUtc="2025-09-24T22:48:00Z">
        <w:r w:rsidR="0FABB77E" w:rsidDel="00493A20">
          <w:delText xml:space="preserve">a </w:delText>
        </w:r>
      </w:del>
      <w:r w:rsidR="0FABB77E">
        <w:t>30</w:t>
      </w:r>
      <w:ins w:id="55" w:author="Kiona Ogle" w:date="2025-09-24T15:48:00Z" w16du:dateUtc="2025-09-24T22:48:00Z">
        <w:r w:rsidR="00493A20">
          <w:t xml:space="preserve"> </w:t>
        </w:r>
      </w:ins>
      <w:del w:id="56" w:author="Kiona Ogle" w:date="2025-09-24T15:48:00Z" w16du:dateUtc="2025-09-24T22:48:00Z">
        <w:r w:rsidR="0FABB77E" w:rsidDel="00493A20">
          <w:delText>-</w:delText>
        </w:r>
      </w:del>
      <w:r w:rsidR="0FABB77E">
        <w:t xml:space="preserve">m to </w:t>
      </w:r>
      <w:del w:id="57" w:author="Kiona Ogle" w:date="2025-09-24T15:48:00Z" w16du:dateUtc="2025-09-24T22:48:00Z">
        <w:r w:rsidR="0FABB77E" w:rsidDel="00493A20">
          <w:lastRenderedPageBreak/>
          <w:delText xml:space="preserve">a </w:delText>
        </w:r>
      </w:del>
      <w:r w:rsidR="0FABB77E">
        <w:t>250</w:t>
      </w:r>
      <w:del w:id="58" w:author="Kiona Ogle" w:date="2025-09-24T15:48:00Z" w16du:dateUtc="2025-09-24T22:48:00Z">
        <w:r w:rsidR="0FABB77E" w:rsidDel="00493A20">
          <w:delText>-</w:delText>
        </w:r>
      </w:del>
      <w:ins w:id="59" w:author="Kiona Ogle" w:date="2025-09-24T15:48:00Z" w16du:dateUtc="2025-09-24T22:48:00Z">
        <w:r w:rsidR="00493A20">
          <w:t xml:space="preserve"> </w:t>
        </w:r>
      </w:ins>
      <w:r w:rsidR="0FABB77E">
        <w:t>m resolution</w:t>
      </w:r>
      <w:r w:rsidR="2066B97E">
        <w:t xml:space="preserve"> (using the mean value)</w:t>
      </w:r>
      <w:r w:rsidR="0FABB77E">
        <w:t xml:space="preserve"> to align with</w:t>
      </w:r>
      <w:r w:rsidR="6451A163">
        <w:t xml:space="preserve"> </w:t>
      </w:r>
      <w:r w:rsidR="00C7167B">
        <w:t xml:space="preserve">the </w:t>
      </w:r>
      <w:r w:rsidR="6451A163">
        <w:t>BA maps.</w:t>
      </w:r>
      <w:r w:rsidR="0FABB77E">
        <w:t xml:space="preserve"> </w:t>
      </w:r>
      <w:r w:rsidR="74D65892">
        <w:t>Next, for each 250</w:t>
      </w:r>
      <w:ins w:id="60" w:author="Kiona Ogle" w:date="2025-09-24T15:48:00Z" w16du:dateUtc="2025-09-24T22:48:00Z">
        <w:r w:rsidR="00493A20">
          <w:t xml:space="preserve"> </w:t>
        </w:r>
      </w:ins>
      <w:del w:id="61" w:author="Kiona Ogle" w:date="2025-09-24T15:48:00Z" w16du:dateUtc="2025-09-24T22:48:00Z">
        <w:r w:rsidR="74D65892" w:rsidDel="00493A20">
          <w:delText>-</w:delText>
        </w:r>
      </w:del>
      <w:r w:rsidR="74D65892">
        <w:t>m</w:t>
      </w:r>
      <w:r w:rsidR="0FABB77E">
        <w:t xml:space="preserve"> </w:t>
      </w:r>
      <w:r w:rsidR="055E953A">
        <w:t>pixel, we divided</w:t>
      </w:r>
      <w:r w:rsidR="7FF6F3CE">
        <w:t xml:space="preserve"> pinyon</w:t>
      </w:r>
      <w:r w:rsidR="055E953A">
        <w:t xml:space="preserve"> </w:t>
      </w:r>
      <w:del w:id="62" w:author="Kiona Ogle" w:date="2025-09-24T15:48:00Z" w16du:dateUtc="2025-09-24T22:48:00Z">
        <w:r w:rsidR="055E953A" w:rsidDel="00493A20">
          <w:delText>basal area</w:delText>
        </w:r>
      </w:del>
      <w:ins w:id="63" w:author="Kiona Ogle" w:date="2025-09-24T15:48:00Z" w16du:dateUtc="2025-09-24T22:48:00Z">
        <w:r w:rsidR="00493A20">
          <w:t>BA</w:t>
        </w:r>
      </w:ins>
      <w:r w:rsidR="055E953A">
        <w:t xml:space="preserve"> by </w:t>
      </w:r>
      <w:r w:rsidR="78FF64AF">
        <w:t>per</w:t>
      </w:r>
      <w:r w:rsidR="033B1713">
        <w:t>cent</w:t>
      </w:r>
      <w:r w:rsidR="055E953A">
        <w:t xml:space="preserve"> canopy cover </w:t>
      </w:r>
      <w:r w:rsidR="72908C70">
        <w:t xml:space="preserve">in that </w:t>
      </w:r>
      <w:r w:rsidR="28394B37">
        <w:t>same location</w:t>
      </w:r>
      <w:r w:rsidR="72908C70">
        <w:t xml:space="preserve"> </w:t>
      </w:r>
      <w:r w:rsidR="414CD4EC">
        <w:t xml:space="preserve">(i.e., the mean canopy cover from </w:t>
      </w:r>
      <w:r w:rsidR="72908C70">
        <w:t>2000</w:t>
      </w:r>
      <w:r w:rsidR="659EA5E7">
        <w:t xml:space="preserve"> to </w:t>
      </w:r>
      <w:r w:rsidR="72908C70">
        <w:t>2009</w:t>
      </w:r>
      <w:r w:rsidR="31AD4171">
        <w:t>)</w:t>
      </w:r>
      <w:r w:rsidR="72908C70">
        <w:t xml:space="preserve"> to calculate the amount</w:t>
      </w:r>
      <w:r w:rsidR="5E85B51C">
        <w:t xml:space="preserve"> of pinyon</w:t>
      </w:r>
      <w:r w:rsidR="72908C70">
        <w:t xml:space="preserve"> BA represented by each unit of canopy cover</w:t>
      </w:r>
      <w:r w:rsidR="1A08E77C">
        <w:t xml:space="preserve"> (i.e., an expansion fac</w:t>
      </w:r>
      <w:r w:rsidR="1615C51E">
        <w:t>tor)</w:t>
      </w:r>
      <w:r w:rsidR="688A4D6A">
        <w:t xml:space="preserve">. </w:t>
      </w:r>
      <w:r w:rsidR="7B9DC150">
        <w:t>Finally, we used th</w:t>
      </w:r>
      <w:r w:rsidR="0E3F13CD">
        <w:t>e</w:t>
      </w:r>
      <w:r w:rsidR="7B9DC150">
        <w:t>s</w:t>
      </w:r>
      <w:r w:rsidR="0E3F13CD">
        <w:t>e</w:t>
      </w:r>
      <w:r w:rsidR="7B9DC150">
        <w:t xml:space="preserve"> pixel-specific expansion factor</w:t>
      </w:r>
      <w:r w:rsidR="3614FFDB">
        <w:t>s</w:t>
      </w:r>
      <w:del w:id="64" w:author="Kiona Ogle" w:date="2025-09-24T15:49:00Z" w16du:dateUtc="2025-09-24T22:49:00Z">
        <w:r w:rsidR="58024BE2" w:rsidDel="00493A20">
          <w:delText xml:space="preserve"> and</w:delText>
        </w:r>
      </w:del>
      <w:ins w:id="65" w:author="Kiona Ogle" w:date="2025-09-24T15:49:00Z" w16du:dateUtc="2025-09-24T22:49:00Z">
        <w:r w:rsidR="00493A20">
          <w:t>,</w:t>
        </w:r>
      </w:ins>
      <w:r w:rsidR="58024BE2">
        <w:t xml:space="preserve"> differences between 2000</w:t>
      </w:r>
      <w:ins w:id="66" w:author="Kiona Ogle" w:date="2025-09-24T15:49:00Z" w16du:dateUtc="2025-09-24T22:49:00Z">
        <w:r w:rsidR="00493A20">
          <w:t xml:space="preserve"> and </w:t>
        </w:r>
      </w:ins>
      <w:del w:id="67" w:author="Kiona Ogle" w:date="2025-09-24T15:49:00Z" w16du:dateUtc="2025-09-24T22:49:00Z">
        <w:r w:rsidR="58024BE2" w:rsidDel="00493A20">
          <w:delText>-</w:delText>
        </w:r>
      </w:del>
      <w:r w:rsidR="58024BE2">
        <w:t>2009 cover</w:t>
      </w:r>
      <w:ins w:id="68" w:author="Kiona Ogle" w:date="2025-09-24T15:49:00Z" w16du:dateUtc="2025-09-24T22:49:00Z">
        <w:r w:rsidR="00493A20">
          <w:t>,</w:t>
        </w:r>
      </w:ins>
      <w:r w:rsidR="58024BE2">
        <w:t xml:space="preserve"> and the cover of a focal year (e.g., 2010)</w:t>
      </w:r>
      <w:r w:rsidR="7B9DC150">
        <w:t xml:space="preserve"> to adjust pinyon BA up or down in each </w:t>
      </w:r>
      <w:r w:rsidR="14DAF68D">
        <w:t xml:space="preserve">pixel and </w:t>
      </w:r>
      <w:r w:rsidR="7B9DC150">
        <w:t>year</w:t>
      </w:r>
      <w:ins w:id="69" w:author="Kiona Ogle" w:date="2025-09-24T15:49:00Z" w16du:dateUtc="2025-09-24T22:49:00Z">
        <w:r w:rsidR="00493A20">
          <w:t xml:space="preserve">, giving </w:t>
        </w:r>
      </w:ins>
      <w:ins w:id="70" w:author="Kiona Ogle" w:date="2025-09-24T15:50:00Z" w16du:dateUtc="2025-09-24T22:50:00Z">
        <w:r w:rsidR="00493A20">
          <w:t xml:space="preserve">annual </w:t>
        </w:r>
      </w:ins>
      <w:ins w:id="71" w:author="Kiona Ogle" w:date="2025-09-24T15:49:00Z" w16du:dateUtc="2025-09-24T22:49:00Z">
        <w:r w:rsidR="00493A20">
          <w:t xml:space="preserve">BA estimated </w:t>
        </w:r>
      </w:ins>
      <w:ins w:id="72" w:author="Kiona Ogle" w:date="2025-09-24T15:50:00Z" w16du:dateUtc="2025-09-24T22:50:00Z">
        <w:r w:rsidR="00493A20">
          <w:t>from</w:t>
        </w:r>
      </w:ins>
      <w:del w:id="73" w:author="Kiona Ogle" w:date="2025-09-24T15:50:00Z" w16du:dateUtc="2025-09-24T22:50:00Z">
        <w:r w:rsidR="7B9DC150" w:rsidDel="00493A20">
          <w:delText xml:space="preserve"> from</w:delText>
        </w:r>
      </w:del>
      <w:r w:rsidR="7B9DC150">
        <w:t xml:space="preserve"> 2010 to 2022</w:t>
      </w:r>
      <w:ins w:id="74" w:author="Kiona Ogle" w:date="2025-09-24T15:50:00Z" w16du:dateUtc="2025-09-24T22:50:00Z">
        <w:r w:rsidR="00493A20">
          <w:t>.</w:t>
        </w:r>
      </w:ins>
      <w:commentRangeStart w:id="75"/>
      <w:r w:rsidR="7B9DC150" w:rsidRPr="00493A20">
        <w:rPr>
          <w:strike/>
          <w:rPrChange w:id="76" w:author="Kiona Ogle" w:date="2025-09-24T15:50:00Z" w16du:dateUtc="2025-09-24T22:50:00Z">
            <w:rPr/>
          </w:rPrChange>
        </w:rPr>
        <w:t xml:space="preserve"> based on </w:t>
      </w:r>
      <w:commentRangeStart w:id="77"/>
      <w:r w:rsidR="7B9DC150" w:rsidRPr="00493A20">
        <w:rPr>
          <w:strike/>
          <w:rPrChange w:id="78" w:author="Kiona Ogle" w:date="2025-09-24T15:50:00Z" w16du:dateUtc="2025-09-24T22:50:00Z">
            <w:rPr/>
          </w:rPrChange>
        </w:rPr>
        <w:t>remotely sensed estimates</w:t>
      </w:r>
      <w:commentRangeEnd w:id="77"/>
      <w:r w:rsidR="00C7167B" w:rsidRPr="00493A20">
        <w:rPr>
          <w:rStyle w:val="CommentReference"/>
          <w:strike/>
          <w:sz w:val="24"/>
          <w:szCs w:val="24"/>
          <w:rPrChange w:id="79" w:author="Kiona Ogle" w:date="2025-09-24T15:50:00Z" w16du:dateUtc="2025-09-24T22:50:00Z">
            <w:rPr>
              <w:rStyle w:val="CommentReference"/>
              <w:sz w:val="24"/>
              <w:szCs w:val="24"/>
            </w:rPr>
          </w:rPrChange>
        </w:rPr>
        <w:commentReference w:id="77"/>
      </w:r>
      <w:r w:rsidR="7B9DC150" w:rsidRPr="00493A20">
        <w:rPr>
          <w:strike/>
          <w:rPrChange w:id="80" w:author="Kiona Ogle" w:date="2025-09-24T15:50:00Z" w16du:dateUtc="2025-09-24T22:50:00Z">
            <w:rPr/>
          </w:rPrChange>
        </w:rPr>
        <w:t xml:space="preserve"> of canopy cover.</w:t>
      </w:r>
      <w:commentRangeEnd w:id="75"/>
      <w:r w:rsidR="00493A20">
        <w:rPr>
          <w:rStyle w:val="CommentReference"/>
          <w:sz w:val="24"/>
          <w:szCs w:val="24"/>
        </w:rPr>
        <w:commentReference w:id="75"/>
      </w:r>
      <w:r w:rsidR="736080A4">
        <w:t xml:space="preserve"> </w:t>
      </w:r>
      <w:commentRangeStart w:id="81"/>
      <w:r w:rsidR="7B9DC150">
        <w:t xml:space="preserve">This </w:t>
      </w:r>
      <w:r w:rsidR="3589F104">
        <w:t xml:space="preserve">approach </w:t>
      </w:r>
      <w:del w:id="82" w:author="Kiona Ogle" w:date="2025-09-24T15:51:00Z" w16du:dateUtc="2025-09-24T22:51:00Z">
        <w:r w:rsidR="7B9DC150" w:rsidDel="00493A20">
          <w:delText>allow</w:delText>
        </w:r>
        <w:r w:rsidR="6954B276" w:rsidDel="00493A20">
          <w:delText>ed</w:delText>
        </w:r>
        <w:r w:rsidR="7B9DC150" w:rsidDel="00493A20">
          <w:delText xml:space="preserve"> for both </w:delText>
        </w:r>
        <w:r w:rsidR="35B4A7BA" w:rsidDel="00493A20">
          <w:delText>increases or decreases in</w:delText>
        </w:r>
      </w:del>
      <w:ins w:id="83" w:author="Kiona Ogle" w:date="2025-09-24T15:51:00Z" w16du:dateUtc="2025-09-24T22:51:00Z">
        <w:r w:rsidR="00493A20">
          <w:t xml:space="preserve">accounted </w:t>
        </w:r>
      </w:ins>
      <w:ins w:id="84" w:author="Kiona Ogle" w:date="2025-09-24T15:52:00Z" w16du:dateUtc="2025-09-24T22:52:00Z">
        <w:r w:rsidR="00493A20">
          <w:t>for both increasing and decreasing trends in</w:t>
        </w:r>
      </w:ins>
      <w:r w:rsidR="35B4A7BA">
        <w:t xml:space="preserve"> pinyon BA</w:t>
      </w:r>
      <w:r w:rsidR="139E9E81">
        <w:t xml:space="preserve"> </w:t>
      </w:r>
      <w:r w:rsidR="00C7167B">
        <w:t xml:space="preserve">during </w:t>
      </w:r>
      <w:r w:rsidR="139E9E81">
        <w:t>our study period</w:t>
      </w:r>
      <w:ins w:id="85" w:author="Kiona Ogle" w:date="2025-09-24T15:52:00Z" w16du:dateUtc="2025-09-24T22:52:00Z">
        <w:r w:rsidR="00493A20">
          <w:t xml:space="preserve">, reflecting </w:t>
        </w:r>
      </w:ins>
      <w:del w:id="86" w:author="Kiona Ogle" w:date="2025-09-24T15:52:00Z" w16du:dateUtc="2025-09-24T22:52:00Z">
        <w:r w:rsidR="35B4A7BA" w:rsidDel="00493A20">
          <w:delText xml:space="preserve"> based on </w:delText>
        </w:r>
      </w:del>
      <w:r w:rsidR="35B4A7BA">
        <w:t>patterns of ingrowth or mortality, respectively</w:t>
      </w:r>
      <w:del w:id="87" w:author="Kiona Ogle" w:date="2025-09-24T15:52:00Z" w16du:dateUtc="2025-09-24T22:52:00Z">
        <w:r w:rsidR="0BA742EC" w:rsidDel="00493A20">
          <w:delText>, and</w:delText>
        </w:r>
      </w:del>
      <w:ins w:id="88" w:author="Kiona Ogle" w:date="2025-09-24T15:52:00Z" w16du:dateUtc="2025-09-24T22:52:00Z">
        <w:r w:rsidR="00493A20">
          <w:t>. The resulting BA estimates</w:t>
        </w:r>
      </w:ins>
      <w:r w:rsidR="0BA742EC">
        <w:t xml:space="preserve"> qualitatively align</w:t>
      </w:r>
      <w:r w:rsidR="7AB497B3">
        <w:t>ed</w:t>
      </w:r>
      <w:r w:rsidR="0BA742EC">
        <w:t xml:space="preserve"> with patterns of forest change in different locations throughout the </w:t>
      </w:r>
      <w:del w:id="89" w:author="Kiona Ogle" w:date="2025-10-16T13:54:00Z" w16du:dateUtc="2025-10-16T20:54:00Z">
        <w:r w:rsidR="0BA742EC" w:rsidDel="00E50257">
          <w:delText>Southwest</w:delText>
        </w:r>
      </w:del>
      <w:ins w:id="90" w:author="Kiona Ogle" w:date="2025-10-16T13:54:00Z" w16du:dateUtc="2025-10-16T20:54:00Z">
        <w:r w:rsidR="00E50257">
          <w:t>southwestern USA</w:t>
        </w:r>
      </w:ins>
      <w:r w:rsidR="35B4A7BA">
        <w:t>.</w:t>
      </w:r>
      <w:r w:rsidR="256174FF">
        <w:t xml:space="preserve"> For this study, we</w:t>
      </w:r>
      <w:commentRangeEnd w:id="81"/>
      <w:r>
        <w:rPr>
          <w:rStyle w:val="CommentReference"/>
          <w:sz w:val="24"/>
          <w:szCs w:val="24"/>
        </w:rPr>
        <w:commentReference w:id="81"/>
      </w:r>
      <w:r w:rsidR="256174FF">
        <w:t xml:space="preserve"> aggregated </w:t>
      </w:r>
      <w:del w:id="91" w:author="Kiona Ogle" w:date="2025-09-24T15:53:00Z" w16du:dateUtc="2025-09-24T22:53:00Z">
        <w:r w:rsidR="256174FF" w:rsidDel="00493A20">
          <w:delText xml:space="preserve">these </w:delText>
        </w:r>
      </w:del>
      <w:ins w:id="92" w:author="Kiona Ogle" w:date="2025-09-24T15:53:00Z" w16du:dateUtc="2025-09-24T22:53:00Z">
        <w:r w:rsidR="00493A20">
          <w:t xml:space="preserve">the BA estimates for the </w:t>
        </w:r>
      </w:ins>
      <w:r w:rsidR="256174FF">
        <w:t>250</w:t>
      </w:r>
      <w:del w:id="93" w:author="Kiona Ogle" w:date="2025-09-24T15:52:00Z" w16du:dateUtc="2025-09-24T22:52:00Z">
        <w:r w:rsidR="256174FF" w:rsidDel="00493A20">
          <w:delText>-</w:delText>
        </w:r>
      </w:del>
      <w:ins w:id="94" w:author="Kiona Ogle" w:date="2025-09-24T15:52:00Z" w16du:dateUtc="2025-09-24T22:52:00Z">
        <w:r w:rsidR="00493A20">
          <w:t xml:space="preserve"> </w:t>
        </w:r>
      </w:ins>
      <w:r w:rsidR="256174FF">
        <w:t xml:space="preserve">m </w:t>
      </w:r>
      <w:del w:id="95" w:author="Kiona Ogle" w:date="2025-09-24T15:53:00Z" w16du:dateUtc="2025-09-24T22:53:00Z">
        <w:r w:rsidR="256174FF" w:rsidDel="00493A20">
          <w:delText xml:space="preserve">grids </w:delText>
        </w:r>
      </w:del>
      <w:ins w:id="96" w:author="Kiona Ogle" w:date="2025-09-24T15:53:00Z" w16du:dateUtc="2025-09-24T22:53:00Z">
        <w:r w:rsidR="00493A20">
          <w:t xml:space="preserve">pixels to produce estimates at a </w:t>
        </w:r>
      </w:ins>
      <w:del w:id="97" w:author="Kiona Ogle" w:date="2025-09-24T15:53:00Z" w16du:dateUtc="2025-09-24T22:53:00Z">
        <w:r w:rsidR="256174FF" w:rsidDel="00493A20">
          <w:delText xml:space="preserve">to a </w:delText>
        </w:r>
      </w:del>
      <w:r w:rsidR="256174FF">
        <w:t>4</w:t>
      </w:r>
      <w:del w:id="98" w:author="Kiona Ogle" w:date="2025-09-24T15:53:00Z" w16du:dateUtc="2025-09-24T22:53:00Z">
        <w:r w:rsidR="256174FF" w:rsidDel="00493A20">
          <w:delText>-</w:delText>
        </w:r>
      </w:del>
      <w:ins w:id="99" w:author="Kiona Ogle" w:date="2025-09-24T15:53:00Z" w16du:dateUtc="2025-09-24T22:53:00Z">
        <w:r w:rsidR="00493A20">
          <w:t xml:space="preserve"> </w:t>
        </w:r>
      </w:ins>
      <w:r w:rsidR="256174FF">
        <w:t xml:space="preserve">km </w:t>
      </w:r>
      <w:ins w:id="100" w:author="Kiona Ogle" w:date="2025-09-24T15:53:00Z" w16du:dateUtc="2025-09-24T22:53:00Z">
        <w:r w:rsidR="00493A20">
          <w:sym w:font="Symbol" w:char="F0B4"/>
        </w:r>
        <w:r w:rsidR="00493A20">
          <w:t xml:space="preserve"> 4 km </w:t>
        </w:r>
      </w:ins>
      <w:r w:rsidR="256174FF">
        <w:t>resolution to align with other covariates.</w:t>
      </w:r>
    </w:p>
    <w:p w14:paraId="0E3DBF57" w14:textId="53D18D38" w:rsidR="000042D2" w:rsidRDefault="000042D2" w:rsidP="00315E09">
      <w:pPr>
        <w:pStyle w:val="FirstParagraph"/>
        <w:spacing w:before="0" w:after="0"/>
        <w:ind w:firstLine="720"/>
      </w:pPr>
      <w:r>
        <w:t xml:space="preserve">As another habitat covariate, we calculated the </w:t>
      </w:r>
      <w:r w:rsidR="008B24AA">
        <w:t xml:space="preserve">percentage </w:t>
      </w:r>
      <w:r>
        <w:t>contribution of the North American monsoon</w:t>
      </w:r>
      <w:r w:rsidR="00467B8C">
        <w:t xml:space="preserve"> (NAM)</w:t>
      </w:r>
      <w:r>
        <w:t xml:space="preserve"> </w:t>
      </w:r>
      <w:r w:rsidR="00E50257">
        <w:t xml:space="preserve">to </w:t>
      </w:r>
      <w:r w:rsidR="00493A20">
        <w:t>the annual precipitation budget in each grid cell</w:t>
      </w:r>
      <w:r>
        <w:t xml:space="preserve"> using 30-year</w:t>
      </w:r>
      <w:r w:rsidR="00E50257">
        <w:t>,</w:t>
      </w:r>
      <w:r>
        <w:t xml:space="preserve"> </w:t>
      </w:r>
      <w:r w:rsidR="00493A20">
        <w:t xml:space="preserve">4 km </w:t>
      </w:r>
      <w:r w:rsidR="00493A20">
        <w:sym w:font="Symbol" w:char="F0B4"/>
      </w:r>
      <w:r w:rsidR="00493A20">
        <w:t xml:space="preserve"> 4 km </w:t>
      </w:r>
      <w:r w:rsidR="00966CEB">
        <w:t xml:space="preserve">gridded </w:t>
      </w:r>
      <w:r>
        <w:t>monthly data</w:t>
      </w:r>
      <w:r w:rsidR="00493A20">
        <w:t xml:space="preserve"> obtained</w:t>
      </w:r>
      <w:r>
        <w:t xml:space="preserve"> from PRISM</w:t>
      </w:r>
      <w:r w:rsidR="005D7C8D">
        <w:t xml:space="preserve"> </w:t>
      </w:r>
      <w:r w:rsidR="005D7C8D">
        <w:fldChar w:fldCharType="begin"/>
      </w:r>
      <w:r w:rsidR="005D7C8D">
        <w:instrText xml:space="preserve"> ADDIN ZOTERO_ITEM CSL_CITATION {"citationID":"gbY4Lw9G","properties":{"formattedCitation":"(PRISM Climate Group, 2025)","plainCitation":"(PRISM Climate Group, 2025)","noteIndex":0},"citationItems":[{"id":2673,"uris":["http://zotero.org/users/6391447/items/F8ZSUK7Q"],"itemData":{"id":2673,"type":"software","event-place":"Oregon State University","publisher-place":"Oregon State University","title":"PRISM","URL":"https://prism.oregonstate.edu","author":[{"literal":"PRISM Climate Group"}],"accessed":{"date-parts":[["2023",1,1]]},"issued":{"date-parts":[["2025"]]}}}],"schema":"https://github.com/citation-style-language/schema/raw/master/csl-citation.json"} </w:instrText>
      </w:r>
      <w:r w:rsidR="005D7C8D">
        <w:fldChar w:fldCharType="separate"/>
      </w:r>
      <w:r w:rsidR="005D7C8D">
        <w:rPr>
          <w:noProof/>
        </w:rPr>
        <w:t>(PRISM Climate Group, 2025)</w:t>
      </w:r>
      <w:r w:rsidR="005D7C8D">
        <w:fldChar w:fldCharType="end"/>
      </w:r>
      <w:r>
        <w:t xml:space="preserve">. </w:t>
      </w:r>
      <w:r w:rsidR="008B24AA">
        <w:t>Monsoon moisture is critical to ecosystem productivity</w:t>
      </w:r>
      <w:r w:rsidR="005D7C8D">
        <w:t xml:space="preserve"> </w:t>
      </w:r>
      <w:r w:rsidR="006D4791">
        <w:t xml:space="preserve">in the drylands of the southwestern USA </w:t>
      </w:r>
      <w:r w:rsidR="005D7C8D">
        <w:fldChar w:fldCharType="begin"/>
      </w:r>
      <w:r w:rsidR="005D7C8D">
        <w:instrText xml:space="preserve"> ADDIN ZOTERO_ITEM CSL_CITATION {"citationID":"b5o65znT","properties":{"formattedCitation":"(Maurer et al., 2020; Munson et al., 2022)","plainCitation":"(Maurer et al., 2020; Munson et al., 2022)","noteIndex":0},"citationItems":[{"id":3022,"uris":["http://zotero.org/groups/5634119/items/8223Q6ZZ"],"itemData":{"id":3022,"type":"article-journal","abstract":"Abstract\n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L."}],"editor":[{"family":"Coulson","given":"Tim"}],"issued":{"date-parts":[["2020",3]]}}},{"id":3023,"uris":["http://zotero.org/groups/5634119/items/RC6M7S4G"],"itemData":{"id":3023,"type":"article-journal","abstract":"Abstract\n            \n              \n                \n                  Primary production in dryland ecosystems is limited by water availability and projected to be strongly affected by future shifts in seasonal precipitation. Warm‐season precipitation derived from the North American Monsoon contributes 40% of annual precipitation to dryland ecosystems in the southwestern United States and is projected to become more variable. However, there is large uncertainty on whether this variability will be expressed as either extreme wet or dry years and how primary production of different plant functional types will respond across widespread elevation gradients in this region.\n                \n                \n                  We experimentally imposed extreme drought and water addition treatments from 2016 to 2020, during which ambient warm‐season precipitation declined to reach historic lows, to understand production sensitivity of dominant plant functional types along a 1000 m elevation gradient.\n                \n                \n                  \n                    We found that the production responses of plant functional types to monsoon precipitation extremes were dependent on the number of treatment years that occurred across sites along the elevation gradient. C\n                    4\n                    perennial grasses were most responsive to precipitation manipulation treatments, followed by C\n                    3\n                    perennial grasses and annuals, while perennial forbs and shrubs had weak or no responses. C\n                    4\n                    perennial grass reductions due to extreme drought were generally stronger or occurred earlier at low elevation sites, while multi‐year extreme drought extended negative effects to C\n                    3\n                    perennial grasses at high elevation, and all sites showed delayed responses to multi‐year water addition. We found that the sensitivity of C\n                    3\n                    perennial grass production differed for extreme drought and water addition compared to ambient precipitation at one site, but other sites and plant functional types had similar sensitivities to the different treatment types.\n                  \n                \n                \n                  \n                    Synthesis\n                    . The upward advance of primary production responsiveness from single‐ to multi‐year extreme changes in warm‐season precipitation suggests more immediate shifts in functional composition and carbon cycling at low elevation, while high elevation ecosystems may become less resistant as the effects of extreme precipitation compound through time.","container-title":"Journal of Ecology","DOI":"10.1111/1365-2745.13947","ISSN":"0022-0477, 1365-2745","issue":"9","journalAbbreviation":"Journal of Ecology","language":"en","page":"2232-2245","source":"DOI.org (Crossref)","title":"Primary production responses to extreme changes in North American Monsoon precipitation vary by elevation and plant functional composition through time","volume":"110","author":[{"family":"Munson","given":"Seth M."},{"family":"Bradford","given":"John B."},{"family":"Butterfield","given":"Bradley J."},{"family":"Gremer","given":"Jennifer R."}],"issued":{"date-parts":[["2022",9]]}}}],"schema":"https://github.com/citation-style-language/schema/raw/master/csl-citation.json"} </w:instrText>
      </w:r>
      <w:r w:rsidR="005D7C8D">
        <w:fldChar w:fldCharType="separate"/>
      </w:r>
      <w:r w:rsidR="005D7C8D">
        <w:rPr>
          <w:noProof/>
        </w:rPr>
        <w:t>(Maurer et al., 2020; Munson et al., 2022)</w:t>
      </w:r>
      <w:r w:rsidR="005D7C8D">
        <w:fldChar w:fldCharType="end"/>
      </w:r>
      <w:r w:rsidR="006D4791">
        <w:t xml:space="preserve">. Greater monsoon moisture can lead to </w:t>
      </w:r>
      <w:r w:rsidR="008B24AA">
        <w:t>increase</w:t>
      </w:r>
      <w:r w:rsidR="006D4791">
        <w:t>d</w:t>
      </w:r>
      <w:r w:rsidR="008B24AA">
        <w:t xml:space="preserve"> invertebrate abundance</w:t>
      </w:r>
      <w:r w:rsidR="00467B8C">
        <w:t xml:space="preserve">, which is relevant to </w:t>
      </w:r>
      <w:r w:rsidR="00966CEB">
        <w:t xml:space="preserve">pinyon jays </w:t>
      </w:r>
      <w:r w:rsidR="00467B8C">
        <w:t xml:space="preserve">as they </w:t>
      </w:r>
      <w:r w:rsidR="00966CEB">
        <w:t>rely on invertebrates during the nesting season</w:t>
      </w:r>
      <w:r w:rsidR="005D7C8D">
        <w:t xml:space="preserve"> </w:t>
      </w:r>
      <w:r w:rsidR="005D7C8D">
        <w:fldChar w:fldCharType="begin"/>
      </w:r>
      <w:r w:rsidR="005D7C8D">
        <w:instrText xml:space="preserve"> ADDIN ZOTERO_ITEM CSL_CITATION {"citationID":"PQv9v6Ja","properties":{"formattedCitation":"(Branson, 2008; Ligon, 1978)","plainCitation":"(Branson, 2008; Ligon, 1978)","noteIndex":0},"citationItems":[{"id":2498,"uris":["http://zotero.org/users/6391447/items/VVC4E3XE"],"itemData":{"id":2498,"type":"article-journal","container-title":"Environmental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005D7C8D">
        <w:fldChar w:fldCharType="separate"/>
      </w:r>
      <w:r w:rsidR="005D7C8D">
        <w:rPr>
          <w:noProof/>
        </w:rPr>
        <w:t>(Branson, 2008; Ligon, 1978)</w:t>
      </w:r>
      <w:r w:rsidR="005D7C8D">
        <w:fldChar w:fldCharType="end"/>
      </w:r>
      <w:r w:rsidR="008B24AA">
        <w:t xml:space="preserve">. We calculated the percentage of the 30-year monthly normal precipitation in each </w:t>
      </w:r>
      <w:r w:rsidR="00467B8C">
        <w:t xml:space="preserve">4 km </w:t>
      </w:r>
      <w:r w:rsidR="00467B8C">
        <w:sym w:font="Symbol" w:char="F0B4"/>
      </w:r>
      <w:r w:rsidR="00467B8C">
        <w:t xml:space="preserve"> 4 km grid cell</w:t>
      </w:r>
      <w:r w:rsidR="008B24AA">
        <w:t xml:space="preserve"> falling in the months of July-September (i.e., the </w:t>
      </w:r>
      <w:r w:rsidR="00467B8C">
        <w:t>NAM period</w:t>
      </w:r>
      <w:r w:rsidR="00E50257">
        <w:t xml:space="preserve">), </w:t>
      </w:r>
      <w:r w:rsidR="008B24AA">
        <w:t xml:space="preserve">referred to as “monsoonality” </w:t>
      </w:r>
      <w:r w:rsidR="008B24AA">
        <w:fldChar w:fldCharType="begin"/>
      </w:r>
      <w:r w:rsidR="008B24AA">
        <w:instrText xml:space="preserve"> ADDIN ZOTERO_ITEM CSL_CITATION {"citationID":"JmzjqNzJ","properties":{"formattedCitation":"(Adams &amp; Comrie, 1997)","plainCitation":"(Adams &amp; Comrie, 1997)","noteIndex":0},"citationItems":[{"id":2979,"uris":["http://zotero.org/users/6391447/items/MHR2P47Z"],"itemData":{"id":2979,"type":"article-journal","container-title":"Bulletin of the American Meteorological Society","DOI":"10.1175/1520-0477(1997)078&lt;2197:TNAM&gt;2.0.CO;2","ISSN":"0003-0007, 1520-0477","issue":"10","journalAbbreviation":"Bull. Amer. Meteor. Soc.","language":"en","page":"2197-2213","source":"DOI.org (Crossref)","title":"The North American Monsoon","volume":"78","author":[{"family":"Adams","given":"David K."},{"family":"Comrie","given":"Andrew C."}],"issued":{"date-parts":[["1997",10]]}}}],"schema":"https://github.com/citation-style-language/schema/raw/master/csl-citation.json"} </w:instrText>
      </w:r>
      <w:r w:rsidR="008B24AA">
        <w:fldChar w:fldCharType="separate"/>
      </w:r>
      <w:r w:rsidR="008B24AA">
        <w:rPr>
          <w:noProof/>
        </w:rPr>
        <w:t>(Adams &amp; Comrie, 1997)</w:t>
      </w:r>
      <w:r w:rsidR="008B24AA">
        <w:fldChar w:fldCharType="end"/>
      </w:r>
      <w:r w:rsidR="008B24AA">
        <w:t>.</w:t>
      </w:r>
      <w:r w:rsidR="00467B8C">
        <w:t xml:space="preserve"> </w:t>
      </w:r>
      <w:r w:rsidR="00E50257">
        <w:t>M</w:t>
      </w:r>
      <w:r w:rsidR="008B24AA">
        <w:t xml:space="preserve">onsoonality </w:t>
      </w:r>
      <w:r w:rsidR="00467B8C">
        <w:t>represent</w:t>
      </w:r>
      <w:r w:rsidR="00E50257">
        <w:t>s</w:t>
      </w:r>
      <w:r w:rsidR="00467B8C">
        <w:t xml:space="preserve"> a spatially explicit covariate that describe</w:t>
      </w:r>
      <w:r w:rsidR="00E50257">
        <w:t>s</w:t>
      </w:r>
      <w:r w:rsidR="00467B8C">
        <w:t xml:space="preserve"> the long-term NAM </w:t>
      </w:r>
      <w:r w:rsidR="00E50257">
        <w:t>patterns and</w:t>
      </w:r>
      <w:r w:rsidR="00467B8C">
        <w:t xml:space="preserve"> thus does not</w:t>
      </w:r>
      <w:r w:rsidR="008B24AA">
        <w:t xml:space="preserve"> change over time. </w:t>
      </w:r>
    </w:p>
    <w:p w14:paraId="69C09BD1" w14:textId="531FA14B" w:rsidR="008F6A89" w:rsidRDefault="00467B8C" w:rsidP="00315E09">
      <w:pPr>
        <w:pStyle w:val="FirstParagraph"/>
        <w:spacing w:before="0" w:after="0"/>
        <w:ind w:firstLine="720"/>
      </w:pPr>
      <w:r>
        <w:lastRenderedPageBreak/>
        <w:t>We also includ</w:t>
      </w:r>
      <w:r w:rsidR="002E059F">
        <w:t>ed</w:t>
      </w:r>
      <w:r>
        <w:t xml:space="preserve"> temporally varying </w:t>
      </w:r>
      <w:r w:rsidR="008B24AA">
        <w:t>climate covariates</w:t>
      </w:r>
      <w:r>
        <w:t xml:space="preserve">. In particular, we </w:t>
      </w:r>
      <w:r w:rsidR="00C7167B">
        <w:t xml:space="preserve">extracted </w:t>
      </w:r>
      <w:r w:rsidR="49B9E889">
        <w:t xml:space="preserve">gridded </w:t>
      </w:r>
      <w:r w:rsidR="002E059F">
        <w:t xml:space="preserve">(4 km </w:t>
      </w:r>
      <w:r w:rsidR="002E059F">
        <w:sym w:font="Symbol" w:char="F0B4"/>
      </w:r>
      <w:r w:rsidR="002E059F">
        <w:t xml:space="preserve"> 4 km) </w:t>
      </w:r>
      <w:r w:rsidR="008B24AA">
        <w:t xml:space="preserve">monthly </w:t>
      </w:r>
      <w:r w:rsidR="00C7167B">
        <w:t xml:space="preserve">PRISM </w:t>
      </w:r>
      <w:r w:rsidR="49B9E889">
        <w:t xml:space="preserve">climate data </w:t>
      </w:r>
      <w:r w:rsidR="008B24AA">
        <w:t xml:space="preserve">for maximum temperature and </w:t>
      </w:r>
      <w:r>
        <w:t xml:space="preserve">total </w:t>
      </w:r>
      <w:r w:rsidR="008B24AA">
        <w:t xml:space="preserve">precipitation, which are both </w:t>
      </w:r>
      <w:r w:rsidR="49B9E889">
        <w:t xml:space="preserve">relevant to </w:t>
      </w:r>
      <w:r>
        <w:t xml:space="preserve">pinyon </w:t>
      </w:r>
      <w:r w:rsidR="008B24AA">
        <w:t xml:space="preserve">jay </w:t>
      </w:r>
      <w:r w:rsidR="49B9E889">
        <w:t xml:space="preserve">biology </w:t>
      </w:r>
      <w:r>
        <w:t xml:space="preserve">as they impact bird </w:t>
      </w:r>
      <w:r w:rsidR="49B9E889">
        <w:t xml:space="preserve">physiology and relative food availability </w:t>
      </w:r>
      <w:r w:rsidR="49B9E889">
        <w:fldChar w:fldCharType="begin"/>
      </w:r>
      <w:r w:rsidR="008F1739">
        <w:instrText xml:space="preserve"> ADDIN ZOTERO_ITEM CSL_CITATION {"citationID":"YfSpSCT0","properties":{"formattedCitation":"(Ligon, 1978; McDermott &amp; DeGroote, 2016; Skagen &amp; Adams, 2012; Stotz &amp; Balda, 1995)","plainCitation":"(Ligon, 1978; McDermott &amp; DeGroote, 2016; Skagen &amp; Adams, 2012; Stotz &amp; Balda, 1995)","noteIndex":0},"citationItems":[{"id":2753,"uris":["http://zotero.org/groups/5634119/items/4RGGXF3K"],"itemData":{"id":2753,"type":"article-journal","abstract":"Pinon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1939-5582","issue":"4","language":"en","license":"http://onlinelibrary.wiley.com/termsAndConditions#vor","note":"publisher: Wiley","page":"1131-1145","source":"Crossref","title":"Weather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49B9E889">
        <w:fldChar w:fldCharType="separate"/>
      </w:r>
      <w:r w:rsidR="410FCE3C" w:rsidRPr="10F02EB4">
        <w:rPr>
          <w:noProof/>
        </w:rPr>
        <w:t>(Ligon, 1978; McDermott &amp; DeGroote, 2016; Skagen &amp; Adams, 2012; Stotz &amp; Balda, 1995)</w:t>
      </w:r>
      <w:r w:rsidR="49B9E889">
        <w:fldChar w:fldCharType="end"/>
      </w:r>
      <w:r w:rsidR="35CBAC4D">
        <w:t xml:space="preserve">. </w:t>
      </w:r>
      <w:r w:rsidR="006D4791">
        <w:t xml:space="preserve">These climate </w:t>
      </w:r>
      <w:r w:rsidR="008B24AA">
        <w:t>variables change through time for a given pixel and we combined monthly values into</w:t>
      </w:r>
      <w:r w:rsidR="002E059F">
        <w:t xml:space="preserve"> four</w:t>
      </w:r>
      <w:r w:rsidR="008B24AA">
        <w:t xml:space="preserve"> seasonal variables</w:t>
      </w:r>
      <w:r w:rsidR="00DF2B03">
        <w:t xml:space="preserve"> based on important periods in the </w:t>
      </w:r>
      <w:r w:rsidR="00C7167B">
        <w:t xml:space="preserve">pinyon </w:t>
      </w:r>
      <w:r w:rsidR="00DF2B03">
        <w:t xml:space="preserve">jay life cycle </w:t>
      </w:r>
      <w:r w:rsidR="00DF2B03">
        <w:fldChar w:fldCharType="begin"/>
      </w:r>
      <w:r w:rsidR="00DF2B03">
        <w:instrText xml:space="preserve"> ADDIN ZOTERO_ITEM CSL_CITATION {"citationID":"1cMIJv9N","properties":{"formattedCitation":"(Wiggins,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00DF2B03">
        <w:fldChar w:fldCharType="separate"/>
      </w:r>
      <w:r w:rsidR="00DF2B03">
        <w:rPr>
          <w:noProof/>
        </w:rPr>
        <w:t>(Wiggins, 2005)</w:t>
      </w:r>
      <w:r w:rsidR="00DF2B03">
        <w:fldChar w:fldCharType="end"/>
      </w:r>
      <w:r w:rsidR="30F0D39A">
        <w:t xml:space="preserve">. </w:t>
      </w:r>
      <w:r w:rsidR="008B24AA">
        <w:t>These included: 1) breeding season</w:t>
      </w:r>
      <w:r w:rsidR="002E059F">
        <w:t xml:space="preserve"> (</w:t>
      </w:r>
      <w:r w:rsidR="006103F0">
        <w:t>February-Apri</w:t>
      </w:r>
      <w:r w:rsidR="00E50257">
        <w:t>l; spring</w:t>
      </w:r>
      <w:r w:rsidR="002E059F">
        <w:t>)</w:t>
      </w:r>
      <w:r w:rsidR="008B24AA">
        <w:t>, 2) fledgling season</w:t>
      </w:r>
      <w:r w:rsidR="002E059F">
        <w:t xml:space="preserve"> (</w:t>
      </w:r>
      <w:r w:rsidR="006103F0">
        <w:t>May-June</w:t>
      </w:r>
      <w:r w:rsidR="00E50257">
        <w:t>; late spring/early summer</w:t>
      </w:r>
      <w:r w:rsidR="002E059F">
        <w:t xml:space="preserve">) when </w:t>
      </w:r>
      <w:r w:rsidR="008B24AA">
        <w:t>adults are caring for young, 3) early summer</w:t>
      </w:r>
      <w:r w:rsidR="00D426C8">
        <w:t xml:space="preserve"> (</w:t>
      </w:r>
      <w:r w:rsidR="006103F0">
        <w:t>July</w:t>
      </w:r>
      <w:r w:rsidR="002E059F">
        <w:t xml:space="preserve">), a period during which </w:t>
      </w:r>
      <w:r w:rsidR="00D426C8">
        <w:t>bird</w:t>
      </w:r>
      <w:r w:rsidR="002E059F">
        <w:t xml:space="preserve"> behavior is not well documented</w:t>
      </w:r>
      <w:r w:rsidR="008B24AA">
        <w:t>, and 4) late summer through winter</w:t>
      </w:r>
      <w:r w:rsidR="00D426C8">
        <w:t xml:space="preserve"> (</w:t>
      </w:r>
      <w:r w:rsidR="006103F0">
        <w:t>August-January</w:t>
      </w:r>
      <w:r w:rsidR="002E059F">
        <w:t xml:space="preserve">), a period during which birds are </w:t>
      </w:r>
      <w:r w:rsidR="00D426C8">
        <w:t xml:space="preserve">caching seeds, </w:t>
      </w:r>
      <w:r w:rsidR="002E059F">
        <w:t xml:space="preserve">and </w:t>
      </w:r>
      <w:r w:rsidR="00D426C8">
        <w:t>potentially</w:t>
      </w:r>
      <w:r w:rsidR="006103F0">
        <w:t xml:space="preserve"> dispersing broadly</w:t>
      </w:r>
      <w:r w:rsidR="00D426C8">
        <w:t xml:space="preserve"> </w:t>
      </w:r>
      <w:r w:rsidR="006103F0">
        <w:t>(</w:t>
      </w:r>
      <w:r w:rsidR="00D426C8">
        <w:t>irrupting</w:t>
      </w:r>
      <w:r w:rsidR="006103F0">
        <w:t>)</w:t>
      </w:r>
      <w:r w:rsidR="00D426C8">
        <w:t xml:space="preserve"> in search of seeds</w:t>
      </w:r>
      <w:r w:rsidR="00966CEB">
        <w:t xml:space="preserve"> (Wiggins 2005)</w:t>
      </w:r>
      <w:r w:rsidR="00E50257">
        <w:t>; pinyon seeds also mature during this period (fall).</w:t>
      </w:r>
      <w:r w:rsidR="002E059F">
        <w:t xml:space="preserve"> Seasonal climate values (mean</w:t>
      </w:r>
      <w:r w:rsidR="006103F0">
        <w:t xml:space="preserve"> of monthly values </w:t>
      </w:r>
      <w:r w:rsidR="002E059F">
        <w:t xml:space="preserve">for temperature, seasonal totals for precipitation) were </w:t>
      </w:r>
      <w:r w:rsidR="006D4791">
        <w:t xml:space="preserve">calculated </w:t>
      </w:r>
      <w:r w:rsidR="002E059F">
        <w:t>for each year spanning the full study period.</w:t>
      </w:r>
      <w:r w:rsidR="008B24AA">
        <w:t xml:space="preserve"> </w:t>
      </w:r>
    </w:p>
    <w:p w14:paraId="466225B4" w14:textId="791EC407" w:rsidR="008F6A89" w:rsidRDefault="49B9E889" w:rsidP="0058745E">
      <w:pPr>
        <w:pStyle w:val="Heading3"/>
        <w:spacing w:before="180" w:after="180" w:line="480" w:lineRule="auto"/>
      </w:pPr>
      <w:bookmarkStart w:id="101" w:name="X9f51ec2d939dc3732bbaff33291cd7faf9c78c2"/>
      <w:bookmarkEnd w:id="20"/>
      <w:r w:rsidRPr="00E72E3D">
        <w:t>2.</w:t>
      </w:r>
      <w:r w:rsidR="007351E8">
        <w:t>3</w:t>
      </w:r>
      <w:r w:rsidRPr="00E72E3D">
        <w:t xml:space="preserve"> Modeling relationships between cones and birds </w:t>
      </w:r>
    </w:p>
    <w:p w14:paraId="3E4D4534" w14:textId="13703F18" w:rsidR="008F6A89" w:rsidRDefault="49B9E889" w:rsidP="00315E09">
      <w:pPr>
        <w:pStyle w:val="FirstParagraph"/>
        <w:spacing w:before="0" w:after="0"/>
        <w:ind w:firstLine="720"/>
      </w:pPr>
      <w:r>
        <w:t>To explore relationships between pinyon jay abundance</w:t>
      </w:r>
      <w:r w:rsidR="00E72E3D">
        <w:t>, pinyon cone production,</w:t>
      </w:r>
      <w:r>
        <w:t xml:space="preserve"> and </w:t>
      </w:r>
      <w:r w:rsidR="00E72E3D">
        <w:t xml:space="preserve">other </w:t>
      </w:r>
      <w:r>
        <w:t>covariates</w:t>
      </w:r>
      <w:r w:rsidR="0F5C0030">
        <w:t xml:space="preserve"> related to seed availability, habitat, and climate</w:t>
      </w:r>
      <w:r>
        <w:t>, we used a</w:t>
      </w:r>
      <w:r w:rsidR="005D7B77">
        <w:t xml:space="preserve">n N-mixture </w:t>
      </w:r>
      <w:r>
        <w:t xml:space="preserve">model </w:t>
      </w:r>
      <w:r w:rsidR="00E72E3D">
        <w:t xml:space="preserve">that </w:t>
      </w:r>
      <w:r w:rsidR="61B58936">
        <w:t>included</w:t>
      </w:r>
      <w:r>
        <w:t xml:space="preserve"> an observation process </w:t>
      </w:r>
      <w:r w:rsidR="00E72E3D">
        <w:t xml:space="preserve">model </w:t>
      </w:r>
      <w:r>
        <w:t xml:space="preserve">for </w:t>
      </w:r>
      <w:r w:rsidR="00E72E3D">
        <w:t xml:space="preserve">the pinyon jay survey (eBird) </w:t>
      </w:r>
      <w:r w:rsidR="7F4F7747">
        <w:t xml:space="preserve">data </w:t>
      </w:r>
      <w:r>
        <w:t xml:space="preserve">and a biological process model that estimates latent </w:t>
      </w:r>
      <w:r w:rsidR="00E72E3D">
        <w:t xml:space="preserve">jay </w:t>
      </w:r>
      <w:r>
        <w:t>“abundance” values</w:t>
      </w:r>
      <w:r w:rsidR="419DCCCC">
        <w:t xml:space="preserve"> </w:t>
      </w:r>
      <w:r>
        <w:fldChar w:fldCharType="begin"/>
      </w:r>
      <w:r>
        <w:instrText xml:space="preserve"> ADDIN ZOTERO_ITEM CSL_CITATION {"citationID":"McOMtfiC","properties":{"formattedCitation":"(Royle, 2004)","plainCitation":"(Royle, 2004)","noteIndex":0},"citationItems":[{"id":2881,"uris":["http://zotero.org/groups/5634119/items/ESXTL444"],"itemData":{"id":2881,"type":"article-journal","abstract":"Summary.  Spatial replication is a common theme in count surveys of animals. Such surveys often generate sparse count data from which it is difficult to estimate population size while formally accounting for detection probability. In this article, I describe a class of models (N‐mixture models) which allow for estimation of population size from such data. The key idea is to view site‐specific population sizes, N, as independent random variables distributed according to some mixing distribution (e.g., Poisson). Prior parameters are estimated from the marginal likelihood of the data, having integrated over the prior distribution for N. Carroll and Lombard (1985, Journal of American Statistical Association80, 423–426) proposed a class of estimators based on mixing over a prior distribution for detection probability. Their estimator can be applied in limited settings, but is sensitive to prior parameter values that are fixed a priori. Spatial replication provides additional information regarding the parameters of the prior distribution on N that is exploited by the N‐mixture models and which leads to reasonable estimates of abundance from sparse data. A simulation study demonstrates superior operating characteristics (bias, confidence interval coverage) of the N‐mixture estimator compared to the Caroll and Lombard estimator. Both estimators are applied to point count data on six species of birds illustrating the sensitivity to choice of prior on p and substantially different estimates of abundance as a consequence.","container-title":"Biometrics","DOI":"10.1111/j.0006-341x.2004.00142.x","ISSN":"0006-341X, 1541-0420","issue":"1","language":"en","license":"http://onlinelibrary.wiley.com/termsAndConditions#vor","note":"publisher: Oxford University Press (OUP)","page":"108-115","source":"Crossref","title":"&lt;i&gt;N&lt;/i&gt;‐Mixture Models for Estimating Population Size from Spatially Replicated Counts","volume":"60","author":[{"family":"Royle","given":"J. Andrew"}],"issued":{"date-parts":[["2004",3]]}}}],"schema":"https://github.com/citation-style-language/schema/raw/master/csl-citation.json"} </w:instrText>
      </w:r>
      <w:r>
        <w:fldChar w:fldCharType="separate"/>
      </w:r>
      <w:r w:rsidR="419DCCCC" w:rsidRPr="5A83A434">
        <w:rPr>
          <w:noProof/>
        </w:rPr>
        <w:t>(Royle, 2004)</w:t>
      </w:r>
      <w:r>
        <w:fldChar w:fldCharType="end"/>
      </w:r>
      <w:r>
        <w:t>. The observation process model include</w:t>
      </w:r>
      <w:r w:rsidR="00E72E3D">
        <w:t>s</w:t>
      </w:r>
      <w:r>
        <w:t xml:space="preserve"> covariates that describe variation in detection probabilities (e.g., survey conditions). The biological process</w:t>
      </w:r>
      <w:r w:rsidR="00E72E3D">
        <w:t xml:space="preserve"> model</w:t>
      </w:r>
      <w:r>
        <w:t xml:space="preserve"> includes a likelihood that describes the biological drivers of latent </w:t>
      </w:r>
      <w:r w:rsidR="00E72E3D">
        <w:t xml:space="preserve">pinyon jay </w:t>
      </w:r>
      <w:r>
        <w:t>abundance</w:t>
      </w:r>
      <w:r w:rsidR="65423D22">
        <w:t xml:space="preserve"> and </w:t>
      </w:r>
      <w:r w:rsidR="00E72E3D">
        <w:t xml:space="preserve">includes </w:t>
      </w:r>
      <w:r w:rsidR="65423D22">
        <w:t xml:space="preserve">the primary </w:t>
      </w:r>
      <w:r w:rsidR="00E72E3D">
        <w:t xml:space="preserve">covariates </w:t>
      </w:r>
      <w:r w:rsidR="65423D22">
        <w:t>of intere</w:t>
      </w:r>
      <w:r w:rsidR="00966CEB">
        <w:t>st</w:t>
      </w:r>
      <w:r>
        <w:t>.</w:t>
      </w:r>
      <w:r w:rsidR="007351E8">
        <w:t xml:space="preserve"> Because </w:t>
      </w:r>
      <w:r w:rsidR="002E059F">
        <w:t xml:space="preserve">we </w:t>
      </w:r>
      <w:r w:rsidR="007351E8">
        <w:t>were interested in temporal relationships between jay abundance and important covariates (e.g., cones, climate), we incorporated a stochastic antecedent model</w:t>
      </w:r>
      <w:r w:rsidR="0054437E">
        <w:t xml:space="preserve"> (SAM)</w:t>
      </w:r>
      <w:r w:rsidR="007351E8">
        <w:t xml:space="preserve"> structure </w:t>
      </w:r>
      <w:r w:rsidR="007351E8">
        <w:lastRenderedPageBreak/>
        <w:t>in</w:t>
      </w:r>
      <w:r w:rsidR="00A418CE">
        <w:t>to</w:t>
      </w:r>
      <w:r w:rsidR="007351E8">
        <w:t xml:space="preserve"> the biological process model</w:t>
      </w:r>
      <w:r w:rsidR="005D7C8D">
        <w:t xml:space="preserve"> </w:t>
      </w:r>
      <w:r w:rsidR="005D7C8D">
        <w:fldChar w:fldCharType="begin"/>
      </w:r>
      <w:r w:rsidR="005D7C8D">
        <w:instrText xml:space="preserve"> ADDIN ZOTERO_ITEM CSL_CITATION {"citationID":"qWGCO5Po","properties":{"formattedCitation":"(Ogle et al., 2015)","plainCitation":"(Ogle et al., 2015)","noteIndex":0},"citationItems":[{"id":67,"uris":["http://zotero.org/users/6391447/items/HCIC6RJW"],"itemData":{"id":67,"type":"article-journal","abstract":"The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005D7C8D">
        <w:fldChar w:fldCharType="separate"/>
      </w:r>
      <w:r w:rsidR="005D7C8D">
        <w:rPr>
          <w:noProof/>
        </w:rPr>
        <w:t>(Ogle et al., 2015)</w:t>
      </w:r>
      <w:r w:rsidR="005D7C8D">
        <w:fldChar w:fldCharType="end"/>
      </w:r>
      <w:r w:rsidR="007351E8">
        <w:t xml:space="preserve">. Specifically, </w:t>
      </w:r>
      <w:r w:rsidR="00A418CE">
        <w:t xml:space="preserve">the framework allowed for the estimation of predictive </w:t>
      </w:r>
      <w:r w:rsidR="007351E8">
        <w:t>(</w:t>
      </w:r>
      <w:r w:rsidR="00A418CE">
        <w:t>jays anticipated cone production in future years</w:t>
      </w:r>
      <w:r w:rsidR="007351E8">
        <w:t>)</w:t>
      </w:r>
      <w:r w:rsidR="00A418CE">
        <w:t xml:space="preserve">, </w:t>
      </w:r>
      <w:r w:rsidR="002E059F">
        <w:t>immediate</w:t>
      </w:r>
      <w:r w:rsidR="006103F0">
        <w:t xml:space="preserve"> </w:t>
      </w:r>
      <w:r w:rsidR="00A418CE">
        <w:t xml:space="preserve">(cones produced in the </w:t>
      </w:r>
      <w:r w:rsidR="0054437E">
        <w:t xml:space="preserve">fall </w:t>
      </w:r>
      <w:r w:rsidR="00A418CE">
        <w:t xml:space="preserve">stimulate a jay response in the following </w:t>
      </w:r>
      <w:r w:rsidR="006103F0">
        <w:t>spring)</w:t>
      </w:r>
      <w:r w:rsidR="00A418CE">
        <w:t>,</w:t>
      </w:r>
      <w:r w:rsidR="002E059F">
        <w:t xml:space="preserve"> </w:t>
      </w:r>
      <w:r w:rsidR="007351E8">
        <w:t>and delayed</w:t>
      </w:r>
      <w:r w:rsidR="002E059F">
        <w:t xml:space="preserve"> </w:t>
      </w:r>
      <w:r w:rsidR="006103F0">
        <w:t>(</w:t>
      </w:r>
      <w:r w:rsidR="00A418CE">
        <w:t xml:space="preserve">jay abundance peaks in the spring </w:t>
      </w:r>
      <w:r w:rsidR="006103F0">
        <w:t>2 and 3 years after cone</w:t>
      </w:r>
      <w:r w:rsidR="00A418CE">
        <w:t>s are produced</w:t>
      </w:r>
      <w:r w:rsidR="006103F0">
        <w:t xml:space="preserve">) </w:t>
      </w:r>
      <w:r w:rsidR="002E059F">
        <w:t>responses</w:t>
      </w:r>
      <w:r w:rsidR="00A418CE">
        <w:t xml:space="preserve"> of jays</w:t>
      </w:r>
      <w:r w:rsidR="002E059F">
        <w:t xml:space="preserve"> linked to </w:t>
      </w:r>
      <w:r w:rsidR="00966CEB">
        <w:t xml:space="preserve">yearly </w:t>
      </w:r>
      <w:r w:rsidR="002E059F">
        <w:t>estimates of</w:t>
      </w:r>
      <w:r w:rsidR="007351E8">
        <w:t xml:space="preserve"> cone availability. We also included lagged seasonal climate effects</w:t>
      </w:r>
      <w:r w:rsidR="002E059F">
        <w:t xml:space="preserve"> to account for the potential influence of past climate on bird population dynamics that may be independent of pinyon cone production dynamics</w:t>
      </w:r>
      <w:r w:rsidR="007351E8">
        <w:t xml:space="preserve">. </w:t>
      </w:r>
    </w:p>
    <w:p w14:paraId="3564BB6D" w14:textId="7E769999" w:rsidR="008F6A89" w:rsidRDefault="002E059F" w:rsidP="00315E09">
      <w:pPr>
        <w:pStyle w:val="BodyText"/>
        <w:spacing w:before="0" w:after="0"/>
        <w:ind w:firstLine="720"/>
      </w:pPr>
      <w:r>
        <w:t xml:space="preserve">Accounting for detection error </w:t>
      </w:r>
      <w:r w:rsidR="00A418CE">
        <w:t>is</w:t>
      </w:r>
      <w:r>
        <w:t xml:space="preserve"> important for accurately estimating latent abundance</w:t>
      </w:r>
      <w:r w:rsidR="00A418CE">
        <w:t xml:space="preserve"> </w:t>
      </w:r>
      <w:r w:rsidR="003D1B61">
        <w:fldChar w:fldCharType="begin"/>
      </w:r>
      <w:r w:rsidR="003D1B61">
        <w:instrText xml:space="preserve"> ADDIN ZOTERO_ITEM CSL_CITATION {"citationID":"nmQtKzuI","properties":{"formattedCitation":"(K\\uc0\\u233{}ry &amp; Schmidt, 2008)","plainCitation":"(Kéry &amp; Schmidt, 2008)","noteIndex":0},"citationItems":[{"id":3036,"uris":["http://zotero.org/users/6391447/items/7TEDZ7MS"],"itemData":{"id":3036,"type":"article-journal","container-title":"Community Ecology","DOI":"10.1556/ComEc.9.2008.2.10","ISSN":"1585-8553, 1588-2756","issue":"2","journalAbbreviation":"Community Ecology","language":"en","page":"207-216","source":"DOI.org (Crossref)","title":"Imperfect detection and its consequences for monitoring for conservation","volume":"9","author":[{"family":"Kéry","given":"M."},{"family":"Schmidt","given":"B."}],"issued":{"date-parts":[["2008",12]]}}}],"schema":"https://github.com/citation-style-language/schema/raw/master/csl-citation.json"} </w:instrText>
      </w:r>
      <w:r w:rsidR="003D1B61">
        <w:fldChar w:fldCharType="separate"/>
      </w:r>
      <w:r w:rsidR="003D1B61" w:rsidRPr="003D1B61">
        <w:rPr>
          <w:rFonts w:cs="Times New Roman"/>
        </w:rPr>
        <w:t>(Kéry &amp; Schmidt, 2008)</w:t>
      </w:r>
      <w:r w:rsidR="003D1B61">
        <w:fldChar w:fldCharType="end"/>
      </w:r>
      <w:r w:rsidR="005D7C8D">
        <w:t xml:space="preserve">. </w:t>
      </w:r>
      <w:r>
        <w:t xml:space="preserve">Replicate </w:t>
      </w:r>
      <w:r w:rsidR="49B9E889">
        <w:t>surveys within a closed time and location are require</w:t>
      </w:r>
      <w:r w:rsidR="00E72E3D">
        <w:t xml:space="preserve">d for successfully implementing </w:t>
      </w:r>
      <w:r w:rsidR="00966CEB">
        <w:t xml:space="preserve">N-mixture models </w:t>
      </w:r>
      <w:r>
        <w:t xml:space="preserve">that </w:t>
      </w:r>
      <w:r w:rsidR="00E72E3D">
        <w:t>account for detection error</w:t>
      </w:r>
      <w:r w:rsidR="257881E1">
        <w:t xml:space="preserve"> </w:t>
      </w:r>
      <w:r w:rsidR="49B9E889">
        <w:fldChar w:fldCharType="begin"/>
      </w:r>
      <w:r w:rsidR="003D1B61">
        <w:instrText xml:space="preserve"> ADDIN ZOTERO_ITEM CSL_CITATION {"citationID":"BfqVeCcz","properties":{"formattedCitation":"(Royle et al., 2005)","plainCitation":"(Royle et al., 2005)","noteIndex":0},"citationItems":[{"id":2688,"uris":["http://zotero.org/users/6391447/items/V68MKT34"],"itemData":{"id":2688,"type":"article-journal","abstract":"Relationships between species abundance and occupancy are of considerable interest in metapopulation biology and in macroecology. Such relationships may be described concisely using probability models that characterize variation in abundance of a species. However, estimation of the parameters of these models in most ecological problems is impaired by imperfect detection. When organisms are detected imperfectly, observed counts are biased estimates of true abundance, and this induces bias in stated occupancy or occurrence probability. In this paper we consider a class of models that enable estimation of abundance/occupancy relationships from counts of organisms that result from surveys in which detection is imperfect. Under such models, parameter estimation and inference are based on conventional likelihood methods. We provide an application of these models to geographically extensive breeding bird survey data in which alternative models of abundance are considered that include factors that influence variation in abundance and detectability. Using these models, we produce estimates of abundance and occupancy maps that honor important sources of spatial variation in avian abundance and provide clearly interpretable characterizations of abundance and occupancy adjusted for imperfect detection.","container-title":"Oikos","DOI":"10.1111/j.0030-1299.2005.13534.x","ISSN":"0030-1299, 1600-0706","issue":"2","journalAbbreviation":"Oikos","language":"en","page":"353-359","source":"DOI.org (Crossref)","title":"Modelling occurrence and abundance of species when detection is imperfect","volume":"110","author":[{"family":"Royle","given":"J. Andrew"},{"family":"Nichols","given":"James D."},{"family":"Kéry","given":"Marc"}],"issued":{"date-parts":[["2005",8]]}}}],"schema":"https://github.com/citation-style-language/schema/raw/master/csl-citation.json"} </w:instrText>
      </w:r>
      <w:r w:rsidR="49B9E889">
        <w:fldChar w:fldCharType="separate"/>
      </w:r>
      <w:r w:rsidR="003D1B61">
        <w:rPr>
          <w:noProof/>
        </w:rPr>
        <w:t>(Royle et al., 2005)</w:t>
      </w:r>
      <w:r w:rsidR="49B9E889">
        <w:fldChar w:fldCharType="end"/>
      </w:r>
      <w:r w:rsidR="49B9E889">
        <w:t xml:space="preserve">. To use unstructured or semi-structured eBird data in this way (e.g., as a space-for-time substitution), checklists must </w:t>
      </w:r>
      <w:r w:rsidR="007351E8">
        <w:t>represent locations across</w:t>
      </w:r>
      <w:r w:rsidR="49B9E889">
        <w:t xml:space="preserve"> the range of potential covariate values (e.g., are not biased toward certain values of covariates of interest</w:t>
      </w:r>
      <w:r w:rsidR="257881E1">
        <w:t xml:space="preserve"> </w:t>
      </w:r>
      <w:r w:rsidR="49B9E889">
        <w:fldChar w:fldCharType="begin"/>
      </w:r>
      <w:r w:rsidR="49B9E889">
        <w:instrText xml:space="preserve"> ADDIN ZOTERO_ITEM CSL_CITATION {"citationID":"WtuBG0QJ","properties":{"formattedCitation":"(Hochachka et al., 2023)","plainCitation":"(Hochachka et al., 2023)","noteIndex":0},"citationItems":[{"id":2833,"uris":["http://zotero.org/groups/5634119/items/RHRHETY4"],"itemData":{"id":2833,"type":"article-journal","abstract":"Abstract               An occupancy model makes use of data that are structured as sets of repeated visits to each of many sites, in order to estimate the actual probability of occupancy (i.e. proportion of occupied sites) after correcting for imperfect detection using the information contained in the sets of repeated observations. We explore the conditions under which preexisting, volunteer-collected data from the citizen science project eBird can be used for fitting occupancy models. Because the majority of eBird’s data are not collected in the form of repeated observations at individual locations, we explore 2 ways in which the single-visit records could be used in occupancy models. First, we assess the potential for space-for-time substitution: aggregating single-visit records from different locations within a region into pseudo-repeat visits. On average, eBird’s observers did not make their observations at locations that were representative of the habitat in the surrounding area, which would lead to biased estimates of occupancy probabilities when using space-for-time substitution. Thus, the use of space-for-time substitution is not always appropriate. Second, we explored the utility of including data from single-visit records to supplement sets of repeated-visit data. In a simulation study we found that inclusion of single-visit records increased the precision of occupancy estimates, but only when detection probabilities are high. When detection probability was low, the addition of single-visit records exacerbated biases in estimates of occupancy probability. We conclude that subsets of data from eBird, and likely from similar projects, can be used for occupancy modeling either using space-for-time substitution or supplementing repeated-visit data with data from single-visit records. The appropriateness of either alternative will depend on the goals of a study and on the probabilities of detection and occupancy of the species of interest.","container-title":"Ornithology","DOI":"10.1093/ornithology/ukad035","ISSN":"0004-8038, 2732-4613","issue":"4","language":"en","license":"https://academic.oup.com/pages/standard-publication-reuse-rights","note":"publisher: Oxford University Press (OUP)","source":"Crossref","title":"Considerations for fitting occupancy models to data from eBird and similar volunteer-collected data","URL":"https://academic.oup.com/auk/article/doi/10.1093/ornithology/ukad035/7229681","volume":"140","author":[{"family":"Hochachka","given":"Wesley M"},{"family":"Ruiz-Gutierrez","given":"Viviana"},{"family":"Johnston","given":"Alison"}],"accessed":{"date-parts":[["2025",7,14]]},"issued":{"date-parts":[["2023",9,27]]}}}],"schema":"https://github.com/citation-style-language/schema/raw/master/csl-citation.json"} </w:instrText>
      </w:r>
      <w:r w:rsidR="49B9E889">
        <w:fldChar w:fldCharType="separate"/>
      </w:r>
      <w:r w:rsidR="257881E1" w:rsidRPr="10F02EB4">
        <w:rPr>
          <w:noProof/>
        </w:rPr>
        <w:t>(Hochachka et al., 2023)</w:t>
      </w:r>
      <w:r w:rsidR="49B9E889">
        <w:fldChar w:fldCharType="end"/>
      </w:r>
      <w:r w:rsidR="00E72E3D">
        <w:t>)</w:t>
      </w:r>
      <w:r w:rsidR="49B9E889">
        <w:t xml:space="preserve">. We verified that checklists within our filtered dataset met this assumption by comparing values for all covariates at locations with checklists to all gridded data available for those covariates </w:t>
      </w:r>
      <w:r w:rsidR="49B9E889" w:rsidRPr="002B1C09">
        <w:t>(</w:t>
      </w:r>
      <w:r w:rsidR="00B96D92" w:rsidRPr="002B1C09">
        <w:t>SI Figure 1</w:t>
      </w:r>
      <w:r w:rsidR="49B9E889" w:rsidRPr="002B1C09">
        <w:t>).</w:t>
      </w:r>
      <w:r w:rsidR="49B9E889">
        <w:t xml:space="preserve"> </w:t>
      </w:r>
    </w:p>
    <w:p w14:paraId="74770EC6" w14:textId="67CB3CF4" w:rsidR="008F6A89" w:rsidRDefault="00332E9D" w:rsidP="0058745E">
      <w:pPr>
        <w:pStyle w:val="Heading3"/>
        <w:spacing w:before="180" w:after="180" w:line="480" w:lineRule="auto"/>
      </w:pPr>
      <w:bookmarkStart w:id="102" w:name="observation-process-for-ebird"/>
      <w:bookmarkEnd w:id="101"/>
      <w:r w:rsidRPr="000A3078">
        <w:t>2.</w:t>
      </w:r>
      <w:r w:rsidR="007351E8" w:rsidRPr="000A3078">
        <w:t>3</w:t>
      </w:r>
      <w:r w:rsidRPr="000A3078">
        <w:t xml:space="preserve">.1 Observation process </w:t>
      </w:r>
      <w:r w:rsidR="00575F07" w:rsidRPr="000A3078">
        <w:t>model for pinyon jay abundance</w:t>
      </w:r>
    </w:p>
    <w:p w14:paraId="16E7AFBE" w14:textId="181D7B1C" w:rsidR="008F6A89" w:rsidRDefault="49B9E889" w:rsidP="00315E09">
      <w:pPr>
        <w:pStyle w:val="FirstParagraph"/>
        <w:spacing w:before="0" w:after="0"/>
        <w:ind w:firstLine="720"/>
      </w:pPr>
      <w:r>
        <w:t xml:space="preserve">In our model, count data </w:t>
      </w:r>
      <w:r w:rsidR="000A3078">
        <w:t xml:space="preserve">obtained </w:t>
      </w:r>
      <w:r>
        <w:t xml:space="preserve">from eBird checklists were used to estimate a “true” latent abundance, </w:t>
      </w:r>
      <m:oMath>
        <m:r>
          <w:rPr>
            <w:rFonts w:ascii="Cambria Math" w:hAnsi="Cambria Math"/>
          </w:rPr>
          <m:t>N</m:t>
        </m:r>
      </m:oMath>
      <w:r>
        <w:t>,</w:t>
      </w:r>
      <w:r w:rsidR="00CE2CA1">
        <w:t xml:space="preserve"> </w:t>
      </w:r>
      <w:r w:rsidR="00575F07">
        <w:t xml:space="preserve">that varies across </w:t>
      </w:r>
      <w:r>
        <w:t xml:space="preserve">space and time. eBird checklists are recorded with a geographical point location and often include </w:t>
      </w:r>
      <w:r w:rsidR="15E295D7">
        <w:t>information about travel</w:t>
      </w:r>
      <w:r>
        <w:t xml:space="preserve"> distance</w:t>
      </w:r>
      <w:r w:rsidR="5BDB13BA">
        <w:t xml:space="preserve"> of the observer</w:t>
      </w:r>
      <w:r>
        <w:t xml:space="preserve"> (&lt; 5km in our dataset after filtering). Thus, there is spatial uncertainty arising from two sources: 1) uncertainty in the location </w:t>
      </w:r>
      <w:r w:rsidR="002E6AEF">
        <w:t>that</w:t>
      </w:r>
      <w:r>
        <w:t xml:space="preserve"> the survey was </w:t>
      </w:r>
      <w:r w:rsidRPr="00BF7B38">
        <w:t xml:space="preserve">conducted (e.g., </w:t>
      </w:r>
      <w:r w:rsidR="00796DA3">
        <w:t>eBird point locations have uncertain precision</w:t>
      </w:r>
      <w:r w:rsidRPr="00BF7B38">
        <w:t>)</w:t>
      </w:r>
      <w:r>
        <w:t xml:space="preserve"> and 2) </w:t>
      </w:r>
      <w:r w:rsidR="00796DA3">
        <w:t xml:space="preserve">for traveling surveys, </w:t>
      </w:r>
      <w:r>
        <w:t xml:space="preserve">uncertainty in the location along a survey at </w:t>
      </w:r>
      <w:r>
        <w:lastRenderedPageBreak/>
        <w:t xml:space="preserve">which pinyon jays were observed (e.g., </w:t>
      </w:r>
      <w:r w:rsidR="005F6A84">
        <w:t xml:space="preserve">were </w:t>
      </w:r>
      <w:r>
        <w:t xml:space="preserve">observed at the beginning, middle, or end of a walking survey). To account for this spatial uncertainty, we created </w:t>
      </w:r>
      <w:r w:rsidR="005F6A84">
        <w:t xml:space="preserve">circular </w:t>
      </w:r>
      <w:r>
        <w:t>buffers around each eBird checklist</w:t>
      </w:r>
      <w:r w:rsidR="4DB6BC9A">
        <w:t xml:space="preserve"> </w:t>
      </w:r>
      <w:r w:rsidR="000A3078">
        <w:t xml:space="preserve">point </w:t>
      </w:r>
      <w:r w:rsidR="4DB6BC9A">
        <w:t>location</w:t>
      </w:r>
      <w:r>
        <w:t xml:space="preserve"> based on the sampling distance for that checklist</w:t>
      </w:r>
      <w:r w:rsidR="005F6A84">
        <w:t xml:space="preserve">; </w:t>
      </w:r>
      <w:r w:rsidR="002E6AEF">
        <w:t xml:space="preserve">that </w:t>
      </w:r>
      <w:r w:rsidR="005F6A84">
        <w:t xml:space="preserve">is, we defined the radius of the buffer circle as </w:t>
      </w:r>
      <w:r>
        <w:t xml:space="preserve">1/2 of </w:t>
      </w:r>
      <w:r w:rsidR="002E6AEF">
        <w:t xml:space="preserve">the </w:t>
      </w:r>
      <w:r>
        <w:t>distance traveled for “traveling” checklists</w:t>
      </w:r>
      <w:r w:rsidR="005F6A84">
        <w:t xml:space="preserve"> or </w:t>
      </w:r>
      <w:r>
        <w:t>0.5 km for “stationary” checklists. Then, we created a merged polygon (“</w:t>
      </w:r>
      <w:r w:rsidR="007351E8">
        <w:t>sample polygon</w:t>
      </w:r>
      <w:r>
        <w:t>”) of all the checklists within a 4</w:t>
      </w:r>
      <w:r w:rsidR="005F6A84">
        <w:t xml:space="preserve"> km </w:t>
      </w:r>
      <w:r w:rsidR="005F6A84">
        <w:sym w:font="Symbol" w:char="F0B4"/>
      </w:r>
      <w:r w:rsidR="00BE7379">
        <w:t xml:space="preserve"> </w:t>
      </w:r>
      <w:r>
        <w:t xml:space="preserve">4 </w:t>
      </w:r>
      <w:r w:rsidR="005F6A84">
        <w:t xml:space="preserve">km </w:t>
      </w:r>
      <w:r>
        <w:t xml:space="preserve">grid cell </w:t>
      </w:r>
      <w:r w:rsidR="005F6A84">
        <w:t xml:space="preserve">for each </w:t>
      </w:r>
      <w:r>
        <w:t xml:space="preserve">year by </w:t>
      </w:r>
      <w:r w:rsidR="000A3078">
        <w:t xml:space="preserve">delineating the perimeter of </w:t>
      </w:r>
      <w:r>
        <w:t xml:space="preserve">the </w:t>
      </w:r>
      <w:r w:rsidR="005F6A84">
        <w:t xml:space="preserve">overlapping </w:t>
      </w:r>
      <w:r>
        <w:t xml:space="preserve">buffers of all checklists within a grid cell. Thus, the </w:t>
      </w:r>
      <w:r w:rsidR="007351E8">
        <w:t>sample polygon</w:t>
      </w:r>
      <w:r>
        <w:t xml:space="preserve"> and not the underlying </w:t>
      </w:r>
      <w:r w:rsidR="005F6A84">
        <w:t xml:space="preserve">4 km </w:t>
      </w:r>
      <w:r w:rsidR="005F6A84">
        <w:sym w:font="Symbol" w:char="F0B4"/>
      </w:r>
      <w:r w:rsidR="005F6A84">
        <w:t xml:space="preserve">4 km </w:t>
      </w:r>
      <w:r>
        <w:t xml:space="preserve">grid cell, is the spatial unit at which we </w:t>
      </w:r>
      <w:r w:rsidR="000A3078">
        <w:t xml:space="preserve">incorporated </w:t>
      </w:r>
      <w:r w:rsidR="000A0DF7">
        <w:t xml:space="preserve">covariates </w:t>
      </w:r>
      <w:r w:rsidR="000A3078">
        <w:t xml:space="preserve">potentially </w:t>
      </w:r>
      <w:r w:rsidR="000A0DF7">
        <w:t xml:space="preserve">shaping checklist level </w:t>
      </w:r>
      <w:r w:rsidR="005F6A84">
        <w:t>laten</w:t>
      </w:r>
      <w:r w:rsidR="007351E8">
        <w:t>t</w:t>
      </w:r>
      <w:r w:rsidR="005F6A84">
        <w:t xml:space="preserve"> </w:t>
      </w:r>
      <w:r>
        <w:t xml:space="preserve">abundance, </w:t>
      </w:r>
      <w:r w:rsidRPr="10F02EB4">
        <w:rPr>
          <w:i/>
          <w:iCs/>
        </w:rPr>
        <w:t>N</w:t>
      </w:r>
      <w:r>
        <w:t>.</w:t>
      </w:r>
    </w:p>
    <w:p w14:paraId="514DB948" w14:textId="220FEBB4" w:rsidR="008F6A89" w:rsidRDefault="00767225" w:rsidP="00315E09">
      <w:pPr>
        <w:pStyle w:val="BodyText"/>
        <w:spacing w:before="0" w:after="0"/>
        <w:ind w:firstLine="720"/>
      </w:pPr>
      <w:r>
        <w:t>F</w:t>
      </w:r>
      <w:r w:rsidR="005F6A84">
        <w:t xml:space="preserve">or the observation process model, we define a likelihood for the observed </w:t>
      </w:r>
      <w:r w:rsidR="00332E9D">
        <w:t>eBird count data</w:t>
      </w:r>
      <w:r w:rsidR="005F6A84">
        <w:t xml:space="preserve">, </w:t>
      </w:r>
      <w:r w:rsidR="005F6A84" w:rsidRPr="0058745E">
        <w:rPr>
          <w:i/>
          <w:iCs/>
        </w:rPr>
        <w:t>Y</w:t>
      </w:r>
      <w:r w:rsidR="005F6A84">
        <w:t>,</w:t>
      </w:r>
      <w:r w:rsidR="00332E9D">
        <w:t xml:space="preserve"> for checklist, </w:t>
      </w:r>
      <m:oMath>
        <m:r>
          <w:rPr>
            <w:rFonts w:ascii="Cambria Math" w:hAnsi="Cambria Math"/>
          </w:rPr>
          <m:t>c</m:t>
        </m:r>
      </m:oMath>
      <w:r w:rsidR="00332E9D">
        <w:t xml:space="preserve">, in </w:t>
      </w:r>
      <w:r>
        <w:t>sample polygon</w:t>
      </w:r>
      <w:r w:rsidR="00332E9D">
        <w:t xml:space="preserve">, </w:t>
      </w:r>
      <m:oMath>
        <m:r>
          <w:rPr>
            <w:rFonts w:ascii="Cambria Math" w:hAnsi="Cambria Math"/>
          </w:rPr>
          <m:t>i</m:t>
        </m:r>
      </m:oMath>
      <w:r w:rsidR="00332E9D">
        <w:t xml:space="preserve">, and year, </w:t>
      </w:r>
      <m:oMath>
        <m:r>
          <w:rPr>
            <w:rFonts w:ascii="Cambria Math" w:hAnsi="Cambria Math"/>
          </w:rPr>
          <m:t>t</m:t>
        </m:r>
      </m:oMath>
      <w:r w:rsidR="00332E9D">
        <w:t xml:space="preserve">, </w:t>
      </w:r>
      <w:r w:rsidR="005F6A84">
        <w:t xml:space="preserve">based on a binomial </w:t>
      </w:r>
      <w:r w:rsidR="00332E9D">
        <w:t>distribut</w:t>
      </w:r>
      <w:r w:rsidR="005F6A84">
        <w:t xml:space="preserve">ion that accounts for the </w:t>
      </w:r>
      <w:r w:rsidR="00332E9D">
        <w:t xml:space="preserve">detection probability, </w:t>
      </w:r>
      <w:r w:rsidR="00332E9D">
        <w:rPr>
          <w:i/>
          <w:iCs/>
        </w:rPr>
        <w:t>p</w:t>
      </w:r>
      <w:r w:rsidR="00332E9D">
        <w:t xml:space="preserve">, and the latent true abundance of birds </w:t>
      </w:r>
      <w:r w:rsidR="005F6A84">
        <w:t>(“number of trials”)</w:t>
      </w:r>
      <w:r w:rsidR="002E6AEF">
        <w:t xml:space="preserve">, </w:t>
      </w:r>
      <w:r w:rsidR="002E6AEF" w:rsidRPr="00315E09">
        <w:rPr>
          <w:i/>
          <w:iCs/>
        </w:rPr>
        <w:t>N</w:t>
      </w:r>
      <w:r w:rsidR="002E6AEF">
        <w:t>,</w:t>
      </w:r>
      <w:r w:rsidR="005F6A84">
        <w:t xml:space="preserve"> </w:t>
      </w:r>
      <w:r w:rsidR="00332E9D">
        <w:t>in the checklist:</w:t>
      </w:r>
    </w:p>
    <w:tbl>
      <w:tblPr>
        <w:tblStyle w:val="Table"/>
        <w:tblW w:w="5000" w:type="pct"/>
        <w:tblLayout w:type="fixed"/>
        <w:tblLook w:val="0000" w:firstRow="0" w:lastRow="0" w:firstColumn="0" w:lastColumn="0" w:noHBand="0" w:noVBand="0"/>
      </w:tblPr>
      <w:tblGrid>
        <w:gridCol w:w="8124"/>
        <w:gridCol w:w="1236"/>
      </w:tblGrid>
      <w:tr w:rsidR="00D86531" w14:paraId="606550ED" w14:textId="77777777" w:rsidTr="00C170CA">
        <w:tc>
          <w:tcPr>
            <w:tcW w:w="6873" w:type="dxa"/>
          </w:tcPr>
          <w:p w14:paraId="20A39890" w14:textId="77777777" w:rsidR="00D86531" w:rsidRDefault="00000000" w:rsidP="00C170CA">
            <w:pPr>
              <w:pStyle w:val="Compac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oMath>
            </m:oMathPara>
          </w:p>
        </w:tc>
        <w:tc>
          <w:tcPr>
            <w:tcW w:w="1046" w:type="dxa"/>
          </w:tcPr>
          <w:p w14:paraId="3F20979E" w14:textId="77777777" w:rsidR="00D86531" w:rsidRDefault="00D86531" w:rsidP="00C170CA">
            <w:pPr>
              <w:pStyle w:val="Compact"/>
              <w:jc w:val="right"/>
            </w:pPr>
            <w:r>
              <w:t>Eqn 1</w:t>
            </w:r>
          </w:p>
        </w:tc>
      </w:tr>
    </w:tbl>
    <w:p w14:paraId="39E1A9B2" w14:textId="18602ABB" w:rsidR="00D86531" w:rsidRPr="00D86531" w:rsidRDefault="006872A2" w:rsidP="00315E09">
      <w:pPr>
        <w:pStyle w:val="FirstParagraph"/>
        <w:spacing w:before="0" w:after="0"/>
      </w:pPr>
      <w:r>
        <w:t xml:space="preserve">We modeled </w:t>
      </w:r>
      <w:r w:rsidRPr="0058745E">
        <w:rPr>
          <w:i/>
          <w:iCs/>
        </w:rPr>
        <w:t>p</w:t>
      </w:r>
      <w:r w:rsidR="00332E9D">
        <w:t xml:space="preserve"> </w:t>
      </w:r>
      <w:r>
        <w:t xml:space="preserve">as a function of covariates that likely impact detection accuracy, including </w:t>
      </w:r>
      <w:r w:rsidR="00332E9D">
        <w:t>start time</w:t>
      </w:r>
      <w:r>
        <w:t xml:space="preserve"> of the survey</w:t>
      </w:r>
      <w:r w:rsidR="00332E9D">
        <w:t xml:space="preserve">, duration of </w:t>
      </w:r>
      <w:r>
        <w:t xml:space="preserve">the </w:t>
      </w:r>
      <w:r w:rsidR="00332E9D">
        <w:t>survey, speed</w:t>
      </w:r>
      <w:r>
        <w:t xml:space="preserve"> of the survey</w:t>
      </w:r>
      <w:r w:rsidR="00332E9D">
        <w:t xml:space="preserve">, and the number of observers for each checklist. </w:t>
      </w:r>
      <w:r>
        <w:t>Again, we filtered the available eBird data (s</w:t>
      </w:r>
      <w:r w:rsidRPr="00DF16ED">
        <w:t xml:space="preserve">ee </w:t>
      </w:r>
      <w:r w:rsidR="00DF16ED" w:rsidRPr="00DF16ED">
        <w:t>Section 2.</w:t>
      </w:r>
      <w:r w:rsidR="007351E8">
        <w:t>2.1</w:t>
      </w:r>
      <w:r w:rsidR="00332E9D" w:rsidRPr="00DF16ED">
        <w:t>)</w:t>
      </w:r>
      <w:r w:rsidR="00332E9D">
        <w:t xml:space="preserve"> </w:t>
      </w:r>
      <w:r>
        <w:t xml:space="preserve">to select </w:t>
      </w:r>
      <w:r w:rsidR="00332E9D">
        <w:t xml:space="preserve">checklists </w:t>
      </w:r>
      <w:r>
        <w:t xml:space="preserve">that </w:t>
      </w:r>
      <w:r w:rsidR="00332E9D">
        <w:t xml:space="preserve">represented similar effort. </w:t>
      </w:r>
      <w:r>
        <w:t>We implemented the following model for the logit-scale detection probability:</w:t>
      </w:r>
    </w:p>
    <w:tbl>
      <w:tblPr>
        <w:tblStyle w:val="Table"/>
        <w:tblW w:w="5000" w:type="pct"/>
        <w:tblLayout w:type="fixed"/>
        <w:tblLook w:val="0000" w:firstRow="0" w:lastRow="0" w:firstColumn="0" w:lastColumn="0" w:noHBand="0" w:noVBand="0"/>
      </w:tblPr>
      <w:tblGrid>
        <w:gridCol w:w="8060"/>
        <w:gridCol w:w="1300"/>
      </w:tblGrid>
      <w:tr w:rsidR="00D86531" w14:paraId="0CDBEFB5" w14:textId="77777777" w:rsidTr="00C170CA">
        <w:tc>
          <w:tcPr>
            <w:tcW w:w="6820" w:type="dxa"/>
          </w:tcPr>
          <w:p w14:paraId="43036458" w14:textId="77777777" w:rsidR="00D86531" w:rsidRDefault="00D86531" w:rsidP="00C170CA">
            <w:pPr>
              <w:pStyle w:val="Compact"/>
            </w:pPr>
            <m:oMathPara>
              <m:oMathParaPr>
                <m:jc m:val="center"/>
              </m:oMathParaPr>
              <m:oMath>
                <m: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γ</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j</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sub>
                </m:sSub>
              </m:oMath>
            </m:oMathPara>
          </w:p>
        </w:tc>
        <w:tc>
          <w:tcPr>
            <w:tcW w:w="1100" w:type="dxa"/>
          </w:tcPr>
          <w:p w14:paraId="742D672C" w14:textId="77777777" w:rsidR="00D86531" w:rsidRDefault="00D86531" w:rsidP="00C170CA">
            <w:pPr>
              <w:pStyle w:val="Compact"/>
              <w:jc w:val="right"/>
            </w:pPr>
            <w:r>
              <w:t>Eqn 2</w:t>
            </w:r>
          </w:p>
        </w:tc>
      </w:tr>
    </w:tbl>
    <w:p w14:paraId="52B45292" w14:textId="14D3B881" w:rsidR="008F6A89" w:rsidRDefault="00332E9D" w:rsidP="00315E09">
      <w:pPr>
        <w:pStyle w:val="FirstParagraph"/>
        <w:spacing w:before="0" w:after="0"/>
      </w:pPr>
      <w:r>
        <w:t xml:space="preserve">where </w:t>
      </w:r>
      <w:bookmarkStart w:id="103" w:name="_Hlk206770191"/>
      <m:oMath>
        <m:sSub>
          <m:sSubPr>
            <m:ctrlPr>
              <w:rPr>
                <w:rFonts w:ascii="Cambria Math" w:hAnsi="Cambria Math"/>
              </w:rPr>
            </m:ctrlPr>
          </m:sSubPr>
          <m:e>
            <m:r>
              <w:rPr>
                <w:rFonts w:ascii="Cambria Math" w:hAnsi="Cambria Math"/>
              </w:rPr>
              <m:t>γ</m:t>
            </m:r>
          </m:e>
          <m:sub>
            <m:r>
              <w:rPr>
                <w:rFonts w:ascii="Cambria Math" w:hAnsi="Cambria Math"/>
              </w:rPr>
              <m:t>0</m:t>
            </m:r>
          </m:sub>
        </m:sSub>
      </m:oMath>
      <w:r>
        <w:t xml:space="preserve"> i</w:t>
      </w:r>
      <w:bookmarkEnd w:id="103"/>
      <w:r>
        <w:t xml:space="preserve">s intercept and each </w:t>
      </w:r>
      <m:oMath>
        <m:sSub>
          <m:sSubPr>
            <m:ctrlPr>
              <w:rPr>
                <w:rFonts w:ascii="Cambria Math" w:hAnsi="Cambria Math"/>
              </w:rPr>
            </m:ctrlPr>
          </m:sSubPr>
          <m:e>
            <m:r>
              <w:rPr>
                <w:rFonts w:ascii="Cambria Math" w:hAnsi="Cambria Math"/>
              </w:rPr>
              <m:t>γ</m:t>
            </m:r>
          </m:e>
          <m:sub>
            <m:r>
              <w:rPr>
                <w:rFonts w:ascii="Cambria Math" w:hAnsi="Cambria Math"/>
              </w:rPr>
              <m:t>j</m:t>
            </m:r>
          </m:sub>
        </m:sSub>
      </m:oMath>
      <w:r>
        <w:t xml:space="preserve"> is the </w:t>
      </w:r>
      <w:r w:rsidR="006872A2">
        <w:t xml:space="preserve">coefficient (effect) associated with each covariate, </w:t>
      </w:r>
      <w:r w:rsidR="006872A2" w:rsidRPr="0058745E">
        <w:rPr>
          <w:i/>
          <w:iCs/>
        </w:rPr>
        <w:t>Xj</w:t>
      </w:r>
      <w:r w:rsidR="006872A2">
        <w:t xml:space="preserve"> </w:t>
      </w:r>
      <w:r>
        <w:t>(</w:t>
      </w:r>
      <w:r w:rsidRPr="0058745E">
        <w:rPr>
          <w:i/>
          <w:iCs/>
        </w:rPr>
        <w:t>j</w:t>
      </w:r>
      <w:r>
        <w:t xml:space="preserve"> = 1, 2, … </w:t>
      </w:r>
      <w:r w:rsidR="007351E8">
        <w:t>4</w:t>
      </w:r>
      <w:r w:rsidR="006872A2">
        <w:t xml:space="preserve"> covariates</w:t>
      </w:r>
      <w:r>
        <w:t>)</w:t>
      </w:r>
      <w:r w:rsidR="006872A2">
        <w:t xml:space="preserve">, </w:t>
      </w:r>
      <w:r w:rsidR="00BE7379">
        <w:t xml:space="preserve">whereby the covariates vary </w:t>
      </w:r>
      <w:r w:rsidR="006872A2">
        <w:t xml:space="preserve">by checklist </w:t>
      </w:r>
      <w:r w:rsidR="006872A2" w:rsidRPr="0058745E">
        <w:rPr>
          <w:i/>
          <w:iCs/>
        </w:rPr>
        <w:t>c</w:t>
      </w:r>
      <w:r w:rsidR="006872A2">
        <w:t xml:space="preserve">, </w:t>
      </w:r>
      <w:r w:rsidR="00767225">
        <w:t xml:space="preserve">sample polygon </w:t>
      </w:r>
      <w:r w:rsidR="006872A2" w:rsidRPr="0058745E">
        <w:rPr>
          <w:i/>
          <w:iCs/>
        </w:rPr>
        <w:t>i</w:t>
      </w:r>
      <w:r w:rsidR="006872A2">
        <w:t xml:space="preserve">, and year </w:t>
      </w:r>
      <w:r w:rsidR="006872A2" w:rsidRPr="0058745E">
        <w:rPr>
          <w:i/>
          <w:iCs/>
        </w:rPr>
        <w:t>t</w:t>
      </w:r>
      <w:r>
        <w:t>.</w:t>
      </w:r>
      <w:r w:rsidR="006872A2">
        <w:t xml:space="preserve"> </w:t>
      </w:r>
      <w:r w:rsidR="006872A2">
        <w:lastRenderedPageBreak/>
        <w:t xml:space="preserve">All covariates were standardized such that </w:t>
      </w:r>
      <m:oMath>
        <m:sSub>
          <m:sSubPr>
            <m:ctrlPr>
              <w:rPr>
                <w:rFonts w:ascii="Cambria Math" w:hAnsi="Cambria Math"/>
              </w:rPr>
            </m:ctrlPr>
          </m:sSubPr>
          <m:e>
            <m:r>
              <w:rPr>
                <w:rFonts w:ascii="Cambria Math" w:hAnsi="Cambria Math"/>
              </w:rPr>
              <m:t>γ</m:t>
            </m:r>
          </m:e>
          <m:sub>
            <m:r>
              <w:rPr>
                <w:rFonts w:ascii="Cambria Math" w:hAnsi="Cambria Math"/>
              </w:rPr>
              <m:t>0</m:t>
            </m:r>
          </m:sub>
        </m:sSub>
      </m:oMath>
      <w:r w:rsidR="006872A2">
        <w:t xml:space="preserve"> describes the </w:t>
      </w:r>
      <w:r w:rsidR="00767225">
        <w:t xml:space="preserve">logit-scale </w:t>
      </w:r>
      <w:r w:rsidR="006872A2">
        <w:t>baseline detection probability at average covariate values.</w:t>
      </w:r>
      <w:r w:rsidR="00B24923" w:rsidRPr="00B24923">
        <w:t xml:space="preserve"> </w:t>
      </w:r>
      <w:r w:rsidR="00B24923">
        <w:t xml:space="preserve">We </w:t>
      </w:r>
      <w:r w:rsidR="00767225">
        <w:t>assigned relatively non-informative, vague normal priors to all coefficients including the intercept</w:t>
      </w:r>
      <w:r w:rsidR="00B24923">
        <w:t xml:space="preserve">.  </w:t>
      </w:r>
    </w:p>
    <w:p w14:paraId="6AD08D45" w14:textId="5C7988C4" w:rsidR="008F6A89" w:rsidRDefault="00332E9D" w:rsidP="00126373">
      <w:pPr>
        <w:pStyle w:val="Heading3"/>
        <w:spacing w:before="180" w:after="180" w:line="480" w:lineRule="auto"/>
      </w:pPr>
      <w:bookmarkStart w:id="104" w:name="X9e09589101055a0b716ce1af6e945302d419ef3"/>
      <w:bookmarkEnd w:id="102"/>
      <w:r>
        <w:t xml:space="preserve">2.4.2 Biological process </w:t>
      </w:r>
      <w:r w:rsidR="006872A2">
        <w:t xml:space="preserve">model for </w:t>
      </w:r>
      <w:r>
        <w:t>pinyon jay abundance</w:t>
      </w:r>
    </w:p>
    <w:p w14:paraId="5DC86EED" w14:textId="1C367E0D" w:rsidR="008F6A89" w:rsidRDefault="000D576B" w:rsidP="00315E09">
      <w:pPr>
        <w:pStyle w:val="FirstParagraph"/>
        <w:spacing w:before="0" w:after="0"/>
        <w:ind w:firstLine="720"/>
      </w:pPr>
      <w:r>
        <w:t xml:space="preserve">Following standard assumptions for N-mixture models, we assumed that the latent </w:t>
      </w:r>
      <w:r w:rsidR="00332E9D">
        <w:t xml:space="preserve">abundance of jays, </w:t>
      </w: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oMath>
      <w:r>
        <w:t xml:space="preserve">, followed a </w:t>
      </w:r>
      <w:r w:rsidR="00332E9D">
        <w:t xml:space="preserve">Poisson </w:t>
      </w:r>
      <w:r>
        <w:t>distribution with the expected abundance given by the intensity</w:t>
      </w:r>
      <w:r w:rsidR="00332E9D">
        <w:t xml:space="preserve">,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t xml:space="preserve"> (number of jays per km</w:t>
      </w:r>
      <w:r w:rsidRPr="00126373">
        <w:rPr>
          <w:vertAlign w:val="superscript"/>
        </w:rPr>
        <w:t>2</w:t>
      </w:r>
      <w:r>
        <w:t xml:space="preserve">), multiplied by the </w:t>
      </w:r>
      <w:r w:rsidR="00A66A63">
        <w:t>sample polygon</w:t>
      </w:r>
      <w:r w:rsidR="00332E9D">
        <w:t xml:space="preserve"> </w:t>
      </w:r>
      <w:r>
        <w:t xml:space="preserve">area, </w:t>
      </w:r>
      <w:r w:rsidRPr="00126373">
        <w:rPr>
          <w:i/>
          <w:iCs/>
        </w:rPr>
        <w:t>A</w:t>
      </w:r>
      <w:r w:rsidRPr="00126373">
        <w:rPr>
          <w:i/>
          <w:iCs/>
          <w:vertAlign w:val="subscript"/>
        </w:rPr>
        <w:t>c</w:t>
      </w:r>
      <w:r w:rsidR="002E6AEF">
        <w:rPr>
          <w:i/>
          <w:iCs/>
          <w:vertAlign w:val="subscript"/>
        </w:rPr>
        <w:t>,i,t</w:t>
      </w:r>
      <w:r>
        <w:t xml:space="preserve"> (km</w:t>
      </w:r>
      <w:r w:rsidRPr="00126373">
        <w:rPr>
          <w:vertAlign w:val="superscript"/>
        </w:rPr>
        <w:t>2</w:t>
      </w:r>
      <w:r>
        <w:t xml:space="preserve">), associated with observed </w:t>
      </w:r>
      <w:r w:rsidR="00332E9D">
        <w:t>checklist</w:t>
      </w:r>
      <w:r>
        <w:t xml:space="preserve"> </w:t>
      </w:r>
      <w:r w:rsidR="002E6AEF" w:rsidRPr="00126373">
        <w:rPr>
          <w:i/>
          <w:iCs/>
        </w:rPr>
        <w:t>c</w:t>
      </w:r>
      <w:r w:rsidR="002E6AEF">
        <w:t xml:space="preserve">, sample polygon </w:t>
      </w:r>
      <w:r w:rsidR="002E6AEF">
        <w:rPr>
          <w:i/>
          <w:iCs/>
        </w:rPr>
        <w:t>i</w:t>
      </w:r>
      <w:r w:rsidR="002E6AEF">
        <w:t xml:space="preserve">, and year </w:t>
      </w:r>
      <w:r w:rsidR="002E6AEF" w:rsidRPr="00315E09">
        <w:rPr>
          <w:i/>
          <w:iCs/>
        </w:rPr>
        <w:t>t</w:t>
      </w:r>
      <w:r w:rsidR="002E6AEF">
        <w:t xml:space="preserve"> </w:t>
      </w:r>
      <w:r>
        <w:t>such that</w:t>
      </w:r>
      <w:r w:rsidR="00332E9D">
        <w:t>:</w:t>
      </w:r>
    </w:p>
    <w:tbl>
      <w:tblPr>
        <w:tblStyle w:val="Table"/>
        <w:tblW w:w="5000" w:type="pct"/>
        <w:tblLayout w:type="fixed"/>
        <w:tblLook w:val="0000" w:firstRow="0" w:lastRow="0" w:firstColumn="0" w:lastColumn="0" w:noHBand="0" w:noVBand="0"/>
      </w:tblPr>
      <w:tblGrid>
        <w:gridCol w:w="8190"/>
        <w:gridCol w:w="1170"/>
      </w:tblGrid>
      <w:tr w:rsidR="00D86531" w14:paraId="62FF30C1" w14:textId="77777777" w:rsidTr="00C170CA">
        <w:tc>
          <w:tcPr>
            <w:tcW w:w="6930" w:type="dxa"/>
          </w:tcPr>
          <w:p w14:paraId="4D14140C" w14:textId="4C655646" w:rsidR="00D86531" w:rsidRDefault="00000000" w:rsidP="00C170CA">
            <w:pPr>
              <w:pStyle w:val="Compac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Poisson</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c,i,t</m:t>
                        </m:r>
                      </m:sub>
                    </m:sSub>
                  </m:e>
                </m:d>
              </m:oMath>
            </m:oMathPara>
          </w:p>
        </w:tc>
        <w:tc>
          <w:tcPr>
            <w:tcW w:w="990" w:type="dxa"/>
          </w:tcPr>
          <w:p w14:paraId="1652010E" w14:textId="77777777" w:rsidR="00D86531" w:rsidRDefault="00D86531" w:rsidP="00C170CA">
            <w:pPr>
              <w:pStyle w:val="Compact"/>
              <w:jc w:val="right"/>
            </w:pPr>
            <w:r>
              <w:t>Eqn 3</w:t>
            </w:r>
          </w:p>
        </w:tc>
      </w:tr>
    </w:tbl>
    <w:p w14:paraId="56E5B2B4" w14:textId="7FF2B5A4" w:rsidR="008F6A89" w:rsidRDefault="00332E9D" w:rsidP="00315E09">
      <w:pPr>
        <w:pStyle w:val="FirstParagraph"/>
        <w:spacing w:before="0" w:after="0"/>
      </w:pPr>
      <w:r>
        <w:t>Furthermore,</w:t>
      </w:r>
      <w:r w:rsidR="000D576B">
        <w:t xml:space="preserve"> we modeled the log-scale</w:t>
      </w:r>
      <w:r>
        <w:t xml:space="preserve">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t xml:space="preserve"> </w:t>
      </w:r>
      <w:r w:rsidR="000D576B">
        <w:t>as a function of</w:t>
      </w:r>
      <w:r>
        <w:t xml:space="preserve"> environmental covariates</w:t>
      </w:r>
      <w:r w:rsidR="000D576B">
        <w:t xml:space="preserve"> that likely impact the abundance of pinyon jays across space and time</w:t>
      </w:r>
      <w:r>
        <w:t>:</w:t>
      </w:r>
    </w:p>
    <w:tbl>
      <w:tblPr>
        <w:tblStyle w:val="Table"/>
        <w:tblW w:w="5000" w:type="pct"/>
        <w:tblLayout w:type="fixed"/>
        <w:tblLook w:val="0000" w:firstRow="0" w:lastRow="0" w:firstColumn="0" w:lastColumn="0" w:noHBand="0" w:noVBand="0"/>
      </w:tblPr>
      <w:tblGrid>
        <w:gridCol w:w="8190"/>
        <w:gridCol w:w="1170"/>
      </w:tblGrid>
      <w:tr w:rsidR="00D86531" w:rsidRPr="00315E09" w14:paraId="0946751B" w14:textId="77777777" w:rsidTr="00315E09">
        <w:tc>
          <w:tcPr>
            <w:tcW w:w="8190" w:type="dxa"/>
          </w:tcPr>
          <w:p w14:paraId="53978D15" w14:textId="7E69D335" w:rsidR="00D86531" w:rsidRPr="00315E09" w:rsidRDefault="00D86531" w:rsidP="00C170CA">
            <w:pPr>
              <w:pStyle w:val="Compact"/>
              <w:rPr>
                <w:sz w:val="20"/>
                <w:szCs w:val="20"/>
              </w:rPr>
            </w:pPr>
            <m:oMathPara>
              <m:oMathParaPr>
                <m:jc m:val="center"/>
              </m:oMathParaPr>
              <m:oMath>
                <m:r>
                  <w:rPr>
                    <w:rFonts w:ascii="Cambria Math" w:hAnsi="Cambria Math"/>
                    <w:sz w:val="20"/>
                    <w:szCs w:val="20"/>
                  </w:rPr>
                  <m:t>log</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0</m:t>
                    </m:r>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2</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k</m:t>
                        </m:r>
                      </m:sub>
                    </m:sSub>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3</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2+k</m:t>
                        </m:r>
                      </m:sub>
                    </m:sSub>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2</m:t>
                    </m:r>
                  </m:sup>
                  <m:e>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5+k</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i,t</m:t>
                            </m:r>
                          </m:sub>
                        </m:sSub>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i,t</m:t>
                            </m:r>
                          </m:sub>
                        </m:sSub>
                      </m:sub>
                    </m:sSub>
                    <m:nary>
                      <m:naryPr>
                        <m:chr m:val="∑"/>
                        <m:limLoc m:val="undOvr"/>
                        <m:ctrlPr>
                          <w:rPr>
                            <w:rFonts w:ascii="Cambria Math" w:hAnsi="Cambria Math"/>
                            <w:sz w:val="20"/>
                            <w:szCs w:val="20"/>
                          </w:rPr>
                        </m:ctrlPr>
                      </m:naryPr>
                      <m:sub>
                        <m:r>
                          <w:rPr>
                            <w:rFonts w:ascii="Cambria Math" w:hAnsi="Cambria Math"/>
                            <w:sz w:val="20"/>
                            <w:szCs w:val="20"/>
                          </w:rPr>
                          <m:t>k=2</m:t>
                        </m:r>
                      </m:sub>
                      <m:sup>
                        <m:r>
                          <w:rPr>
                            <w:rFonts w:ascii="Cambria Math" w:hAnsi="Cambria Math"/>
                            <w:sz w:val="20"/>
                            <w:szCs w:val="20"/>
                          </w:rPr>
                          <m:t>3</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6+k</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i,t</m:t>
                                </m:r>
                              </m:sub>
                            </m:sSub>
                          </m:sub>
                        </m:sSub>
                      </m:e>
                    </m:nary>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oMath>
            </m:oMathPara>
          </w:p>
        </w:tc>
        <w:tc>
          <w:tcPr>
            <w:tcW w:w="1170" w:type="dxa"/>
          </w:tcPr>
          <w:p w14:paraId="780C41D5" w14:textId="77777777" w:rsidR="00D86531" w:rsidRPr="00281722" w:rsidRDefault="00D86531" w:rsidP="00C170CA">
            <w:pPr>
              <w:pStyle w:val="Compact"/>
              <w:jc w:val="right"/>
            </w:pPr>
            <w:r w:rsidRPr="00281722">
              <w:t>Eqn 4</w:t>
            </w:r>
          </w:p>
        </w:tc>
      </w:tr>
    </w:tbl>
    <w:p w14:paraId="38E1A5F6" w14:textId="1C07B2F5" w:rsidR="00767225" w:rsidRDefault="00332E9D" w:rsidP="00315E09">
      <w:pPr>
        <w:pStyle w:val="FirstParagraph"/>
        <w:spacing w:before="0" w:after="0"/>
      </w:pPr>
      <w:r>
        <w:t xml:space="preserve">In this formulation,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include</w:t>
      </w:r>
      <w:r w:rsidR="002E6AEF">
        <w:t>s</w:t>
      </w:r>
      <w:r w:rsidR="00A66A63">
        <w:t xml:space="preserve"> the static covariate of </w:t>
      </w:r>
      <w:r>
        <w:t>monsoonality</w:t>
      </w:r>
      <w:r w:rsidR="00C01E47">
        <w:t xml:space="preserve"> (</w:t>
      </w:r>
      <w:r w:rsidR="00C01E47" w:rsidRPr="00315E09">
        <w:rPr>
          <w:i/>
          <w:iCs/>
        </w:rPr>
        <w:t>k</w:t>
      </w:r>
      <w:r w:rsidR="00C01E47">
        <w:t xml:space="preserve"> = 1)</w:t>
      </w:r>
      <w:r w:rsidR="00767225">
        <w:t>, which varies across space</w:t>
      </w:r>
      <w:r w:rsidR="002E6AEF">
        <w:t xml:space="preserve"> (by sample polygon</w:t>
      </w:r>
      <w:r w:rsidR="00767225">
        <w:t xml:space="preserve">, </w:t>
      </w:r>
      <w:r w:rsidR="00767225">
        <w:rPr>
          <w:i/>
          <w:iCs/>
        </w:rPr>
        <w:t>i</w:t>
      </w:r>
      <w:r w:rsidR="002E6AEF">
        <w:t xml:space="preserve">) </w:t>
      </w:r>
      <w:r w:rsidR="00767225">
        <w:t xml:space="preserve">but not across time, </w:t>
      </w:r>
      <w:r w:rsidR="00767225" w:rsidRPr="006103F0">
        <w:rPr>
          <w:i/>
          <w:iCs/>
        </w:rPr>
        <w:t>t</w:t>
      </w:r>
      <w:r w:rsidR="00767225">
        <w:t xml:space="preserve">, </w:t>
      </w:r>
      <w:r>
        <w:t>and</w:t>
      </w:r>
      <w:r w:rsidR="00A66A63">
        <w:t xml:space="preserve"> concurrent</w:t>
      </w:r>
      <w:r>
        <w:t xml:space="preserve"> pinyon pine basal area</w:t>
      </w:r>
      <w:r w:rsidR="00C01E47">
        <w:t xml:space="preserve"> (BA, </w:t>
      </w:r>
      <w:r w:rsidR="00C01E47" w:rsidRPr="00315E09">
        <w:rPr>
          <w:i/>
          <w:iCs/>
        </w:rPr>
        <w:t>k</w:t>
      </w:r>
      <w:r w:rsidR="00C01E47">
        <w:t xml:space="preserve"> = 2)</w:t>
      </w:r>
      <w:r w:rsidR="00767225">
        <w:t>, which varies across space and time</w:t>
      </w:r>
      <w:r>
        <w:t xml:space="preserve">. </w:t>
      </w:r>
      <w:r w:rsidR="001C0B34">
        <w:t>Importantly</w:t>
      </w:r>
      <w:r>
        <w:t xml:space="preserve">,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w:t>
      </w:r>
      <w:r w:rsidR="00B079E1">
        <w:t>represents covariates that integrate over past and/or future time periods</w:t>
      </w:r>
      <w:r w:rsidR="001C0B34">
        <w:t xml:space="preserve"> (i.e., pinyon cones</w:t>
      </w:r>
      <w:r w:rsidR="00C01E47">
        <w:t xml:space="preserve"> [</w:t>
      </w:r>
      <w:r w:rsidR="00C01E47" w:rsidRPr="00315E09">
        <w:rPr>
          <w:i/>
          <w:iCs/>
        </w:rPr>
        <w:t>k</w:t>
      </w:r>
      <w:r w:rsidR="00C01E47">
        <w:t xml:space="preserve"> = 1]</w:t>
      </w:r>
      <w:r w:rsidR="001C0B34">
        <w:t>, maximum temperature</w:t>
      </w:r>
      <w:r w:rsidR="00C01E47">
        <w:t xml:space="preserve"> [</w:t>
      </w:r>
      <w:r w:rsidR="00C01E47" w:rsidRPr="00C348BE">
        <w:rPr>
          <w:i/>
          <w:iCs/>
        </w:rPr>
        <w:t>k</w:t>
      </w:r>
      <w:r w:rsidR="00C01E47">
        <w:t xml:space="preserve"> = 2]</w:t>
      </w:r>
      <w:r w:rsidR="001C0B34">
        <w:t>, and precipitation</w:t>
      </w:r>
      <w:r w:rsidR="00C01E47">
        <w:t xml:space="preserve"> [</w:t>
      </w:r>
      <w:r w:rsidR="00C01E47" w:rsidRPr="00C348BE">
        <w:rPr>
          <w:i/>
          <w:iCs/>
        </w:rPr>
        <w:t>k</w:t>
      </w:r>
      <w:r w:rsidR="00C01E47">
        <w:t xml:space="preserve"> = 3]</w:t>
      </w:r>
      <w:r w:rsidR="001C0B34">
        <w:t>)</w:t>
      </w:r>
      <w:r w:rsidR="00B079E1">
        <w:t xml:space="preserve"> and are defined using </w:t>
      </w:r>
      <w:r>
        <w:t xml:space="preserve">a </w:t>
      </w:r>
      <w:r w:rsidR="00BE7379">
        <w:t>SAM</w:t>
      </w:r>
      <w:r>
        <w:t xml:space="preserve"> structure (Ogle et al.</w:t>
      </w:r>
      <w:r w:rsidR="00CE5DE4">
        <w:t>,</w:t>
      </w:r>
      <w:r>
        <w:t> 2015)</w:t>
      </w:r>
      <w:r w:rsidR="00B079E1">
        <w:t>. In particular,</w:t>
      </w:r>
      <w:r>
        <w:t xml:space="preserve"> each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w:t>
      </w:r>
      <w:r w:rsidR="0015719C">
        <w:t xml:space="preserve">is defined as </w:t>
      </w:r>
      <w:r>
        <w:t xml:space="preserve">the weighted average of </w:t>
      </w:r>
      <w:r w:rsidR="00C01E47">
        <w:t>concurrent or past</w:t>
      </w:r>
      <w:r>
        <w:t xml:space="preserve"> values for </w:t>
      </w:r>
      <w:r w:rsidR="00767225">
        <w:t xml:space="preserve">each focal </w:t>
      </w:r>
      <w:r>
        <w:t>covariate</w:t>
      </w:r>
      <w:r w:rsidR="00767225">
        <w:t>:</w:t>
      </w:r>
    </w:p>
    <w:tbl>
      <w:tblPr>
        <w:tblStyle w:val="Table"/>
        <w:tblW w:w="5000" w:type="pct"/>
        <w:tblLayout w:type="fixed"/>
        <w:tblLook w:val="0000" w:firstRow="0" w:lastRow="0" w:firstColumn="0" w:lastColumn="0" w:noHBand="0" w:noVBand="0"/>
      </w:tblPr>
      <w:tblGrid>
        <w:gridCol w:w="8424"/>
        <w:gridCol w:w="936"/>
      </w:tblGrid>
      <w:tr w:rsidR="00D86531" w14:paraId="575CAA9D" w14:textId="77777777" w:rsidTr="00C170CA">
        <w:tc>
          <w:tcPr>
            <w:tcW w:w="7128" w:type="dxa"/>
          </w:tcPr>
          <w:p w14:paraId="3A1BE0FD" w14:textId="77777777" w:rsidR="00D86531" w:rsidRDefault="00000000" w:rsidP="00C170CA">
            <w:pPr>
              <w:pStyle w:val="Compact"/>
            </w:pPr>
            <m:oMathPara>
              <m:oMathParaPr>
                <m:jc m:val="center"/>
              </m:oMathParaP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NLags</m:t>
                    </m:r>
                  </m:sup>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Sub>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m:oMathPara>
          </w:p>
        </w:tc>
        <w:tc>
          <w:tcPr>
            <w:tcW w:w="792" w:type="dxa"/>
          </w:tcPr>
          <w:p w14:paraId="5A93136A" w14:textId="77777777" w:rsidR="00D86531" w:rsidRDefault="00D86531" w:rsidP="00C170CA">
            <w:pPr>
              <w:pStyle w:val="Compact"/>
              <w:jc w:val="right"/>
            </w:pPr>
            <w:r>
              <w:t>Eqn 5</w:t>
            </w:r>
          </w:p>
        </w:tc>
      </w:tr>
    </w:tbl>
    <w:p w14:paraId="63AC5254" w14:textId="03025DF6" w:rsidR="00C21ACB" w:rsidRDefault="00332E9D" w:rsidP="00315E09">
      <w:pPr>
        <w:pStyle w:val="FirstParagraph"/>
        <w:spacing w:before="0" w:after="0"/>
      </w:pPr>
      <w:r>
        <w:lastRenderedPageBreak/>
        <w:t>The weights</w:t>
      </w:r>
      <w:r w:rsidR="001C0B34">
        <w:rPr>
          <w:rFonts w:eastAsiaTheme="minor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w:r w:rsidR="001C0B34">
        <w:t xml:space="preserve">, </w:t>
      </w:r>
      <w:r>
        <w:t>for each covariate</w:t>
      </w:r>
      <w:r w:rsidR="00767225">
        <w:t xml:space="preserve">, </w:t>
      </w:r>
      <w:r w:rsidR="00767225" w:rsidRPr="006103F0">
        <w:rPr>
          <w:i/>
          <w:iCs/>
        </w:rPr>
        <w:t>k</w:t>
      </w:r>
      <w:r w:rsidR="00767225">
        <w:t>,</w:t>
      </w:r>
      <w:r>
        <w:t xml:space="preserve"> across all season</w:t>
      </w:r>
      <w:r w:rsidR="0015719C">
        <w:t>al</w:t>
      </w:r>
      <w:r>
        <w:t xml:space="preserve"> or </w:t>
      </w:r>
      <w:r w:rsidR="0015719C">
        <w:t>yearly periods</w:t>
      </w:r>
      <w:r>
        <w:t xml:space="preserve">, </w:t>
      </w:r>
      <w:r>
        <w:rPr>
          <w:i/>
          <w:iCs/>
        </w:rPr>
        <w:t>l</w:t>
      </w:r>
      <w:r>
        <w:t xml:space="preserve">, </w:t>
      </w:r>
      <w:r w:rsidR="0015719C">
        <w:t xml:space="preserve">were assigned a </w:t>
      </w:r>
      <w:r>
        <w:t>Dirichlet prior</w:t>
      </w:r>
      <w:r w:rsidR="0015719C">
        <w:t xml:space="preserve">, constraining the weights to </w:t>
      </w:r>
      <w:r>
        <w:t>sum to 1</w:t>
      </w:r>
      <w:r w:rsidR="0015719C">
        <w:t xml:space="preserve"> across all periods</w:t>
      </w:r>
      <w:r w:rsidR="001C0B34">
        <w:t xml:space="preserve">. In particular, </w:t>
      </w:r>
      <w:r w:rsidR="0015719C" w:rsidRPr="00126373">
        <w:rPr>
          <w:i/>
          <w:iCs/>
        </w:rPr>
        <w:t>l</w:t>
      </w:r>
      <w:r w:rsidR="0015719C">
        <w:t xml:space="preserve"> = </w:t>
      </w:r>
      <w:r w:rsidR="001C0B34">
        <w:t xml:space="preserve">-3, -2, -1, +1, +2, representing 5 yearly periods </w:t>
      </w:r>
      <w:r w:rsidR="00126373">
        <w:t>for cones</w:t>
      </w:r>
      <w:r w:rsidR="00C01E47">
        <w:t xml:space="preserve"> (</w:t>
      </w:r>
      <w:r w:rsidR="00C01E47" w:rsidRPr="00315E09">
        <w:rPr>
          <w:i/>
          <w:iCs/>
        </w:rPr>
        <w:t>k</w:t>
      </w:r>
      <w:r w:rsidR="00C01E47">
        <w:t xml:space="preserve"> = 1)</w:t>
      </w:r>
      <w:r w:rsidR="001C0B34">
        <w:t xml:space="preserve">, and </w:t>
      </w:r>
      <w:r w:rsidR="00126373">
        <w:rPr>
          <w:i/>
          <w:iCs/>
        </w:rPr>
        <w:t xml:space="preserve">l </w:t>
      </w:r>
      <w:r w:rsidR="00126373">
        <w:t xml:space="preserve">= 1, 2, …, </w:t>
      </w:r>
      <w:r w:rsidR="001C0B34">
        <w:t xml:space="preserve">13, representing </w:t>
      </w:r>
      <w:r w:rsidR="00C01E47">
        <w:t xml:space="preserve">concurrent and </w:t>
      </w:r>
      <w:r w:rsidR="001C0B34">
        <w:t xml:space="preserve">past seasonal periods </w:t>
      </w:r>
      <w:r w:rsidR="00126373">
        <w:t xml:space="preserve">for </w:t>
      </w:r>
      <w:r w:rsidR="001C0B34">
        <w:t xml:space="preserve">the </w:t>
      </w:r>
      <w:r w:rsidR="00126373">
        <w:t>climate variables</w:t>
      </w:r>
      <w:r w:rsidR="00C01E47">
        <w:t xml:space="preserve"> (</w:t>
      </w:r>
      <w:r w:rsidR="00C01E47" w:rsidRPr="00315E09">
        <w:rPr>
          <w:i/>
          <w:iCs/>
        </w:rPr>
        <w:t>k</w:t>
      </w:r>
      <w:r w:rsidR="00C01E47">
        <w:t xml:space="preserve"> = 2 or 3)</w:t>
      </w:r>
      <w:r w:rsidR="001C0B34">
        <w:t xml:space="preserve"> (see Figure 2</w:t>
      </w:r>
      <w:r w:rsidR="0015719C">
        <w:t>)</w:t>
      </w:r>
      <w:r>
        <w:t>. The weight</w:t>
      </w:r>
      <w:r w:rsidR="00C01E47">
        <w:t>s</w:t>
      </w:r>
      <w:r w:rsidR="0015719C">
        <w:t xml:space="preserve"> </w:t>
      </w:r>
      <w:r>
        <w:t xml:space="preserve">indicate </w:t>
      </w:r>
      <w:r w:rsidR="00767225">
        <w:t xml:space="preserve">the relative importance of </w:t>
      </w:r>
      <w:r w:rsidR="00C01E47">
        <w:t xml:space="preserve">each </w:t>
      </w:r>
      <w:r w:rsidR="0015719C">
        <w:t>covariate</w:t>
      </w:r>
      <w:r w:rsidR="00C01E47">
        <w:t xml:space="preserve"> </w:t>
      </w:r>
      <w:r w:rsidR="00C01E47" w:rsidRPr="00315E09">
        <w:rPr>
          <w:i/>
          <w:iCs/>
        </w:rPr>
        <w:t>k</w:t>
      </w:r>
      <w:r w:rsidR="0015719C">
        <w:t xml:space="preserve"> at time period </w:t>
      </w:r>
      <w:r w:rsidR="0015719C" w:rsidRPr="00126373">
        <w:rPr>
          <w:i/>
          <w:iCs/>
        </w:rPr>
        <w:t>l</w:t>
      </w:r>
      <w:r w:rsidR="0015719C">
        <w:t xml:space="preserve"> </w:t>
      </w:r>
      <w:r>
        <w:t xml:space="preserve">to </w:t>
      </w:r>
      <w:r w:rsidR="00767225">
        <w:t xml:space="preserve">its </w:t>
      </w:r>
      <w:r>
        <w:t>overall effect</w:t>
      </w:r>
      <w:r w:rsidR="00767225">
        <w:t xml:space="preserve"> on pinyon jay abundance. L</w:t>
      </w:r>
      <w:r>
        <w:t xml:space="preserve">arger values of </w:t>
      </w:r>
      <w:r w:rsidR="00767225">
        <w:t xml:space="preserve">a particular </w:t>
      </w:r>
      <w:r>
        <w:t xml:space="preserve">weight </w:t>
      </w:r>
      <w:r w:rsidR="0015719C">
        <w:t>denote higher</w:t>
      </w:r>
      <w:r>
        <w:t xml:space="preserve"> importance of that season or year to that covariate effect. </w:t>
      </w:r>
      <w:r w:rsidR="001C0B34">
        <w:t xml:space="preserve">We are particularly interested in the temporal relationships between jay abundance and pinyon seed availability; </w:t>
      </w:r>
      <w:r w:rsidR="00C21ACB">
        <w:t>high</w:t>
      </w:r>
      <w:r w:rsidR="001C0B34">
        <w:t xml:space="preserve"> weights for </w:t>
      </w:r>
      <w:r w:rsidR="00C21ACB">
        <w:t xml:space="preserve">time periods denoted by </w:t>
      </w:r>
      <w:r w:rsidR="00C21ACB" w:rsidRPr="007C026E">
        <w:rPr>
          <w:i/>
          <w:iCs/>
        </w:rPr>
        <w:t>l</w:t>
      </w:r>
      <w:r w:rsidR="00C21ACB">
        <w:t xml:space="preserve"> = +1 or </w:t>
      </w:r>
      <w:r w:rsidR="00C21ACB" w:rsidRPr="007C026E">
        <w:rPr>
          <w:i/>
          <w:iCs/>
        </w:rPr>
        <w:t>l</w:t>
      </w:r>
      <w:r w:rsidR="00C21ACB">
        <w:t xml:space="preserve"> =  +2, </w:t>
      </w:r>
      <w:r w:rsidR="00C21ACB" w:rsidRPr="007C026E">
        <w:rPr>
          <w:i/>
          <w:iCs/>
        </w:rPr>
        <w:t>w</w:t>
      </w:r>
      <w:r w:rsidR="00C21ACB" w:rsidRPr="007C026E">
        <w:rPr>
          <w:i/>
          <w:iCs/>
          <w:vertAlign w:val="subscript"/>
        </w:rPr>
        <w:t>k</w:t>
      </w:r>
      <w:r w:rsidR="00C21ACB" w:rsidRPr="007C026E">
        <w:rPr>
          <w:vertAlign w:val="subscript"/>
        </w:rPr>
        <w:t>,+1</w:t>
      </w:r>
      <w:r w:rsidR="00C21ACB">
        <w:t xml:space="preserve"> and/or </w:t>
      </w:r>
      <w:r w:rsidR="00C21ACB" w:rsidRPr="007C026E">
        <w:rPr>
          <w:i/>
          <w:iCs/>
        </w:rPr>
        <w:t>w</w:t>
      </w:r>
      <w:r w:rsidR="00C21ACB" w:rsidRPr="007C026E">
        <w:rPr>
          <w:i/>
          <w:iCs/>
          <w:vertAlign w:val="subscript"/>
        </w:rPr>
        <w:t>k</w:t>
      </w:r>
      <w:r w:rsidR="00C21ACB" w:rsidRPr="007C026E">
        <w:rPr>
          <w:vertAlign w:val="subscript"/>
        </w:rPr>
        <w:t>+2</w:t>
      </w:r>
      <w:r w:rsidR="00C21ACB">
        <w:t xml:space="preserve">, would support a strong anticipatory response, a high weight for </w:t>
      </w:r>
      <w:r w:rsidR="00C21ACB" w:rsidRPr="007C026E">
        <w:rPr>
          <w:i/>
          <w:iCs/>
        </w:rPr>
        <w:t>w</w:t>
      </w:r>
      <w:r w:rsidR="00C21ACB" w:rsidRPr="007C026E">
        <w:rPr>
          <w:i/>
          <w:iCs/>
          <w:vertAlign w:val="subscript"/>
        </w:rPr>
        <w:t>k</w:t>
      </w:r>
      <w:r w:rsidR="00C21ACB" w:rsidRPr="007C026E">
        <w:rPr>
          <w:vertAlign w:val="subscript"/>
        </w:rPr>
        <w:t>,-1</w:t>
      </w:r>
      <w:r w:rsidR="00C21ACB">
        <w:t xml:space="preserve"> would support a strong immediate response, and high weights for </w:t>
      </w:r>
      <w:r w:rsidR="00C21ACB" w:rsidRPr="007C026E">
        <w:rPr>
          <w:i/>
          <w:iCs/>
        </w:rPr>
        <w:t>w</w:t>
      </w:r>
      <w:r w:rsidR="00C21ACB" w:rsidRPr="007C026E">
        <w:rPr>
          <w:i/>
          <w:iCs/>
          <w:vertAlign w:val="subscript"/>
        </w:rPr>
        <w:t>k</w:t>
      </w:r>
      <w:r w:rsidR="00C21ACB" w:rsidRPr="007C026E">
        <w:rPr>
          <w:vertAlign w:val="subscript"/>
        </w:rPr>
        <w:t>,-2</w:t>
      </w:r>
      <w:r w:rsidR="00C21ACB">
        <w:t xml:space="preserve"> and/or </w:t>
      </w:r>
      <w:r w:rsidR="00C21ACB" w:rsidRPr="007C026E">
        <w:rPr>
          <w:i/>
          <w:iCs/>
        </w:rPr>
        <w:t>w</w:t>
      </w:r>
      <w:r w:rsidR="00C21ACB" w:rsidRPr="007C026E">
        <w:rPr>
          <w:i/>
          <w:iCs/>
          <w:vertAlign w:val="subscript"/>
        </w:rPr>
        <w:t>k</w:t>
      </w:r>
      <w:r w:rsidR="00C21ACB" w:rsidRPr="007C026E">
        <w:rPr>
          <w:vertAlign w:val="subscript"/>
        </w:rPr>
        <w:t>,-3</w:t>
      </w:r>
      <w:r w:rsidR="00C21ACB">
        <w:t xml:space="preserve"> would be suggestive of a delay</w:t>
      </w:r>
      <w:r w:rsidR="00BE7379">
        <w:t>ed</w:t>
      </w:r>
      <w:r w:rsidR="00C21ACB">
        <w:t xml:space="preserve"> response to cones.</w:t>
      </w:r>
    </w:p>
    <w:p w14:paraId="3A8F25BD" w14:textId="29B3F3E3" w:rsidR="00B24923" w:rsidRPr="00B24923" w:rsidRDefault="00C21ACB" w:rsidP="007C026E">
      <w:pPr>
        <w:pStyle w:val="FirstParagraph"/>
        <w:spacing w:before="0" w:after="0"/>
        <w:ind w:firstLine="720"/>
      </w:pPr>
      <w:r>
        <w:t xml:space="preserve">As depicted in Equation (4), we </w:t>
      </w:r>
      <w:r w:rsidR="00332E9D">
        <w:t>also considered interactions between seed (cone) abundance</w:t>
      </w:r>
      <w:r w:rsidR="00C01E47">
        <w:t xml:space="preserve"> (</w:t>
      </w:r>
      <w:r w:rsidR="00C01E47" w:rsidRPr="007C026E">
        <w:rPr>
          <w:i/>
          <w:iCs/>
        </w:rPr>
        <w:t>Z</w:t>
      </w:r>
      <w:r w:rsidR="00C01E47" w:rsidRPr="007C026E">
        <w:rPr>
          <w:vertAlign w:val="subscript"/>
        </w:rPr>
        <w:t>1</w:t>
      </w:r>
      <w:r w:rsidR="00C01E47">
        <w:t>)</w:t>
      </w:r>
      <w:r w:rsidR="00332E9D">
        <w:t xml:space="preserve"> and all other covariates</w:t>
      </w:r>
      <w:r w:rsidR="00C01E47">
        <w:t>,</w:t>
      </w:r>
      <w:r w:rsidR="00B36970">
        <w:t xml:space="preserve"> including</w:t>
      </w:r>
      <w:r w:rsidR="00C01E47">
        <w:t xml:space="preserve"> </w:t>
      </w:r>
      <w:r w:rsidR="00332E9D">
        <w:t>monsoonality</w:t>
      </w:r>
      <w:r w:rsidR="00C01E47">
        <w:t xml:space="preserve"> (</w:t>
      </w:r>
      <w:r w:rsidR="00C01E47" w:rsidRPr="007C026E">
        <w:rPr>
          <w:i/>
          <w:iCs/>
        </w:rPr>
        <w:t>X</w:t>
      </w:r>
      <w:r w:rsidR="00C01E47" w:rsidRPr="007C026E">
        <w:rPr>
          <w:vertAlign w:val="subscript"/>
        </w:rPr>
        <w:t>1</w:t>
      </w:r>
      <w:r w:rsidR="00C01E47">
        <w:t>)</w:t>
      </w:r>
      <w:r w:rsidR="00332E9D">
        <w:t xml:space="preserve">, </w:t>
      </w:r>
      <w:r w:rsidR="00C01E47">
        <w:t>pinyon BA (</w:t>
      </w:r>
      <w:r w:rsidR="00C01E47" w:rsidRPr="007C026E">
        <w:rPr>
          <w:i/>
          <w:iCs/>
        </w:rPr>
        <w:t>X</w:t>
      </w:r>
      <w:r w:rsidR="00C01E47" w:rsidRPr="007C026E">
        <w:rPr>
          <w:vertAlign w:val="subscript"/>
        </w:rPr>
        <w:t>2</w:t>
      </w:r>
      <w:r w:rsidR="00C01E47">
        <w:t xml:space="preserve">), </w:t>
      </w:r>
      <w:r w:rsidR="00332E9D">
        <w:t>maximum temperature</w:t>
      </w:r>
      <w:r w:rsidR="00C01E47">
        <w:t xml:space="preserve"> (</w:t>
      </w:r>
      <w:r w:rsidR="00C01E47" w:rsidRPr="007C026E">
        <w:rPr>
          <w:i/>
          <w:iCs/>
        </w:rPr>
        <w:t>Z</w:t>
      </w:r>
      <w:r w:rsidR="00C01E47" w:rsidRPr="007C026E">
        <w:rPr>
          <w:vertAlign w:val="subscript"/>
        </w:rPr>
        <w:t>2</w:t>
      </w:r>
      <w:r w:rsidR="00C01E47">
        <w:t>)</w:t>
      </w:r>
      <w:r w:rsidR="00332E9D">
        <w:t>, and precipitation</w:t>
      </w:r>
      <w:r w:rsidR="00C01E47">
        <w:t xml:space="preserve"> (</w:t>
      </w:r>
      <w:r w:rsidR="00C01E47" w:rsidRPr="007C026E">
        <w:rPr>
          <w:i/>
          <w:iCs/>
        </w:rPr>
        <w:t>Z</w:t>
      </w:r>
      <w:r w:rsidR="00C01E47" w:rsidRPr="007C026E">
        <w:rPr>
          <w:vertAlign w:val="subscript"/>
        </w:rPr>
        <w:t>3</w:t>
      </w:r>
      <w:r w:rsidR="00332E9D">
        <w:t>)</w:t>
      </w:r>
      <w:r>
        <w:t xml:space="preserve">. This allowed us to evaluate </w:t>
      </w:r>
      <w:r w:rsidR="00332E9D">
        <w:t xml:space="preserve">how the relationship </w:t>
      </w:r>
      <w:r>
        <w:t xml:space="preserve">between </w:t>
      </w:r>
      <w:r w:rsidR="007C330C">
        <w:t xml:space="preserve">pinyon jay abundance and </w:t>
      </w:r>
      <w:r>
        <w:t>pinyon seed production</w:t>
      </w:r>
      <w:r w:rsidR="00332E9D">
        <w:t xml:space="preserve"> is mediated by other </w:t>
      </w:r>
      <w:r w:rsidR="00F83FC2">
        <w:t xml:space="preserve">habitat and climate </w:t>
      </w:r>
      <w:r w:rsidR="007C330C">
        <w:t xml:space="preserve">factors </w:t>
      </w:r>
      <w:r w:rsidR="00332E9D">
        <w:t xml:space="preserve">related to </w:t>
      </w:r>
      <w:r w:rsidR="007C330C">
        <w:t xml:space="preserve">pinyon </w:t>
      </w:r>
      <w:r w:rsidR="00332E9D">
        <w:t>seed reliability and alternative food resources</w:t>
      </w:r>
      <w:r w:rsidR="00F83FC2">
        <w:t>.</w:t>
      </w:r>
      <w:r w:rsidR="00B24923">
        <w:t xml:space="preserve"> We </w:t>
      </w:r>
      <w:r>
        <w:t>assigned relativ</w:t>
      </w:r>
      <w:r w:rsidRPr="00C01E47">
        <w:t>ely vague normal priors to the intercept (</w:t>
      </w:r>
      <w:r w:rsidRPr="00C01E47">
        <w:sym w:font="Symbol" w:char="F061"/>
      </w:r>
      <w:r w:rsidRPr="007C026E">
        <w:rPr>
          <w:vertAlign w:val="subscript"/>
        </w:rPr>
        <w:t>0</w:t>
      </w:r>
      <w:r w:rsidRPr="00C01E47">
        <w:t xml:space="preserve">) and </w:t>
      </w:r>
      <w:r w:rsidR="00B24923" w:rsidRPr="00C01E47">
        <w:t>al</w:t>
      </w:r>
      <w:r w:rsidRPr="00C01E47">
        <w:t>l</w:t>
      </w:r>
      <w:r w:rsidR="00B24923" w:rsidRPr="00C01E47">
        <w:t xml:space="preserve"> coefficients </w:t>
      </w:r>
      <w:r w:rsidRPr="00C01E47">
        <w:t>(</w:t>
      </w:r>
      <w:r w:rsidR="00B24923" w:rsidRPr="00C01E47">
        <w:t>covariate effects</w:t>
      </w:r>
      <w:r w:rsidRPr="00C01E47">
        <w:t xml:space="preserve">; </w:t>
      </w:r>
      <w:r w:rsidRPr="00C01E47">
        <w:sym w:font="Symbol" w:char="F061"/>
      </w:r>
      <w:r w:rsidR="00C01E47" w:rsidRPr="00C01E47">
        <w:rPr>
          <w:vertAlign w:val="subscript"/>
        </w:rPr>
        <w:t xml:space="preserve">1, </w:t>
      </w:r>
      <w:r w:rsidR="00C01E47" w:rsidRPr="007C026E">
        <w:sym w:font="Symbol" w:char="F061"/>
      </w:r>
      <w:r w:rsidR="00C01E47" w:rsidRPr="00C01E47">
        <w:rPr>
          <w:vertAlign w:val="subscript"/>
        </w:rPr>
        <w:t xml:space="preserve">1, …, </w:t>
      </w:r>
      <w:r w:rsidR="00C01E47" w:rsidRPr="007C026E">
        <w:sym w:font="Symbol" w:char="F061"/>
      </w:r>
      <w:r w:rsidR="00C01E47">
        <w:rPr>
          <w:vertAlign w:val="subscript"/>
        </w:rPr>
        <w:t>9</w:t>
      </w:r>
      <w:r>
        <w:t>)</w:t>
      </w:r>
      <w:r w:rsidR="00B36970">
        <w:t xml:space="preserve"> in Equation (4)</w:t>
      </w:r>
      <w:r w:rsidR="00B24923">
        <w:t xml:space="preserve">.  </w:t>
      </w:r>
    </w:p>
    <w:p w14:paraId="2529C2CA" w14:textId="20976116" w:rsidR="008F6A89" w:rsidRDefault="00B24923" w:rsidP="007C026E">
      <w:pPr>
        <w:pStyle w:val="BodyText"/>
        <w:spacing w:before="0" w:after="0"/>
        <w:ind w:firstLine="720"/>
      </w:pPr>
      <w:r>
        <w:t>Finally, b</w:t>
      </w:r>
      <w:r w:rsidR="00332E9D">
        <w:t xml:space="preserve">ecause </w:t>
      </w:r>
      <w:r w:rsidR="00F83FC2">
        <w:t>sample polygons</w:t>
      </w:r>
      <w:r w:rsidR="00332E9D">
        <w:t xml:space="preserve"> sometimes covered more than one 4</w:t>
      </w:r>
      <w:r w:rsidR="007C330C">
        <w:t xml:space="preserve"> km </w:t>
      </w:r>
      <w:r w:rsidR="007C330C">
        <w:sym w:font="Symbol" w:char="F0B4"/>
      </w:r>
      <w:r w:rsidR="007C330C">
        <w:t xml:space="preserve"> </w:t>
      </w:r>
      <w:r w:rsidR="00332E9D">
        <w:t>4 km grid cell, we determined the percent of a</w:t>
      </w:r>
      <w:r w:rsidR="00A065AD">
        <w:t xml:space="preserve"> sample polygon</w:t>
      </w:r>
      <w:r w:rsidR="00332E9D">
        <w:t xml:space="preserve"> covering each grid cell and then calculated weighted average</w:t>
      </w:r>
      <w:r w:rsidR="00C01E47">
        <w:t>s of the</w:t>
      </w:r>
      <w:r w:rsidR="00332E9D">
        <w:t xml:space="preserve"> covariate values based on the covariate values of all </w:t>
      </w:r>
      <w:r w:rsidR="007C330C">
        <w:t xml:space="preserve">overlapping grid </w:t>
      </w:r>
      <w:r w:rsidR="00332E9D">
        <w:t xml:space="preserve">cells </w:t>
      </w:r>
      <w:r w:rsidR="007C330C">
        <w:t xml:space="preserve">multiplied by </w:t>
      </w:r>
      <w:r w:rsidR="00332E9D">
        <w:t xml:space="preserve">the percent of the </w:t>
      </w:r>
      <w:r w:rsidR="00F83FC2">
        <w:t>sample polygons</w:t>
      </w:r>
      <w:r w:rsidR="00332E9D">
        <w:t xml:space="preserve"> overlapping that cell. On average, </w:t>
      </w:r>
      <w:r w:rsidR="00F83FC2">
        <w:lastRenderedPageBreak/>
        <w:t>polygons</w:t>
      </w:r>
      <w:r w:rsidR="00332E9D">
        <w:t xml:space="preserve"> </w:t>
      </w:r>
      <w:r w:rsidR="007C330C">
        <w:t xml:space="preserve">overlapped approximately two (mean = </w:t>
      </w:r>
      <w:r w:rsidR="00332E9D">
        <w:t xml:space="preserve">2.13 </w:t>
      </w:r>
      <w:r w:rsidR="007C330C">
        <w:sym w:font="Symbol" w:char="F0B1"/>
      </w:r>
      <w:r w:rsidR="00332E9D">
        <w:t xml:space="preserve"> 0.01</w:t>
      </w:r>
      <w:r w:rsidR="007C330C">
        <w:t xml:space="preserve"> s.e.)</w:t>
      </w:r>
      <w:r w:rsidR="00332E9D">
        <w:t xml:space="preserve"> grid cells, with a minimum of one grid </w:t>
      </w:r>
      <w:r w:rsidR="007C330C">
        <w:t xml:space="preserve">cell </w:t>
      </w:r>
      <w:r w:rsidR="00332E9D">
        <w:t xml:space="preserve">and a maximum of nine </w:t>
      </w:r>
      <w:r w:rsidR="007C330C">
        <w:t xml:space="preserve">cells </w:t>
      </w:r>
      <w:r w:rsidR="00332E9D">
        <w:t xml:space="preserve">for a single </w:t>
      </w:r>
      <w:r w:rsidR="00F83FC2">
        <w:t>polygon</w:t>
      </w:r>
      <w:r w:rsidR="00332E9D">
        <w:t>.</w:t>
      </w:r>
    </w:p>
    <w:p w14:paraId="4E227FF8" w14:textId="7044D824" w:rsidR="008F6A89" w:rsidRDefault="00332E9D" w:rsidP="0043636C">
      <w:pPr>
        <w:pStyle w:val="Heading3"/>
        <w:spacing w:before="180" w:after="180" w:line="480" w:lineRule="auto"/>
      </w:pPr>
      <w:bookmarkStart w:id="105" w:name="Xbdd7eae3a7324731b0bcf4a544447a868577823"/>
      <w:bookmarkEnd w:id="104"/>
      <w:r>
        <w:t>2</w:t>
      </w:r>
      <w:r w:rsidR="00B24923">
        <w:t>.4</w:t>
      </w:r>
      <w:r>
        <w:t xml:space="preserve"> Model implementation, convergence, and diagnostics</w:t>
      </w:r>
    </w:p>
    <w:p w14:paraId="7DF38A79" w14:textId="6D83D9A1" w:rsidR="008F6A89" w:rsidRDefault="00332E9D" w:rsidP="00D91440">
      <w:pPr>
        <w:pStyle w:val="FirstParagraph"/>
        <w:spacing w:before="0" w:after="0"/>
        <w:ind w:firstLine="720"/>
      </w:pPr>
      <w:r>
        <w:t xml:space="preserve">We implemented </w:t>
      </w:r>
      <w:r w:rsidR="007C330C">
        <w:t xml:space="preserve">the above </w:t>
      </w:r>
      <w:r>
        <w:t>model in the Bayesian software JAGS</w:t>
      </w:r>
      <w:r w:rsidR="00D52D77">
        <w:t xml:space="preserve"> </w:t>
      </w:r>
      <w:r w:rsidR="00D52D77">
        <w:fldChar w:fldCharType="begin"/>
      </w:r>
      <w:r w:rsidR="00925D18">
        <w:instrText xml:space="preserve"> ADDIN ZOTERO_ITEM CSL_CITATION {"citationID":"TZ9juuFg","properties":{"formattedCitation":"(Plummer, 2003)","plainCitation":"(Plummer, 2003)","dontUpdate":true,"noteIndex":0},"citationItems":[{"id":2379,"uris":["http://zotero.org/users/6391447/items/9RSFP5EG"],"itemData":{"id":2379,"type":"article-journal","container-title":"Proceedings of the 3rd international workshop on distributed statistical computing","issue":"125.10","title":"JAGS: A program for analysis of Bayesian graphical models using Gibbs sampling","volume":"124","author":[{"family":"Plummer","given":"Martyn"}],"issued":{"date-parts":[["2003"]]}}}],"schema":"https://github.com/citation-style-language/schema/raw/master/csl-citation.json"} </w:instrText>
      </w:r>
      <w:r w:rsidR="00D52D77">
        <w:fldChar w:fldCharType="separate"/>
      </w:r>
      <w:r w:rsidR="00D52D77">
        <w:rPr>
          <w:noProof/>
        </w:rPr>
        <w:t>(Plummer, 2003, version 4.3.0)</w:t>
      </w:r>
      <w:r w:rsidR="00D52D77">
        <w:fldChar w:fldCharType="end"/>
      </w:r>
      <w:r>
        <w:t xml:space="preserve"> using R</w:t>
      </w:r>
      <w:r w:rsidR="00D52D77">
        <w:t xml:space="preserve"> </w:t>
      </w:r>
      <w:r w:rsidR="00D52D77">
        <w:fldChar w:fldCharType="begin"/>
      </w:r>
      <w:r w:rsidR="00925D18">
        <w:instrText xml:space="preserve"> ADDIN ZOTERO_ITEM CSL_CITATION {"citationID":"U3P1MDVz","properties":{"formattedCitation":"(R Core Team, 2020)","plainCitation":"(R Core Team, 2020)","dontUpdate":true,"noteIndex":0},"citationItems":[{"id":104,"uris":["http://zotero.org/users/6391447/items/V7TK7J44"],"itemData":{"id":104,"type":"software","event-place":"Vienna, Austria","publisher":"R Foundation for Statistical Computing","publisher-place":"Vienna, Austria","title":"R: A language and environment for statistical computing","URL":"https://www.R-project.org/","author":[{"family":"R Core Team","given":""}],"issued":{"date-parts":[["2020"]]}}}],"schema":"https://github.com/citation-style-language/schema/raw/master/csl-citation.json"} </w:instrText>
      </w:r>
      <w:r w:rsidR="00D52D77">
        <w:fldChar w:fldCharType="separate"/>
      </w:r>
      <w:r w:rsidR="00D52D77">
        <w:rPr>
          <w:noProof/>
        </w:rPr>
        <w:t>(R Core Team, 2020, version 4.5.1)</w:t>
      </w:r>
      <w:r w:rsidR="00D52D77">
        <w:fldChar w:fldCharType="end"/>
      </w:r>
      <w:r>
        <w:t xml:space="preserve"> and the jagsUI wrapper package</w:t>
      </w:r>
      <w:r w:rsidR="00D52D77">
        <w:t xml:space="preserve"> </w:t>
      </w:r>
      <w:r w:rsidR="00D52D77">
        <w:fldChar w:fldCharType="begin"/>
      </w:r>
      <w:r w:rsidR="00925D18">
        <w:instrText xml:space="preserve"> ADDIN ZOTERO_ITEM CSL_CITATION {"citationID":"J4TKAO6M","properties":{"formattedCitation":"(Kellner, 2021)","plainCitation":"(Kellner, 2021)","dontUpdate":true,"noteIndex":0},"citationItems":[{"id":2380,"uris":["http://zotero.org/users/6391447/items/3FKABM4L"],"itemData":{"id":2380,"type":"software","genre":"R","title":"jagsUI: a wrapper around 'rjags' to streamline JAGS analyses","URL":"https://CRAN.R-project.org/package=jagsUI","version":"1.5.2","author":[{"family":"Kellner","given":"K"}],"issued":{"date-parts":[["2021"]]}}}],"schema":"https://github.com/citation-style-language/schema/raw/master/csl-citation.json"} </w:instrText>
      </w:r>
      <w:r w:rsidR="00D52D77">
        <w:fldChar w:fldCharType="separate"/>
      </w:r>
      <w:r w:rsidR="00D52D77">
        <w:rPr>
          <w:noProof/>
        </w:rPr>
        <w:t>(Kellner, 2021, version 1.6.2)</w:t>
      </w:r>
      <w:r w:rsidR="00D52D77">
        <w:fldChar w:fldCharType="end"/>
      </w:r>
      <w:r>
        <w:t xml:space="preserve">. </w:t>
      </w:r>
      <w:r w:rsidR="00E927E5">
        <w:t xml:space="preserve">JAGS uses Markov chain Monte Carlo (MCMC) methods to sample from the joint posterior distribution of the model parameters. </w:t>
      </w:r>
      <w:r w:rsidR="49B9E889">
        <w:t xml:space="preserve">We initially </w:t>
      </w:r>
      <w:r w:rsidR="007C330C">
        <w:t xml:space="preserve">simulated </w:t>
      </w:r>
      <w:r w:rsidR="49B9E889">
        <w:t>4000 samples</w:t>
      </w:r>
      <w:r w:rsidR="007C330C">
        <w:t xml:space="preserve"> </w:t>
      </w:r>
      <w:r w:rsidR="00E927E5">
        <w:t xml:space="preserve">for three parallel MCMC sequences </w:t>
      </w:r>
      <w:r w:rsidR="007C330C">
        <w:t xml:space="preserve">to </w:t>
      </w:r>
      <w:r w:rsidR="49B9E889">
        <w:t xml:space="preserve">determine </w:t>
      </w:r>
      <w:r w:rsidR="007C330C">
        <w:t xml:space="preserve">the number of </w:t>
      </w:r>
      <w:r w:rsidR="49B9E889">
        <w:t xml:space="preserve">iterations </w:t>
      </w:r>
      <w:r w:rsidR="007C330C">
        <w:t xml:space="preserve">(samples) </w:t>
      </w:r>
      <w:r w:rsidR="49B9E889">
        <w:t xml:space="preserve">needed to </w:t>
      </w:r>
      <w:r w:rsidR="007C330C">
        <w:t xml:space="preserve">sufficiently sample from the </w:t>
      </w:r>
      <w:r w:rsidR="7F77728F">
        <w:t>posterior</w:t>
      </w:r>
      <w:r w:rsidR="00E927E5">
        <w:t xml:space="preserve"> based on</w:t>
      </w:r>
      <w:r w:rsidR="7F77728F">
        <w:t xml:space="preserve"> the Raftery diagnostic </w:t>
      </w:r>
      <w:r w:rsidR="0084104D">
        <w:fldChar w:fldCharType="begin"/>
      </w:r>
      <w:r w:rsidR="0084104D">
        <w:instrText xml:space="preserve"> ADDIN ZOTERO_ITEM CSL_CITATION {"citationID":"plsHxVHs","properties":{"formattedCitation":"(Raftery &amp; Lewis, 1995)","plainCitation":"(Raftery &amp; Lewis, 1995)","noteIndex":0},"citationItems":[{"id":2378,"uris":["http://zotero.org/users/6391447/items/JLZKIT24"],"itemData":{"id":2378,"type":"chapter","container-title":"Practical Markov Chain Monte Carlo","event-place":"London, U.K.","publisher":"Chapman and Hall","publisher-place":"London, U.K.","title":"The number of iterations, convergence diagnostics and generic Netropolis algorithms","author":[{"family":"Raftery","given":"A.E."},{"family":"Lewis","given":"S.M."}],"issued":{"date-parts":[["1995"]]}}}],"schema":"https://github.com/citation-style-language/schema/raw/master/csl-citation.json"} </w:instrText>
      </w:r>
      <w:r w:rsidR="0084104D">
        <w:fldChar w:fldCharType="separate"/>
      </w:r>
      <w:r w:rsidR="7F77728F">
        <w:rPr>
          <w:noProof/>
        </w:rPr>
        <w:t>(Raftery &amp; Lewis, 1995)</w:t>
      </w:r>
      <w:r w:rsidR="0084104D">
        <w:fldChar w:fldCharType="end"/>
      </w:r>
      <w:r w:rsidR="00E927E5">
        <w:t>, and we</w:t>
      </w:r>
      <w:r w:rsidR="7F77728F">
        <w:t xml:space="preserve"> </w:t>
      </w:r>
      <w:r w:rsidR="49B9E889">
        <w:t xml:space="preserve">re-ran </w:t>
      </w:r>
      <w:r w:rsidR="007C330C">
        <w:t xml:space="preserve">the </w:t>
      </w:r>
      <w:r w:rsidR="49B9E889">
        <w:t xml:space="preserve">model </w:t>
      </w:r>
      <w:r w:rsidR="007C330C">
        <w:t>to obtain a sufficient number of</w:t>
      </w:r>
      <w:r w:rsidR="49B9E889">
        <w:t xml:space="preserve"> iterations</w:t>
      </w:r>
      <w:r w:rsidR="007C330C">
        <w:t xml:space="preserve">. We qualitatively assessed convergence of the MCMC sequences by inspecting history and autocorrelation plots generated with the mcmcplots package </w:t>
      </w:r>
      <w:r w:rsidR="007C330C">
        <w:fldChar w:fldCharType="begin"/>
      </w:r>
      <w:r w:rsidR="007C330C">
        <w:instrText xml:space="preserve"> ADDIN ZOTERO_ITEM CSL_CITATION {"citationID":"eoEaHWxj","properties":{"formattedCitation":"(Curtis, 2010)","plainCitation":"(Curtis, 2010)","dontUpdate":true,"noteIndex":0},"citationItems":[{"id":2742,"uris":["http://zotero.org/users/6391447/items/J9AIIYIQ"],"itemData":{"id":2742,"type":"dataset","abstract":"Functions for convenient plotting and viewing of MCMC output.","DOI":"10.32614/CRAN.package.mcmcplots","language":"en","note":"Institution: Comprehensive R Archive Network\npage: 0.4.3","source":"DOI.org (Crossref)","title":"mcmcplots: Create Plots from MCMC Output","title-short":"mcmcplots","URL":"https://CRAN.R-project.org/package=mcmcplots","author":[{"family":"Curtis","given":"S. McKay"}],"accessed":{"date-parts":[["2025",2,24]]},"issued":{"date-parts":[["2010",7,6]]}}}],"schema":"https://github.com/citation-style-language/schema/raw/master/csl-citation.json"} </w:instrText>
      </w:r>
      <w:r w:rsidR="007C330C">
        <w:fldChar w:fldCharType="separate"/>
      </w:r>
      <w:r w:rsidR="007C330C">
        <w:rPr>
          <w:noProof/>
        </w:rPr>
        <w:t>(Curtis, 2010, version 0.4.3)</w:t>
      </w:r>
      <w:r w:rsidR="007C330C">
        <w:fldChar w:fldCharType="end"/>
      </w:r>
      <w:r w:rsidR="007C330C">
        <w:t xml:space="preserve">. We quantitatively evaluated convergence using </w:t>
      </w:r>
      <w:r w:rsidR="49B9E889">
        <w:t>the raftery.diag function in the coda package</w:t>
      </w:r>
      <w:r w:rsidR="3ECA0B4A">
        <w:t xml:space="preserve"> </w:t>
      </w:r>
      <w:r w:rsidR="00D67E4C">
        <w:fldChar w:fldCharType="begin"/>
      </w:r>
      <w:r w:rsidR="004D1644">
        <w:instrText xml:space="preserve"> ADDIN ZOTERO_ITEM CSL_CITATION {"citationID":"BH742N9I","properties":{"formattedCitation":"(Plummer et al., 1999)","plainCitation":"(Plummer et al., 1999)","dontUpdate":true,"noteIndex":0},"citationItems":[{"id":2741,"uris":["http://zotero.org/users/6391447/items/G5FC7FXU"],"itemData":{"id":2741,"type":"dataset","abstract":"Provides functions for summarizing and plotting the output from Markov Chain Monte Carlo (MCMC) simulations, as well as diagnostic tests of convergence to the equilibrium distribution of the Markov chain.","DOI":"10.32614/CRAN.package.coda","language":"en","note":"Institution: Comprehensive R Archive Network\npage: 0.19-4.1","source":"DOI.org (Crossref)","title":"coda: Output Analysis and Diagnostics for MCMC","title-short":"coda","URL":"https://CRAN.R-project.org/package=coda","author":[{"family":"Plummer","given":"Martyn"},{"family":"Best","given":"Nicky"},{"family":"Cowles","given":"Kate"},{"family":"Vines","given":"Karen"},{"family":"Sarkar","given":"Deepayan"},{"family":"Bates","given":"Douglas"},{"family":"Almond","given":"Russell"},{"family":"Magnusson","given":"Arni"}],"accessed":{"date-parts":[["2025",2,24]]},"issued":{"date-parts":[["1999",6,4]]}}}],"schema":"https://github.com/citation-style-language/schema/raw/master/csl-citation.json"} </w:instrText>
      </w:r>
      <w:r w:rsidR="00D67E4C">
        <w:fldChar w:fldCharType="separate"/>
      </w:r>
      <w:r w:rsidR="3ECA0B4A">
        <w:rPr>
          <w:noProof/>
        </w:rPr>
        <w:t>(Plummer et al., 1999, version 0.19.4.1)</w:t>
      </w:r>
      <w:r w:rsidR="00D67E4C">
        <w:fldChar w:fldCharType="end"/>
      </w:r>
      <w:r w:rsidR="007C330C">
        <w:t xml:space="preserve">; the MCMC sequences were </w:t>
      </w:r>
      <w:r w:rsidR="00EA3AE6">
        <w:t xml:space="preserve">deemed to have converged if the </w:t>
      </w:r>
      <w:r w:rsidR="49B9E889">
        <w:t>Gelman-</w:t>
      </w:r>
      <w:r w:rsidR="00B36970">
        <w:t xml:space="preserve">Rubin </w:t>
      </w:r>
      <w:r w:rsidR="49B9E889">
        <w:t xml:space="preserve">statistic, </w:t>
      </w:r>
      <m:oMath>
        <m:acc>
          <m:accPr>
            <m:ctrlPr>
              <w:rPr>
                <w:rFonts w:ascii="Cambria Math" w:hAnsi="Cambria Math"/>
              </w:rPr>
            </m:ctrlPr>
          </m:accPr>
          <m:e>
            <m:r>
              <w:rPr>
                <w:rFonts w:ascii="Cambria Math" w:hAnsi="Cambria Math"/>
              </w:rPr>
              <m:t>R</m:t>
            </m:r>
          </m:e>
        </m:acc>
      </m:oMath>
      <w:r w:rsidR="49B9E889">
        <w:t>, for all root nodes in the model</w:t>
      </w:r>
      <w:r w:rsidR="00EA3AE6">
        <w:t xml:space="preserve"> was less than</w:t>
      </w:r>
      <w:r w:rsidR="49B9E889">
        <w:t xml:space="preserve"> 1.1 </w:t>
      </w:r>
      <w:r w:rsidR="0084104D">
        <w:fldChar w:fldCharType="begin"/>
      </w:r>
      <w:r w:rsidR="0084104D">
        <w:instrText xml:space="preserve"> ADDIN ZOTERO_ITEM CSL_CITATION {"citationID":"heDqza6f","properties":{"formattedCitation":"(Gelman &amp; Rubin, 1992)","plainCitation":"(Gelman &amp; Rubin, 1992)","noteIndex":0},"citationItems":[{"id":2743,"uris":["http://zotero.org/users/6391447/items/EFEP3P3V"],"itemData":{"id":2743,"type":"article-journal","container-title":"Statistical Science","DOI":"10.1214/ss/1177011136","ISSN":"0883-4237","issue":"4","journalAbbreviation":"Statist. Sci.","source":"DOI.org (Crossref)","title":"Inference from Iterative Simulation Using Multiple Sequences","URL":"https://projecteuclid.org/journals/statistical-science/volume-7/issue-4/Inference-from-Iterative-Simulation-Using-Multiple-Sequences/10.1214/ss/1177011136.full","volume":"7","author":[{"family":"Gelman","given":"Andrew"},{"family":"Rubin","given":"Donald B."}],"accessed":{"date-parts":[["2025",2,24]]},"issued":{"date-parts":[["1992",11,1]]}}}],"schema":"https://github.com/citation-style-language/schema/raw/master/csl-citation.json"} </w:instrText>
      </w:r>
      <w:r w:rsidR="0084104D">
        <w:fldChar w:fldCharType="separate"/>
      </w:r>
      <w:r w:rsidR="7F77728F">
        <w:rPr>
          <w:noProof/>
        </w:rPr>
        <w:t>(Gelman &amp; Rubin, 1992)</w:t>
      </w:r>
      <w:r w:rsidR="0084104D">
        <w:fldChar w:fldCharType="end"/>
      </w:r>
      <w:r w:rsidR="49B9E889">
        <w:t>. We assessed model goodness-of-fit by comparing observed</w:t>
      </w:r>
      <w:r w:rsidR="00EA3AE6">
        <w:t xml:space="preserve"> eBird</w:t>
      </w:r>
      <w:r w:rsidR="49B9E889">
        <w:t xml:space="preserve"> count data to predicted count data based </w:t>
      </w:r>
      <w:r w:rsidR="00EA3AE6">
        <w:t xml:space="preserve">on simulating </w:t>
      </w:r>
      <w:r w:rsidR="00B36970">
        <w:t xml:space="preserve">“replicated” </w:t>
      </w:r>
      <w:r w:rsidR="00EA3AE6">
        <w:t xml:space="preserve">count data from the Binomial </w:t>
      </w:r>
      <w:r w:rsidR="00EA3AE6" w:rsidRPr="00201D20">
        <w:t xml:space="preserve">distribution in </w:t>
      </w:r>
      <w:r w:rsidR="00B36970">
        <w:t>E</w:t>
      </w:r>
      <w:r w:rsidR="00B36970" w:rsidRPr="00201D20">
        <w:t xml:space="preserve">quation </w:t>
      </w:r>
      <w:r w:rsidR="00E927E5">
        <w:t>(</w:t>
      </w:r>
      <w:r w:rsidR="00201D20">
        <w:t>1</w:t>
      </w:r>
      <w:r w:rsidR="00E927E5">
        <w:t>)</w:t>
      </w:r>
      <w:r w:rsidR="49B9E889">
        <w:t xml:space="preserve">. We verified the lack of spatial autocorrelation in observed data by examining </w:t>
      </w:r>
      <w:r w:rsidR="00EA3AE6">
        <w:t xml:space="preserve">spatial patterns, or the lack thereof, in the </w:t>
      </w:r>
      <w:r w:rsidR="49B9E889">
        <w:t>residual</w:t>
      </w:r>
      <w:r w:rsidR="00EA3AE6">
        <w:t xml:space="preserve">s (observed – predicted counts) </w:t>
      </w:r>
      <w:r w:rsidR="04F57F86">
        <w:t xml:space="preserve">within </w:t>
      </w:r>
      <w:r w:rsidR="00EA3AE6">
        <w:t xml:space="preserve">each </w:t>
      </w:r>
      <w:r w:rsidR="04F57F86">
        <w:t xml:space="preserve">year </w:t>
      </w:r>
      <w:r w:rsidR="00EA3AE6">
        <w:t>via</w:t>
      </w:r>
      <w:r w:rsidR="04F57F86">
        <w:t xml:space="preserve"> spline </w:t>
      </w:r>
      <w:r w:rsidR="00CE2CA1">
        <w:t>correlogram</w:t>
      </w:r>
      <w:r w:rsidR="00EA3AE6">
        <w:t>s</w:t>
      </w:r>
      <w:r w:rsidR="04F57F86">
        <w:t xml:space="preserve"> </w:t>
      </w:r>
      <w:r w:rsidR="00EA3AE6">
        <w:t xml:space="preserve">produced by </w:t>
      </w:r>
      <w:r w:rsidR="04F57F86">
        <w:t xml:space="preserve">the R package ncf </w:t>
      </w:r>
      <w:r w:rsidR="00DF16ED">
        <w:fldChar w:fldCharType="begin"/>
      </w:r>
      <w:r w:rsidR="004D1644">
        <w:instrText xml:space="preserve"> ADDIN ZOTERO_ITEM CSL_CITATION {"citationID":"suDKjiax","properties":{"formattedCitation":"(Bjornstad, 2008)","plainCitation":"(Bjornstad, 2008)","dontUpdate":true,"noteIndex":0},"citationItems":[{"id":2901,"uris":["http://zotero.org/users/6391447/items/GJAI95VD"],"itemData":{"id":2901,"type":"dataset","DOI":"10.32614/cran.package.ncf","note":"collection-title: CRAN: Contributed Packages","publisher":"The R Foundation","source":"Crossref","title":"ncf: Spatial Covariance Functions","title-short":"ncf","URL":"https://CRAN.R-project.org/package=ncf","author":[{"family":"Bjornstad","given":"Ottar N."}],"accessed":{"date-parts":[["2025",7,16]]},"issued":{"date-parts":[["2008",4,14]]}}}],"schema":"https://github.com/citation-style-language/schema/raw/master/csl-citation.json"} </w:instrText>
      </w:r>
      <w:r w:rsidR="00DF16ED">
        <w:fldChar w:fldCharType="separate"/>
      </w:r>
      <w:r w:rsidR="04F57F86">
        <w:rPr>
          <w:noProof/>
        </w:rPr>
        <w:t>(Bjornstad, 2008, version 1.3-2)</w:t>
      </w:r>
      <w:r w:rsidR="00DF16ED">
        <w:fldChar w:fldCharType="end"/>
      </w:r>
      <w:r w:rsidR="04F57F86">
        <w:t>.</w:t>
      </w:r>
    </w:p>
    <w:p w14:paraId="03142D63" w14:textId="77777777" w:rsidR="008F6A89" w:rsidRDefault="00332E9D" w:rsidP="00B24923">
      <w:pPr>
        <w:pStyle w:val="Heading3"/>
        <w:spacing w:before="180" w:after="180" w:line="480" w:lineRule="auto"/>
      </w:pPr>
      <w:bookmarkStart w:id="106" w:name="out-of-sample-model-validation"/>
      <w:bookmarkEnd w:id="105"/>
      <w:r>
        <w:lastRenderedPageBreak/>
        <w:t>2.6 Out of sample model validation</w:t>
      </w:r>
    </w:p>
    <w:p w14:paraId="381DD1F5" w14:textId="23F1E275" w:rsidR="008F6A89" w:rsidRDefault="49B9E889" w:rsidP="00D91440">
      <w:pPr>
        <w:pStyle w:val="FirstParagraph"/>
        <w:spacing w:before="0" w:after="0"/>
        <w:ind w:firstLine="720"/>
      </w:pPr>
      <w:r>
        <w:t xml:space="preserve">To evaluate </w:t>
      </w:r>
      <w:r w:rsidR="6357FDCA">
        <w:t>predictions</w:t>
      </w:r>
      <w:r w:rsidR="0CC47B1B">
        <w:t xml:space="preserve"> outside of</w:t>
      </w:r>
      <w:r w:rsidR="00EA3AE6">
        <w:t xml:space="preserve"> the</w:t>
      </w:r>
      <w:r w:rsidR="0CC47B1B">
        <w:t xml:space="preserve"> data used to </w:t>
      </w:r>
      <w:r w:rsidR="00EA3AE6">
        <w:t xml:space="preserve">fit </w:t>
      </w:r>
      <w:r w:rsidR="1487F245">
        <w:t>the model</w:t>
      </w:r>
      <w:r>
        <w:t>, we</w:t>
      </w:r>
      <w:r w:rsidR="00B24923">
        <w:t xml:space="preserve"> first removed the </w:t>
      </w:r>
      <w:r w:rsidR="00987616">
        <w:t>in-sample (</w:t>
      </w:r>
      <w:r w:rsidR="00796DA3">
        <w:t>“training”</w:t>
      </w:r>
      <w:r w:rsidR="00D712C3">
        <w:t xml:space="preserve">) </w:t>
      </w:r>
      <w:r w:rsidR="00B24923">
        <w:t xml:space="preserve">data </w:t>
      </w:r>
      <w:r w:rsidR="008338FA">
        <w:t xml:space="preserve">(22,295 checklists) </w:t>
      </w:r>
      <w:r w:rsidR="00B24923">
        <w:t xml:space="preserve">from the available eBird </w:t>
      </w:r>
      <w:r w:rsidR="008338FA">
        <w:t>checklist</w:t>
      </w:r>
      <w:r w:rsidR="00707916">
        <w:t xml:space="preserve"> </w:t>
      </w:r>
      <w:r w:rsidR="00B24923">
        <w:t>data (</w:t>
      </w:r>
      <w:r w:rsidR="008338FA">
        <w:t>833,834 checklists</w:t>
      </w:r>
      <w:r w:rsidR="00B24923">
        <w:t xml:space="preserve">). </w:t>
      </w:r>
      <w:r w:rsidR="00707916">
        <w:t xml:space="preserve">We </w:t>
      </w:r>
      <w:r>
        <w:t>performed the same set of steps for spatial and temporal</w:t>
      </w:r>
      <w:r w:rsidR="00B24923">
        <w:t xml:space="preserve"> </w:t>
      </w:r>
      <w:r>
        <w:t>stratif</w:t>
      </w:r>
      <w:r w:rsidR="00B24923">
        <w:t xml:space="preserve">ication </w:t>
      </w:r>
      <w:r>
        <w:t>(</w:t>
      </w:r>
      <w:r w:rsidR="00EA3AE6">
        <w:t xml:space="preserve">Section </w:t>
      </w:r>
      <w:r w:rsidR="04F57F86">
        <w:t>2.</w:t>
      </w:r>
      <w:r w:rsidR="00B24923">
        <w:t>2.1</w:t>
      </w:r>
      <w:r w:rsidR="04F57F86">
        <w:t xml:space="preserve"> </w:t>
      </w:r>
      <w:r>
        <w:t>above)</w:t>
      </w:r>
      <w:r w:rsidR="00707916">
        <w:t xml:space="preserve"> on the remaining checklists (811,539 checklists) for an additional </w:t>
      </w:r>
      <w:r>
        <w:t>20,380 checklists that represented “</w:t>
      </w:r>
      <w:r w:rsidR="00B36970">
        <w:t>out-of-</w:t>
      </w:r>
      <w:r>
        <w:t xml:space="preserve">sample” </w:t>
      </w:r>
      <w:r w:rsidR="00796DA3">
        <w:t xml:space="preserve">(“validation”) </w:t>
      </w:r>
      <w:r>
        <w:t xml:space="preserve">data. We </w:t>
      </w:r>
      <w:r w:rsidR="00E927E5">
        <w:t xml:space="preserve">evaluated </w:t>
      </w:r>
      <w:r>
        <w:t>out</w:t>
      </w:r>
      <w:r w:rsidR="00B36970">
        <w:t>-of-</w:t>
      </w:r>
      <w:r>
        <w:t>sample model fit using ~1000 posterior samples for covariate effects and intercepts from the</w:t>
      </w:r>
      <w:r w:rsidR="00987616">
        <w:t xml:space="preserve"> in-sample</w:t>
      </w:r>
      <w:r>
        <w:t xml:space="preserve"> dataset and model. We </w:t>
      </w:r>
      <w:r w:rsidR="000C6F45">
        <w:t xml:space="preserve">then </w:t>
      </w:r>
      <w:r w:rsidR="00B24923">
        <w:t>examined model replicative ability</w:t>
      </w:r>
      <w:r w:rsidR="00CE2CA1">
        <w:t xml:space="preserve"> </w:t>
      </w:r>
      <w:r w:rsidR="000C6F45">
        <w:t>(</w:t>
      </w:r>
      <w:r>
        <w:t>RMSE</w:t>
      </w:r>
      <w:r w:rsidR="000C6F45">
        <w:t>)</w:t>
      </w:r>
      <w:r>
        <w:t xml:space="preserve"> </w:t>
      </w:r>
      <w:r w:rsidR="00CE2CA1">
        <w:t>of the</w:t>
      </w:r>
      <w:r w:rsidR="00987616">
        <w:t xml:space="preserve"> in-sample</w:t>
      </w:r>
      <w:r w:rsidR="00CE2CA1">
        <w:t xml:space="preserve"> and out-of-sample datasets. </w:t>
      </w:r>
    </w:p>
    <w:p w14:paraId="6B0C772D" w14:textId="04CB984C" w:rsidR="008F6A89" w:rsidRDefault="000E6782" w:rsidP="0043636C">
      <w:pPr>
        <w:pStyle w:val="Heading1"/>
        <w:spacing w:before="180" w:after="180"/>
      </w:pPr>
      <w:bookmarkStart w:id="107" w:name="results"/>
      <w:bookmarkEnd w:id="0"/>
      <w:bookmarkEnd w:id="106"/>
      <w:r>
        <w:t xml:space="preserve">3 </w:t>
      </w:r>
      <w:r w:rsidR="49B9E889">
        <w:t>Results</w:t>
      </w:r>
    </w:p>
    <w:p w14:paraId="4E876331" w14:textId="16A5F99A" w:rsidR="00D91440" w:rsidRPr="0043636C" w:rsidRDefault="00D91440" w:rsidP="00D91440">
      <w:pPr>
        <w:pStyle w:val="BodyText"/>
        <w:rPr>
          <w:i/>
          <w:iCs/>
        </w:rPr>
      </w:pPr>
      <w:r w:rsidRPr="0043636C">
        <w:rPr>
          <w:i/>
          <w:iCs/>
        </w:rPr>
        <w:t>3.4 Model</w:t>
      </w:r>
      <w:r>
        <w:rPr>
          <w:i/>
          <w:iCs/>
        </w:rPr>
        <w:t xml:space="preserve"> performance and</w:t>
      </w:r>
      <w:r w:rsidRPr="0043636C">
        <w:rPr>
          <w:i/>
          <w:iCs/>
        </w:rPr>
        <w:t xml:space="preserve"> </w:t>
      </w:r>
      <w:r>
        <w:rPr>
          <w:i/>
          <w:iCs/>
        </w:rPr>
        <w:t>g</w:t>
      </w:r>
      <w:r w:rsidRPr="0043636C">
        <w:rPr>
          <w:i/>
          <w:iCs/>
        </w:rPr>
        <w:t>oodness-of-</w:t>
      </w:r>
      <w:r>
        <w:rPr>
          <w:i/>
          <w:iCs/>
        </w:rPr>
        <w:t>f</w:t>
      </w:r>
      <w:r w:rsidRPr="0043636C">
        <w:rPr>
          <w:i/>
          <w:iCs/>
        </w:rPr>
        <w:t>it</w:t>
      </w:r>
    </w:p>
    <w:p w14:paraId="3AF53DC5" w14:textId="5F63F77A" w:rsidR="00D91440" w:rsidRDefault="00D91440" w:rsidP="00D91440">
      <w:pPr>
        <w:pStyle w:val="BodyText"/>
        <w:spacing w:before="0" w:after="0"/>
        <w:ind w:firstLine="720"/>
      </w:pPr>
      <w:r>
        <w:t xml:space="preserve">All stochastic model parameters converged with an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rsidRPr="00B96D92">
        <w:t xml:space="preserve"> 1.1 (</w:t>
      </w:r>
      <w:r w:rsidRPr="002B1C09">
        <w:t>SI Figure 2</w:t>
      </w:r>
      <w:r w:rsidRPr="00B96D92">
        <w:t xml:space="preserve">). </w:t>
      </w:r>
      <w:r>
        <w:t xml:space="preserve">Regression of observed data versus </w:t>
      </w:r>
      <w:r w:rsidR="00B36970">
        <w:t xml:space="preserve">predicted data (based on the posterior mean of </w:t>
      </w:r>
      <w:r w:rsidR="005F7BD6">
        <w:t xml:space="preserve">1000 samples of </w:t>
      </w:r>
      <w:r>
        <w:t>replicated data</w:t>
      </w:r>
      <w:r w:rsidR="00B36970">
        <w:t>)</w:t>
      </w:r>
      <w:r>
        <w:t xml:space="preserve"> produced a mean </w:t>
      </w:r>
      <w:r w:rsidRPr="00D91440">
        <w:rPr>
          <w:i/>
          <w:iCs/>
        </w:rPr>
        <w:t>R</w:t>
      </w:r>
      <w:r w:rsidRPr="00D91440">
        <w:rPr>
          <w:vertAlign w:val="superscript"/>
        </w:rPr>
        <w:t>2</w:t>
      </w:r>
      <w:r>
        <w:t xml:space="preserve"> of 0.74 (</w:t>
      </w:r>
      <w:r w:rsidR="005F7BD6">
        <w:t>s.e.</w:t>
      </w:r>
      <w:r>
        <w:t xml:space="preserve"> 0.0003). In </w:t>
      </w:r>
      <w:r w:rsidRPr="002B1C09">
        <w:t xml:space="preserve">general, the model under-estimated the highest counts but performed well for most other values (SI Figure </w:t>
      </w:r>
      <w:r w:rsidR="002B1C09" w:rsidRPr="002B1C09">
        <w:t>3</w:t>
      </w:r>
      <w:r w:rsidRPr="002B1C09">
        <w:t>). The RMSE for our in-sample dataset had an average value of 3.25 (</w:t>
      </w:r>
      <w:r w:rsidR="005F7BD6" w:rsidRPr="002B1C09">
        <w:t>s.e.</w:t>
      </w:r>
      <w:r w:rsidRPr="002B1C09">
        <w:t>: 0.001) and the out-of-sample dataset had a value of 5.10 (</w:t>
      </w:r>
      <w:r w:rsidR="005F7BD6" w:rsidRPr="002B1C09">
        <w:t>s.e.</w:t>
      </w:r>
      <w:r w:rsidRPr="002B1C09">
        <w:t xml:space="preserve">: 0.0002; SI Figure </w:t>
      </w:r>
      <w:r w:rsidR="002B1C09" w:rsidRPr="002B1C09">
        <w:t>4</w:t>
      </w:r>
      <w:r w:rsidRPr="002B1C09">
        <w:t xml:space="preserve">). Thus, our model predicted our in-sample data slightly better than the out-of-sample data, but neither RMSE values are large considering the scale of the count data (counts per checklist ranged from 0 to 350), suggesting good model fit and predictive capacity. We observed no strong spatial autocorrelation in the residuals (SI Figure </w:t>
      </w:r>
      <w:r w:rsidR="002B1C09" w:rsidRPr="002B1C09">
        <w:t>5</w:t>
      </w:r>
      <w:r w:rsidRPr="002B1C09">
        <w:t>).</w:t>
      </w:r>
      <w:r w:rsidR="00112596">
        <w:t xml:space="preserve"> Results on covariates influencing detection can be found in the Supporting Information. </w:t>
      </w:r>
    </w:p>
    <w:p w14:paraId="1000E05E" w14:textId="2604BB97" w:rsidR="0BF1CB5E" w:rsidRPr="0043636C" w:rsidRDefault="000E6782" w:rsidP="0043636C">
      <w:pPr>
        <w:pStyle w:val="BodyText"/>
        <w:keepNext/>
        <w:keepLines/>
        <w:outlineLvl w:val="2"/>
        <w:rPr>
          <w:i/>
          <w:iCs/>
        </w:rPr>
      </w:pPr>
      <w:r w:rsidRPr="0043636C">
        <w:rPr>
          <w:i/>
          <w:iCs/>
        </w:rPr>
        <w:lastRenderedPageBreak/>
        <w:t>3.</w:t>
      </w:r>
      <w:r w:rsidR="008C03F4">
        <w:rPr>
          <w:i/>
          <w:iCs/>
        </w:rPr>
        <w:t>2</w:t>
      </w:r>
      <w:r w:rsidR="008C03F4" w:rsidRPr="0043636C">
        <w:rPr>
          <w:i/>
          <w:iCs/>
        </w:rPr>
        <w:t xml:space="preserve"> </w:t>
      </w:r>
      <w:r w:rsidR="008C03F4">
        <w:rPr>
          <w:i/>
          <w:iCs/>
        </w:rPr>
        <w:t>Coupling of pinyon jay abundance and pinyon cone production</w:t>
      </w:r>
    </w:p>
    <w:p w14:paraId="19C24274" w14:textId="101BAA61" w:rsidR="008F6A89" w:rsidRDefault="008C03F4" w:rsidP="00EC422E">
      <w:pPr>
        <w:pStyle w:val="BodyText"/>
        <w:spacing w:before="0" w:after="0"/>
        <w:ind w:firstLine="720"/>
      </w:pPr>
      <w:r>
        <w:t>P</w:t>
      </w:r>
      <w:r w:rsidR="49B9E889">
        <w:t xml:space="preserve">inyon jay abundance was positively correlated with </w:t>
      </w:r>
      <w:r>
        <w:t xml:space="preserve">pinyon </w:t>
      </w:r>
      <w:r w:rsidR="49B9E889">
        <w:t>cone</w:t>
      </w:r>
      <w:r>
        <w:t xml:space="preserve"> (seed)</w:t>
      </w:r>
      <w:r w:rsidR="49B9E889">
        <w:t xml:space="preserve"> availability </w:t>
      </w:r>
      <w:r>
        <w:t xml:space="preserve">(posterior mean and 95% CI for </w:t>
      </w:r>
      <w:r>
        <w:sym w:font="Symbol" w:char="F061"/>
      </w:r>
      <w:r w:rsidRPr="00EC422E">
        <w:rPr>
          <w:vertAlign w:val="subscript"/>
        </w:rPr>
        <w:t>3</w:t>
      </w:r>
      <w:r>
        <w:t>:</w:t>
      </w:r>
      <w:r w:rsidR="49B9E889">
        <w:t xml:space="preserve"> 0.95 [0.92, 0.98]</w:t>
      </w:r>
      <w:r>
        <w:t>; Figure 3</w:t>
      </w:r>
      <w:r w:rsidR="49B9E889">
        <w:t xml:space="preserve">). </w:t>
      </w:r>
      <w:r w:rsidR="00DB248A">
        <w:t>Pinyon jays were estimated to show a strong immediate response to cone production as the</w:t>
      </w:r>
      <w:r w:rsidR="49B9E889">
        <w:t xml:space="preserve"> </w:t>
      </w:r>
      <w:r>
        <w:t xml:space="preserve">highest </w:t>
      </w:r>
      <w:r w:rsidR="00DB248A">
        <w:t xml:space="preserve">importance </w:t>
      </w:r>
      <w:r w:rsidR="49B9E889">
        <w:t xml:space="preserve">weight </w:t>
      </w:r>
      <w:r w:rsidR="00DB248A">
        <w:t xml:space="preserve">occurred </w:t>
      </w:r>
      <w:r>
        <w:t xml:space="preserve">for </w:t>
      </w:r>
      <w:r w:rsidR="49B9E889">
        <w:t xml:space="preserve">the year </w:t>
      </w:r>
      <w:r>
        <w:t xml:space="preserve">immediately </w:t>
      </w:r>
      <w:r w:rsidR="00247FB8">
        <w:t>before</w:t>
      </w:r>
      <w:r w:rsidR="49B9E889">
        <w:t xml:space="preserve"> </w:t>
      </w:r>
      <w:r w:rsidR="00247FB8">
        <w:t>bird abundance</w:t>
      </w:r>
      <w:r w:rsidR="49B9E889">
        <w:t xml:space="preserve"> </w:t>
      </w:r>
      <w:r>
        <w:t xml:space="preserve">was observed </w:t>
      </w:r>
      <w:r w:rsidR="49B9E889">
        <w:t>(</w:t>
      </w:r>
      <w:r w:rsidRPr="00EC422E">
        <w:rPr>
          <w:i/>
          <w:iCs/>
        </w:rPr>
        <w:t>l</w:t>
      </w:r>
      <w:r>
        <w:t xml:space="preserve"> = -1; </w:t>
      </w:r>
      <w:r w:rsidRPr="00EC422E">
        <w:rPr>
          <w:i/>
          <w:iCs/>
        </w:rPr>
        <w:t>w</w:t>
      </w:r>
      <w:r w:rsidRPr="00EC422E">
        <w:rPr>
          <w:vertAlign w:val="subscript"/>
        </w:rPr>
        <w:t>1,-1</w:t>
      </w:r>
      <w:r>
        <w:t xml:space="preserve"> estimate: </w:t>
      </w:r>
      <w:r w:rsidR="49B9E889">
        <w:t>0.64 [0.60, 0.67]</w:t>
      </w:r>
      <w:r w:rsidR="00087686">
        <w:t>; Figure 4</w:t>
      </w:r>
      <w:r w:rsidR="49B9E889">
        <w:t>)</w:t>
      </w:r>
      <w:r w:rsidR="00DB248A">
        <w:t>. Jays also showed a moderate delayed response as depicted by moderately sized</w:t>
      </w:r>
      <w:r>
        <w:t xml:space="preserve"> </w:t>
      </w:r>
      <w:r w:rsidR="49B9E889">
        <w:t>weight</w:t>
      </w:r>
      <w:r>
        <w:t>s</w:t>
      </w:r>
      <w:r w:rsidR="49B9E889">
        <w:t xml:space="preserve"> </w:t>
      </w:r>
      <w:r>
        <w:t xml:space="preserve">associated with cones produced </w:t>
      </w:r>
      <w:r w:rsidR="49B9E889">
        <w:t xml:space="preserve">two </w:t>
      </w:r>
      <w:r>
        <w:t>(</w:t>
      </w:r>
      <w:r w:rsidRPr="00EC422E">
        <w:rPr>
          <w:i/>
          <w:iCs/>
        </w:rPr>
        <w:t>l</w:t>
      </w:r>
      <w:r>
        <w:t xml:space="preserve"> = -2) </w:t>
      </w:r>
      <w:r w:rsidR="49B9E889">
        <w:t xml:space="preserve">and three </w:t>
      </w:r>
      <w:r>
        <w:t>(</w:t>
      </w:r>
      <w:r w:rsidRPr="00EC422E">
        <w:rPr>
          <w:i/>
          <w:iCs/>
        </w:rPr>
        <w:t>l</w:t>
      </w:r>
      <w:r>
        <w:t xml:space="preserve"> = -3) </w:t>
      </w:r>
      <w:r w:rsidR="49B9E889">
        <w:t>years</w:t>
      </w:r>
      <w:r w:rsidR="00247FB8">
        <w:t xml:space="preserve"> before </w:t>
      </w:r>
      <w:r w:rsidR="00DB248A">
        <w:t xml:space="preserve">jay </w:t>
      </w:r>
      <w:r w:rsidR="00247FB8">
        <w:t xml:space="preserve">abundance </w:t>
      </w:r>
      <w:r w:rsidR="00DB248A">
        <w:t>was observed (</w:t>
      </w:r>
      <w:r w:rsidR="00DB248A" w:rsidRPr="00C348BE">
        <w:rPr>
          <w:i/>
          <w:iCs/>
        </w:rPr>
        <w:t>w</w:t>
      </w:r>
      <w:r w:rsidR="00DB248A" w:rsidRPr="00C348BE">
        <w:rPr>
          <w:vertAlign w:val="subscript"/>
        </w:rPr>
        <w:t>1,-</w:t>
      </w:r>
      <w:r w:rsidR="00DB248A">
        <w:rPr>
          <w:vertAlign w:val="subscript"/>
        </w:rPr>
        <w:t>2</w:t>
      </w:r>
      <w:r w:rsidR="49B9E889">
        <w:t xml:space="preserve">= 0.13 [0.07, 0.18] and </w:t>
      </w:r>
      <w:r w:rsidR="00DB248A" w:rsidRPr="00C348BE">
        <w:rPr>
          <w:i/>
          <w:iCs/>
        </w:rPr>
        <w:t>w</w:t>
      </w:r>
      <w:r w:rsidR="00DB248A" w:rsidRPr="00C348BE">
        <w:rPr>
          <w:vertAlign w:val="subscript"/>
        </w:rPr>
        <w:t>1,-</w:t>
      </w:r>
      <w:r w:rsidR="00DB248A">
        <w:rPr>
          <w:vertAlign w:val="subscript"/>
        </w:rPr>
        <w:t>3</w:t>
      </w:r>
      <w:r w:rsidR="00DB248A">
        <w:t xml:space="preserve"> = 0</w:t>
      </w:r>
      <w:r w:rsidR="49B9E889">
        <w:t xml:space="preserve">.21 [0.17, 0.25], for </w:t>
      </w:r>
      <w:r w:rsidR="00B36970">
        <w:t xml:space="preserve">2- </w:t>
      </w:r>
      <w:r w:rsidR="49B9E889">
        <w:t xml:space="preserve">and </w:t>
      </w:r>
      <w:r w:rsidR="00B36970">
        <w:t>3-</w:t>
      </w:r>
      <w:r w:rsidR="49B9E889">
        <w:t xml:space="preserve">years </w:t>
      </w:r>
      <w:r w:rsidR="00DB248A">
        <w:t>prior</w:t>
      </w:r>
      <w:r w:rsidR="49B9E889">
        <w:t>, respectively)</w:t>
      </w:r>
      <w:r w:rsidR="00DB248A">
        <w:t xml:space="preserve">. Conversely, </w:t>
      </w:r>
      <w:r w:rsidR="00087686">
        <w:t>jays</w:t>
      </w:r>
      <w:r w:rsidR="00DB248A">
        <w:t xml:space="preserve"> demonstrated minimal anticipatory response as n</w:t>
      </w:r>
      <w:r w:rsidR="49B9E889">
        <w:t>egligible weight</w:t>
      </w:r>
      <w:r w:rsidR="00DB248A">
        <w:t>s</w:t>
      </w:r>
      <w:r w:rsidR="49B9E889">
        <w:t xml:space="preserve"> </w:t>
      </w:r>
      <w:r w:rsidR="00DB248A">
        <w:t xml:space="preserve">were estimated </w:t>
      </w:r>
      <w:r w:rsidR="49B9E889">
        <w:t xml:space="preserve">for </w:t>
      </w:r>
      <w:r w:rsidR="00DB248A">
        <w:t xml:space="preserve">cones (seeds) produced in </w:t>
      </w:r>
      <w:r w:rsidR="49B9E889">
        <w:t xml:space="preserve">years </w:t>
      </w:r>
      <w:r w:rsidR="00247FB8">
        <w:t xml:space="preserve">after </w:t>
      </w:r>
      <w:r w:rsidR="00DB248A">
        <w:t xml:space="preserve">jay </w:t>
      </w:r>
      <w:r w:rsidR="00247FB8">
        <w:t xml:space="preserve">abundance </w:t>
      </w:r>
      <w:r w:rsidR="00DB248A">
        <w:t xml:space="preserve">was observed </w:t>
      </w:r>
      <w:r w:rsidR="49B9E889">
        <w:t>(</w:t>
      </w:r>
      <w:r w:rsidR="00DB248A" w:rsidRPr="00C348BE">
        <w:rPr>
          <w:i/>
          <w:iCs/>
        </w:rPr>
        <w:t>w</w:t>
      </w:r>
      <w:r w:rsidR="00DB248A" w:rsidRPr="00C348BE">
        <w:rPr>
          <w:vertAlign w:val="subscript"/>
        </w:rPr>
        <w:t>1</w:t>
      </w:r>
      <w:r w:rsidR="00DB248A">
        <w:rPr>
          <w:vertAlign w:val="subscript"/>
        </w:rPr>
        <w:t>,+1</w:t>
      </w:r>
      <w:r w:rsidR="00DB248A" w:rsidRPr="00EC422E">
        <w:t xml:space="preserve"> =</w:t>
      </w:r>
      <w:r w:rsidR="00DB248A">
        <w:t>0.01 [0, 0.06] and</w:t>
      </w:r>
      <w:r w:rsidR="49B9E889">
        <w:t xml:space="preserve"> </w:t>
      </w:r>
      <w:r w:rsidR="00DB248A" w:rsidRPr="00C348BE">
        <w:rPr>
          <w:i/>
          <w:iCs/>
        </w:rPr>
        <w:t>w</w:t>
      </w:r>
      <w:r w:rsidR="00DB248A" w:rsidRPr="00C348BE">
        <w:rPr>
          <w:vertAlign w:val="subscript"/>
        </w:rPr>
        <w:t>1,</w:t>
      </w:r>
      <w:r w:rsidR="00DB248A">
        <w:rPr>
          <w:vertAlign w:val="subscript"/>
        </w:rPr>
        <w:t>+2</w:t>
      </w:r>
      <w:r w:rsidR="00DB248A">
        <w:t xml:space="preserve"> = 0.01 [0, 0.03] </w:t>
      </w:r>
      <w:r w:rsidR="49B9E889">
        <w:t xml:space="preserve">for </w:t>
      </w:r>
      <w:r w:rsidR="00B36970">
        <w:t>1- and 2-</w:t>
      </w:r>
      <w:r w:rsidR="49B9E889">
        <w:t xml:space="preserve">years </w:t>
      </w:r>
      <w:r w:rsidR="00247FB8">
        <w:t>after</w:t>
      </w:r>
      <w:r w:rsidR="49B9E889">
        <w:t>, respectively).</w:t>
      </w:r>
      <w:r w:rsidR="53511C8A">
        <w:t xml:space="preserve"> In </w:t>
      </w:r>
      <w:r w:rsidR="00DB248A">
        <w:t>summary</w:t>
      </w:r>
      <w:r w:rsidR="53511C8A">
        <w:t xml:space="preserve">, jay </w:t>
      </w:r>
      <w:r w:rsidR="4C1F8866">
        <w:t>abundance</w:t>
      </w:r>
      <w:r w:rsidR="53511C8A">
        <w:t xml:space="preserve"> in the spring breeding season </w:t>
      </w:r>
      <w:r w:rsidR="40346C63">
        <w:t>had a strong, positive relationship with</w:t>
      </w:r>
      <w:r w:rsidR="53511C8A">
        <w:t xml:space="preserve"> cone production in the p</w:t>
      </w:r>
      <w:r w:rsidR="299160E9">
        <w:t>rior</w:t>
      </w:r>
      <w:r w:rsidR="53511C8A">
        <w:t xml:space="preserve"> </w:t>
      </w:r>
      <w:r w:rsidR="14BCC7C4">
        <w:t>fall</w:t>
      </w:r>
      <w:r w:rsidR="00DB248A">
        <w:t>, and jay a</w:t>
      </w:r>
      <w:r w:rsidR="279A0052">
        <w:t xml:space="preserve">bundance </w:t>
      </w:r>
      <w:r w:rsidR="408FD636">
        <w:t xml:space="preserve">remained </w:t>
      </w:r>
      <w:r w:rsidR="00DB248A">
        <w:t xml:space="preserve">relatively </w:t>
      </w:r>
      <w:r w:rsidR="408FD636">
        <w:t>high in these same areas for up to three years after cone</w:t>
      </w:r>
      <w:r w:rsidR="00F85840">
        <w:t>s were</w:t>
      </w:r>
      <w:r w:rsidR="408FD636">
        <w:t xml:space="preserve"> </w:t>
      </w:r>
      <w:r w:rsidR="00F85840">
        <w:t>produced</w:t>
      </w:r>
      <w:r w:rsidR="408FD636">
        <w:t>.</w:t>
      </w:r>
    </w:p>
    <w:p w14:paraId="4EC61673" w14:textId="0646A72F" w:rsidR="008F6A89" w:rsidRPr="0043636C" w:rsidRDefault="000E6782" w:rsidP="0043636C">
      <w:pPr>
        <w:pStyle w:val="BodyText"/>
        <w:keepNext/>
        <w:keepLines/>
        <w:outlineLvl w:val="2"/>
        <w:rPr>
          <w:i/>
          <w:iCs/>
        </w:rPr>
      </w:pPr>
      <w:r w:rsidRPr="0043636C">
        <w:rPr>
          <w:i/>
          <w:iCs/>
        </w:rPr>
        <w:t xml:space="preserve">3.2 </w:t>
      </w:r>
      <w:r w:rsidR="32CAA183" w:rsidRPr="0043636C">
        <w:rPr>
          <w:i/>
          <w:iCs/>
        </w:rPr>
        <w:t xml:space="preserve">Mediating </w:t>
      </w:r>
      <w:r>
        <w:rPr>
          <w:i/>
          <w:iCs/>
        </w:rPr>
        <w:t>e</w:t>
      </w:r>
      <w:r w:rsidRPr="0043636C">
        <w:rPr>
          <w:i/>
          <w:iCs/>
        </w:rPr>
        <w:t xml:space="preserve">ffects </w:t>
      </w:r>
      <w:r w:rsidR="32CAA183" w:rsidRPr="0043636C">
        <w:rPr>
          <w:i/>
          <w:iCs/>
        </w:rPr>
        <w:t xml:space="preserve">of </w:t>
      </w:r>
      <w:r>
        <w:rPr>
          <w:i/>
          <w:iCs/>
        </w:rPr>
        <w:t>h</w:t>
      </w:r>
      <w:r w:rsidRPr="0043636C">
        <w:rPr>
          <w:i/>
          <w:iCs/>
        </w:rPr>
        <w:t xml:space="preserve">abitat </w:t>
      </w:r>
      <w:r w:rsidR="32CAA183" w:rsidRPr="0043636C">
        <w:rPr>
          <w:i/>
          <w:iCs/>
        </w:rPr>
        <w:t xml:space="preserve">and </w:t>
      </w:r>
      <w:r>
        <w:rPr>
          <w:i/>
          <w:iCs/>
        </w:rPr>
        <w:t>c</w:t>
      </w:r>
      <w:r w:rsidRPr="0043636C">
        <w:rPr>
          <w:i/>
          <w:iCs/>
        </w:rPr>
        <w:t>limate</w:t>
      </w:r>
    </w:p>
    <w:p w14:paraId="158EBCD3" w14:textId="08FACC73" w:rsidR="000C6F45" w:rsidRPr="0043636C" w:rsidRDefault="008C3953" w:rsidP="00EC422E">
      <w:pPr>
        <w:pStyle w:val="BodyText"/>
        <w:spacing w:before="0" w:after="0"/>
        <w:ind w:firstLine="720"/>
        <w:rPr>
          <w:i/>
          <w:iCs/>
        </w:rPr>
      </w:pPr>
      <w:r>
        <w:t>All c</w:t>
      </w:r>
      <w:r w:rsidR="00F21677">
        <w:t xml:space="preserve">limate and </w:t>
      </w:r>
      <w:r>
        <w:t>habit covariates affect</w:t>
      </w:r>
      <w:r w:rsidR="004A00EE">
        <w:t>ed</w:t>
      </w:r>
      <w:r>
        <w:t xml:space="preserve"> pinyon jay abundance either by modify</w:t>
      </w:r>
      <w:r w:rsidR="004A00EE">
        <w:t>ing</w:t>
      </w:r>
      <w:r>
        <w:t xml:space="preserve"> the relationship with pinyon seed availability (significant interaction effects) or by directly affecting jay abundance (main effects)</w:t>
      </w:r>
      <w:r w:rsidR="004A00EE">
        <w:t xml:space="preserve"> (Figure 3)</w:t>
      </w:r>
      <w:r>
        <w:t xml:space="preserve">. The interaction effects indicate that </w:t>
      </w:r>
      <w:r w:rsidR="000C6F45">
        <w:t xml:space="preserve">the relationship between pinyon jay abundance and cone availability was stronger </w:t>
      </w:r>
      <w:r>
        <w:t>(more positive) under wetter conditions (</w:t>
      </w:r>
      <w:r w:rsidR="000C6F45">
        <w:t>higher values of precipitation</w:t>
      </w:r>
      <w:r w:rsidRPr="004C5801">
        <w:t xml:space="preserve">; </w:t>
      </w:r>
      <w:r w:rsidRPr="004C5801">
        <w:sym w:font="Symbol" w:char="F061"/>
      </w:r>
      <w:r w:rsidR="004C5801" w:rsidRPr="004C5801">
        <w:rPr>
          <w:vertAlign w:val="subscript"/>
        </w:rPr>
        <w:t>8</w:t>
      </w:r>
      <w:r w:rsidRPr="004C5801">
        <w:t xml:space="preserve"> </w:t>
      </w:r>
      <w:r w:rsidR="000C6F45" w:rsidRPr="004C5801">
        <w:t>=</w:t>
      </w:r>
      <w:r w:rsidR="000C6F45">
        <w:t xml:space="preserve"> 0.60 [0.56, 0.66])</w:t>
      </w:r>
      <w:r>
        <w:t xml:space="preserve">, hotter conditions (higher </w:t>
      </w:r>
      <w:r w:rsidR="000C6F45">
        <w:t>maximum temperature</w:t>
      </w:r>
      <w:r w:rsidRPr="004C5801">
        <w:t xml:space="preserve">; </w:t>
      </w:r>
      <w:r w:rsidRPr="004C5801">
        <w:sym w:font="Symbol" w:char="F061"/>
      </w:r>
      <w:r w:rsidR="004C5801" w:rsidRPr="004C5801">
        <w:rPr>
          <w:vertAlign w:val="subscript"/>
        </w:rPr>
        <w:t>9</w:t>
      </w:r>
      <w:r>
        <w:t xml:space="preserve"> = 0</w:t>
      </w:r>
      <w:r w:rsidR="000C6F45">
        <w:t>.37 [0.33, 0.40])</w:t>
      </w:r>
      <w:r>
        <w:t xml:space="preserve">, in sparser woodlands (lower pinyon basal area; </w:t>
      </w:r>
      <w:r w:rsidRPr="00C727CD">
        <w:lastRenderedPageBreak/>
        <w:sym w:font="Symbol" w:char="F061"/>
      </w:r>
      <w:r w:rsidR="00C727CD" w:rsidRPr="00C727CD">
        <w:rPr>
          <w:vertAlign w:val="subscript"/>
        </w:rPr>
        <w:t>7</w:t>
      </w:r>
      <w:r w:rsidR="000C6F45" w:rsidRPr="00C727CD">
        <w:t xml:space="preserve"> =</w:t>
      </w:r>
      <w:r w:rsidR="000C6F45">
        <w:t xml:space="preserve"> -0.12 [-0.14, -0.11])</w:t>
      </w:r>
      <w:r>
        <w:t xml:space="preserve">, and in sites defined by lower or weaker </w:t>
      </w:r>
      <w:r w:rsidR="000C6F45">
        <w:t xml:space="preserve">monsoonality </w:t>
      </w:r>
      <w:r w:rsidR="000C6F45" w:rsidRPr="00C727CD">
        <w:t>(</w:t>
      </w:r>
      <w:r w:rsidRPr="00C727CD">
        <w:sym w:font="Symbol" w:char="F061"/>
      </w:r>
      <w:r w:rsidR="00C727CD" w:rsidRPr="00C727CD">
        <w:rPr>
          <w:vertAlign w:val="subscript"/>
        </w:rPr>
        <w:t>6</w:t>
      </w:r>
      <w:r>
        <w:t xml:space="preserve"> </w:t>
      </w:r>
      <w:r w:rsidR="000C6F45">
        <w:t>= -0.21 [-0.25, -0.19]</w:t>
      </w:r>
      <w:r w:rsidR="00087686">
        <w:t>; Figure 5</w:t>
      </w:r>
      <w:r w:rsidR="000C6F45">
        <w:t>).</w:t>
      </w:r>
    </w:p>
    <w:p w14:paraId="6AF13B84" w14:textId="267B9BDB" w:rsidR="008F6A89" w:rsidRDefault="000C6F45" w:rsidP="00EC422E">
      <w:pPr>
        <w:pStyle w:val="BodyText"/>
        <w:spacing w:before="0" w:after="0"/>
        <w:ind w:firstLine="720"/>
      </w:pPr>
      <w:r>
        <w:t xml:space="preserve">All </w:t>
      </w:r>
      <w:r w:rsidR="008C3953">
        <w:t xml:space="preserve">four of these climate and habitat </w:t>
      </w:r>
      <w:r>
        <w:t xml:space="preserve">covariates </w:t>
      </w:r>
      <w:r w:rsidR="008C3953">
        <w:t>also supported</w:t>
      </w:r>
      <w:r>
        <w:t xml:space="preserve"> </w:t>
      </w:r>
      <w:r w:rsidR="00F11CEB">
        <w:t>statistically significant</w:t>
      </w:r>
      <w:r>
        <w:t xml:space="preserve"> </w:t>
      </w:r>
      <w:r w:rsidR="008C3953">
        <w:t xml:space="preserve">main </w:t>
      </w:r>
      <w:r>
        <w:t>effects</w:t>
      </w:r>
      <w:r w:rsidR="000473DE">
        <w:t xml:space="preserve"> (Figure 3)</w:t>
      </w:r>
      <w:r>
        <w:t>.</w:t>
      </w:r>
      <w:r w:rsidR="008C3953">
        <w:t xml:space="preserve"> In particular, p</w:t>
      </w:r>
      <w:r>
        <w:t xml:space="preserve">inyon jay abundance was negatively related to </w:t>
      </w:r>
      <w:r w:rsidR="49B9E889" w:rsidRPr="00C727CD">
        <w:t xml:space="preserve">precipitation </w:t>
      </w:r>
      <w:r w:rsidR="008C3953" w:rsidRPr="00C727CD">
        <w:t>(</w:t>
      </w:r>
      <w:r w:rsidR="008C3953" w:rsidRPr="00C727CD">
        <w:sym w:font="Symbol" w:char="F061"/>
      </w:r>
      <w:r w:rsidR="00C727CD" w:rsidRPr="00C727CD">
        <w:rPr>
          <w:vertAlign w:val="subscript"/>
        </w:rPr>
        <w:t>4</w:t>
      </w:r>
      <w:r w:rsidR="008C3953">
        <w:t xml:space="preserve"> = </w:t>
      </w:r>
      <w:r w:rsidR="49B9E889">
        <w:t xml:space="preserve">-2.62 [-2.72, -2.53]) and maximum temperature </w:t>
      </w:r>
      <w:r w:rsidR="008C3953" w:rsidRPr="00C727CD">
        <w:t>(</w:t>
      </w:r>
      <w:r w:rsidR="008C3953" w:rsidRPr="00C727CD">
        <w:sym w:font="Symbol" w:char="F061"/>
      </w:r>
      <w:r w:rsidR="00C727CD">
        <w:rPr>
          <w:vertAlign w:val="subscript"/>
        </w:rPr>
        <w:t>5</w:t>
      </w:r>
      <w:r w:rsidR="49B9E889">
        <w:t xml:space="preserve"> </w:t>
      </w:r>
      <w:r w:rsidR="008C3953">
        <w:t xml:space="preserve">= </w:t>
      </w:r>
      <w:r w:rsidR="49B9E889">
        <w:t>-0.92 [-0.96, -0.88])</w:t>
      </w:r>
      <w:r w:rsidR="00F11CEB">
        <w:t>, but</w:t>
      </w:r>
      <w:r>
        <w:t xml:space="preserve"> was positively associated with monsoonality</w:t>
      </w:r>
      <w:r w:rsidR="49B9E889">
        <w:t xml:space="preserve"> </w:t>
      </w:r>
      <w:r w:rsidR="008C3953" w:rsidRPr="00C727CD">
        <w:t>(</w:t>
      </w:r>
      <w:r w:rsidR="008C3953" w:rsidRPr="00C727CD">
        <w:sym w:font="Symbol" w:char="F061"/>
      </w:r>
      <w:r w:rsidR="00C727CD" w:rsidRPr="00C727CD">
        <w:rPr>
          <w:vertAlign w:val="subscript"/>
        </w:rPr>
        <w:t>1</w:t>
      </w:r>
      <w:r w:rsidR="008C3953" w:rsidRPr="00C727CD">
        <w:t xml:space="preserve"> =</w:t>
      </w:r>
      <w:r w:rsidR="008C3953">
        <w:t xml:space="preserve"> </w:t>
      </w:r>
      <w:r w:rsidR="49B9E889">
        <w:t xml:space="preserve">0.51 [0.46, 0.56]) and pinyon basal area </w:t>
      </w:r>
      <w:r w:rsidR="008C3953" w:rsidRPr="00C727CD">
        <w:t>(</w:t>
      </w:r>
      <w:r w:rsidR="008C3953" w:rsidRPr="00C727CD">
        <w:sym w:font="Symbol" w:char="F061"/>
      </w:r>
      <w:r w:rsidR="00C727CD" w:rsidRPr="00C727CD">
        <w:rPr>
          <w:vertAlign w:val="subscript"/>
        </w:rPr>
        <w:t>2</w:t>
      </w:r>
      <w:r w:rsidR="008C3953" w:rsidRPr="00C727CD">
        <w:t xml:space="preserve"> =</w:t>
      </w:r>
      <w:r w:rsidR="008C3953">
        <w:t xml:space="preserve"> </w:t>
      </w:r>
      <w:r w:rsidR="49B9E889">
        <w:t>0.27 [0.25, 0.29]).</w:t>
      </w:r>
      <w:r w:rsidR="008C3953">
        <w:t xml:space="preserve"> </w:t>
      </w:r>
      <w:r w:rsidR="004A00EE">
        <w:t xml:space="preserve">The dynamic climate variables (temperature and precipitation) </w:t>
      </w:r>
      <w:r w:rsidR="000473DE">
        <w:t xml:space="preserve">were most influential during certain periods, as indicated by </w:t>
      </w:r>
      <w:r w:rsidR="001F4871">
        <w:t xml:space="preserve">variation in </w:t>
      </w:r>
      <w:r w:rsidR="000473DE">
        <w:t xml:space="preserve">their </w:t>
      </w:r>
      <w:r w:rsidR="00F11CEB">
        <w:t>importance</w:t>
      </w:r>
      <w:r w:rsidR="000473DE">
        <w:t xml:space="preserve"> </w:t>
      </w:r>
      <w:r w:rsidR="000473DE" w:rsidRPr="002B1C09">
        <w:t>weights</w:t>
      </w:r>
      <w:r w:rsidR="00F11CEB" w:rsidRPr="002B1C09">
        <w:t xml:space="preserve"> (SI Figure </w:t>
      </w:r>
      <w:r w:rsidR="002B1C09" w:rsidRPr="002B1C09">
        <w:t>6</w:t>
      </w:r>
      <w:r w:rsidR="00F11CEB" w:rsidRPr="002B1C09">
        <w:t>)</w:t>
      </w:r>
      <w:r w:rsidR="000473DE" w:rsidRPr="002B1C09">
        <w:t xml:space="preserve">. For example, </w:t>
      </w:r>
      <w:r w:rsidR="001F4871">
        <w:t>key</w:t>
      </w:r>
      <w:r w:rsidR="001F4871" w:rsidRPr="002B1C09">
        <w:t xml:space="preserve"> </w:t>
      </w:r>
      <w:r w:rsidR="49B9E889" w:rsidRPr="002B1C09">
        <w:t xml:space="preserve">seasons for precipitation included, in order of importance: two years ago during </w:t>
      </w:r>
      <w:r w:rsidR="000473DE" w:rsidRPr="002B1C09">
        <w:t xml:space="preserve">the </w:t>
      </w:r>
      <w:r w:rsidR="00EC422E" w:rsidRPr="002B1C09">
        <w:t xml:space="preserve">spring/summer </w:t>
      </w:r>
      <w:r w:rsidR="49B9E889" w:rsidRPr="002B1C09">
        <w:t>fledging</w:t>
      </w:r>
      <w:r w:rsidR="000473DE" w:rsidRPr="002B1C09">
        <w:t xml:space="preserve"> season</w:t>
      </w:r>
      <w:r w:rsidR="49B9E889" w:rsidRPr="002B1C09">
        <w:t xml:space="preserve">, three years ago during </w:t>
      </w:r>
      <w:r w:rsidR="000473DE" w:rsidRPr="002B1C09">
        <w:t>the</w:t>
      </w:r>
      <w:r w:rsidR="00EC422E" w:rsidRPr="002B1C09">
        <w:t xml:space="preserve"> spring</w:t>
      </w:r>
      <w:r w:rsidR="000473DE" w:rsidRPr="002B1C09">
        <w:t xml:space="preserve"> </w:t>
      </w:r>
      <w:r w:rsidR="49B9E889" w:rsidRPr="002B1C09">
        <w:t>breeding</w:t>
      </w:r>
      <w:r w:rsidR="000473DE" w:rsidRPr="002B1C09">
        <w:t xml:space="preserve"> season</w:t>
      </w:r>
      <w:r w:rsidR="49B9E889" w:rsidRPr="002B1C09">
        <w:t xml:space="preserve">, two years ago during breeding, and one year ago during fledging </w:t>
      </w:r>
      <w:r w:rsidR="000473DE" w:rsidRPr="002B1C09">
        <w:t>(</w:t>
      </w:r>
      <w:r w:rsidR="000473DE" w:rsidRPr="002B1C09">
        <w:rPr>
          <w:i/>
          <w:iCs/>
        </w:rPr>
        <w:t>w</w:t>
      </w:r>
      <w:r w:rsidR="00C727CD" w:rsidRPr="00281722">
        <w:rPr>
          <w:vertAlign w:val="subscript"/>
        </w:rPr>
        <w:t>2</w:t>
      </w:r>
      <w:r w:rsidR="000473DE" w:rsidRPr="002B1C09">
        <w:t xml:space="preserve"> estimates </w:t>
      </w:r>
      <w:r w:rsidR="49B9E889" w:rsidRPr="002B1C09">
        <w:t>= 0.37 [0.35, 0.39</w:t>
      </w:r>
      <w:r w:rsidR="00F11CEB" w:rsidRPr="002B1C09">
        <w:t xml:space="preserve">], </w:t>
      </w:r>
      <w:r w:rsidR="49B9E889" w:rsidRPr="002B1C09">
        <w:t>0.20 [0.18, 0.21</w:t>
      </w:r>
      <w:r w:rsidR="00F11CEB" w:rsidRPr="002B1C09">
        <w:t xml:space="preserve">], </w:t>
      </w:r>
      <w:r w:rsidR="49B9E889" w:rsidRPr="002B1C09">
        <w:t>0.16 [0.14, 0.18</w:t>
      </w:r>
      <w:r w:rsidR="00F11CEB" w:rsidRPr="002B1C09">
        <w:t xml:space="preserve">], and </w:t>
      </w:r>
      <w:r w:rsidR="49B9E889" w:rsidRPr="002B1C09">
        <w:t xml:space="preserve">0.12 [0.10, 0.14], respectively). All other </w:t>
      </w:r>
      <w:r w:rsidR="00F11CEB" w:rsidRPr="002B1C09">
        <w:t xml:space="preserve">precipitation </w:t>
      </w:r>
      <w:r w:rsidR="49B9E889" w:rsidRPr="002B1C09">
        <w:t xml:space="preserve">weights were </w:t>
      </w:r>
      <w:r w:rsidR="000473DE" w:rsidRPr="002B1C09">
        <w:t>comparabl</w:t>
      </w:r>
      <w:r w:rsidR="00F11CEB" w:rsidRPr="002B1C09">
        <w:t>y</w:t>
      </w:r>
      <w:r w:rsidR="000473DE" w:rsidRPr="002B1C09">
        <w:t xml:space="preserve"> small, indicating lack of importance of climate during other seasonal periods</w:t>
      </w:r>
      <w:r w:rsidR="49B9E889" w:rsidRPr="002B1C09">
        <w:t xml:space="preserve"> (SI Figure </w:t>
      </w:r>
      <w:r w:rsidR="002B1C09" w:rsidRPr="002B1C09">
        <w:t>6</w:t>
      </w:r>
      <w:r w:rsidR="49B9E889" w:rsidRPr="002B1C09">
        <w:t>).</w:t>
      </w:r>
      <w:r w:rsidR="49B9E889">
        <w:t xml:space="preserve"> </w:t>
      </w:r>
      <w:r>
        <w:t xml:space="preserve">In other words, </w:t>
      </w:r>
      <w:r w:rsidR="00F11CEB">
        <w:t>pinyon jay abundance was negatively influenced by</w:t>
      </w:r>
      <w:r>
        <w:t xml:space="preserve"> precipitation</w:t>
      </w:r>
      <w:r w:rsidR="00F11CEB">
        <w:t xml:space="preserve"> delivered</w:t>
      </w:r>
      <w:r>
        <w:t xml:space="preserve"> </w:t>
      </w:r>
      <w:r w:rsidR="00F11CEB">
        <w:t xml:space="preserve">during the </w:t>
      </w:r>
      <w:r>
        <w:t xml:space="preserve">breeding and fledging seasons </w:t>
      </w:r>
      <w:r w:rsidR="00F11CEB">
        <w:t>two year</w:t>
      </w:r>
      <w:r w:rsidR="001F4871">
        <w:t>s</w:t>
      </w:r>
      <w:r w:rsidR="00F11CEB">
        <w:t xml:space="preserve"> prior</w:t>
      </w:r>
      <w:r>
        <w:t xml:space="preserve">, with some negative </w:t>
      </w:r>
      <w:r w:rsidR="00F11CEB">
        <w:t xml:space="preserve">influence </w:t>
      </w:r>
      <w:r>
        <w:t xml:space="preserve">from </w:t>
      </w:r>
      <w:r w:rsidR="00F11CEB">
        <w:t xml:space="preserve">precipitation during </w:t>
      </w:r>
      <w:r>
        <w:t>the</w:t>
      </w:r>
      <w:r w:rsidR="00F11CEB">
        <w:t xml:space="preserve"> prior</w:t>
      </w:r>
      <w:r>
        <w:t xml:space="preserve"> fledging season and </w:t>
      </w:r>
      <w:r w:rsidR="00F11CEB">
        <w:t xml:space="preserve">during </w:t>
      </w:r>
      <w:r>
        <w:t>the breeding season three years</w:t>
      </w:r>
      <w:r w:rsidR="00F11CEB">
        <w:t xml:space="preserve"> prior</w:t>
      </w:r>
      <w:r>
        <w:t xml:space="preserve">. </w:t>
      </w:r>
      <w:r w:rsidR="49B9E889">
        <w:t xml:space="preserve">Important seasons for maximum temperature included the </w:t>
      </w:r>
      <w:r w:rsidR="00EC422E">
        <w:t xml:space="preserve">spring </w:t>
      </w:r>
      <w:r w:rsidR="49B9E889">
        <w:t>breeding and</w:t>
      </w:r>
      <w:r w:rsidR="00EC422E">
        <w:t xml:space="preserve"> spring/summer</w:t>
      </w:r>
      <w:r w:rsidR="49B9E889">
        <w:t xml:space="preserve"> fledging seasons two years </w:t>
      </w:r>
      <w:r w:rsidR="00F11CEB">
        <w:t>prior (</w:t>
      </w:r>
      <w:r w:rsidR="00F11CEB" w:rsidRPr="00EC422E">
        <w:rPr>
          <w:i/>
          <w:iCs/>
        </w:rPr>
        <w:t>w</w:t>
      </w:r>
      <w:r w:rsidR="00C727CD" w:rsidRPr="00281722">
        <w:rPr>
          <w:vertAlign w:val="subscript"/>
        </w:rPr>
        <w:t>3</w:t>
      </w:r>
      <w:r w:rsidR="00F11CEB">
        <w:t xml:space="preserve"> estimates = </w:t>
      </w:r>
      <w:r w:rsidR="49B9E889">
        <w:t xml:space="preserve">0.60 [0.50, 0.69] and 0.34 [0.25, 0.44] for the breeding and fledging seasons, respectively). All other weights were </w:t>
      </w:r>
      <w:r w:rsidR="00F11CEB">
        <w:t xml:space="preserve">very small, indicating that temperature during other seasons and lag periods was unimportant for jay </w:t>
      </w:r>
      <w:r w:rsidR="00F11CEB" w:rsidRPr="002B1C09">
        <w:t>abundance</w:t>
      </w:r>
      <w:r w:rsidR="49B9E889" w:rsidRPr="002B1C09">
        <w:t xml:space="preserve"> (SI Figure </w:t>
      </w:r>
      <w:r w:rsidR="002B1C09" w:rsidRPr="002B1C09">
        <w:t>6</w:t>
      </w:r>
      <w:r w:rsidR="49B9E889" w:rsidRPr="002B1C09">
        <w:t>).</w:t>
      </w:r>
      <w:r w:rsidRPr="002B1C09">
        <w:t xml:space="preserve"> In</w:t>
      </w:r>
      <w:r>
        <w:t xml:space="preserve"> </w:t>
      </w:r>
      <w:r w:rsidR="00F11CEB">
        <w:t>summary</w:t>
      </w:r>
      <w:r>
        <w:t xml:space="preserve">, high temperatures during the breeding and fledging season two years ago had a negative effect on pinyon jay abundance. </w:t>
      </w:r>
    </w:p>
    <w:p w14:paraId="6B83AEBB" w14:textId="13B46871" w:rsidR="00A065AD" w:rsidRDefault="00A63129" w:rsidP="00D351AD">
      <w:pPr>
        <w:pStyle w:val="Heading1"/>
        <w:spacing w:before="180" w:after="180"/>
      </w:pPr>
      <w:r w:rsidRPr="00F83DDB">
        <w:lastRenderedPageBreak/>
        <w:t>4 Discussion</w:t>
      </w:r>
    </w:p>
    <w:p w14:paraId="748BFA3B" w14:textId="3B433F45" w:rsidR="00240BE0" w:rsidRDefault="00662164" w:rsidP="007B38FC">
      <w:pPr>
        <w:pStyle w:val="BodyText"/>
        <w:spacing w:before="0" w:after="0"/>
        <w:ind w:firstLine="720"/>
      </w:pPr>
      <w:r>
        <w:t>In this study, we demonstrate that seed</w:t>
      </w:r>
      <w:r w:rsidR="00240BE0">
        <w:t xml:space="preserve"> dispersal interactions can have complex temporal </w:t>
      </w:r>
      <w:r w:rsidR="00DA6BA9">
        <w:t xml:space="preserve">relationships </w:t>
      </w:r>
      <w:r w:rsidR="00240BE0">
        <w:t xml:space="preserve">and are shaped by local habitat and climate </w:t>
      </w:r>
      <w:r w:rsidR="002E7051">
        <w:t>variability</w:t>
      </w:r>
      <w:r w:rsidR="00240BE0">
        <w:t xml:space="preserve">. In the pinyon jay mutualism with two-needle pinyon pine, birds exhibited responses to cone availability that support two mechanistic </w:t>
      </w:r>
      <w:r w:rsidR="00987616">
        <w:t xml:space="preserve">“response” </w:t>
      </w:r>
      <w:r w:rsidR="00240BE0">
        <w:t xml:space="preserve">hypotheses. Specifically, birds aggregate near </w:t>
      </w:r>
      <w:r w:rsidR="00DA6BA9">
        <w:t>sites where they ca</w:t>
      </w:r>
      <w:r w:rsidR="00857430">
        <w:t>c</w:t>
      </w:r>
      <w:r w:rsidR="00DA6BA9">
        <w:t xml:space="preserve">hed seeds produced during </w:t>
      </w:r>
      <w:r w:rsidR="00240BE0">
        <w:t xml:space="preserve">the previous fall </w:t>
      </w:r>
      <w:r w:rsidR="00987616">
        <w:t xml:space="preserve">(“immediate” response) </w:t>
      </w:r>
      <w:r w:rsidR="00240BE0">
        <w:t>and</w:t>
      </w:r>
      <w:r>
        <w:t xml:space="preserve"> the legacy of</w:t>
      </w:r>
      <w:r w:rsidR="00240BE0">
        <w:t xml:space="preserve"> </w:t>
      </w:r>
      <w:r w:rsidR="00D351AD">
        <w:t xml:space="preserve">population boons from </w:t>
      </w:r>
      <w:r w:rsidR="00DA6BA9">
        <w:t xml:space="preserve">masting </w:t>
      </w:r>
      <w:r w:rsidR="00D351AD">
        <w:t xml:space="preserve">years can be observed up to three years following </w:t>
      </w:r>
      <w:r w:rsidR="00DA6BA9">
        <w:t xml:space="preserve">high </w:t>
      </w:r>
      <w:r w:rsidR="00D351AD">
        <w:t>seed production</w:t>
      </w:r>
      <w:r w:rsidR="00987616">
        <w:t xml:space="preserve"> (“delayed” response</w:t>
      </w:r>
      <w:r w:rsidR="00987616" w:rsidRPr="00C727CD">
        <w:t xml:space="preserve">, Figure </w:t>
      </w:r>
      <w:r w:rsidR="00C727CD" w:rsidRPr="00C727CD">
        <w:t>2</w:t>
      </w:r>
      <w:r w:rsidR="00987616">
        <w:t>)</w:t>
      </w:r>
      <w:r w:rsidR="00D351AD">
        <w:t xml:space="preserve">. </w:t>
      </w:r>
      <w:r w:rsidR="00DA6BA9">
        <w:t>Importantly, the</w:t>
      </w:r>
      <w:r w:rsidR="00240BE0">
        <w:t xml:space="preserve"> relationship between pinyon jay abundance and seed availability is mediated by a suite of habitat and climate variables</w:t>
      </w:r>
      <w:r w:rsidR="00F4615A">
        <w:t xml:space="preserve">. </w:t>
      </w:r>
      <w:r w:rsidR="00240BE0">
        <w:t xml:space="preserve">These interactive relationships suggest a combination of ecological effects, including a stronger relationship with seed availability following “stressful” climatic conditions during the nesting season and a weaker relationship with seed availability in more “suitable” habitat. </w:t>
      </w:r>
      <w:r w:rsidR="00DA6BA9">
        <w:t>Understanding how the relationship between</w:t>
      </w:r>
      <w:r w:rsidR="00240BE0">
        <w:t xml:space="preserve"> pinyon jays and pinyon pine seed availability is shaped by climate and habitat context is an important step in </w:t>
      </w:r>
      <w:r w:rsidR="00DA6BA9">
        <w:t xml:space="preserve">identifying </w:t>
      </w:r>
      <w:r w:rsidR="00240BE0">
        <w:t xml:space="preserve">potential mechanisms </w:t>
      </w:r>
      <w:r w:rsidR="00DA6BA9">
        <w:t xml:space="preserve">underlying recent declines in </w:t>
      </w:r>
      <w:r w:rsidR="00240BE0">
        <w:t>pinyon jay population</w:t>
      </w:r>
      <w:r w:rsidR="00DA6BA9">
        <w:t>s</w:t>
      </w:r>
      <w:r w:rsidR="00240BE0">
        <w:t>.</w:t>
      </w:r>
      <w:r w:rsidR="00CC5652">
        <w:t xml:space="preserve"> </w:t>
      </w:r>
    </w:p>
    <w:p w14:paraId="147B4C30" w14:textId="4BDD151A" w:rsidR="00CC5652" w:rsidRPr="00E7666B" w:rsidRDefault="00CC5652" w:rsidP="00E7666B">
      <w:pPr>
        <w:pStyle w:val="BodyText"/>
        <w:rPr>
          <w:i/>
          <w:iCs/>
        </w:rPr>
      </w:pPr>
      <w:r w:rsidRPr="00E7666B">
        <w:rPr>
          <w:i/>
          <w:iCs/>
        </w:rPr>
        <w:t xml:space="preserve">4.1 Jays show immediate and </w:t>
      </w:r>
      <w:r w:rsidR="00A53FB8">
        <w:rPr>
          <w:i/>
          <w:iCs/>
        </w:rPr>
        <w:t>delayed</w:t>
      </w:r>
      <w:r w:rsidRPr="00E7666B">
        <w:rPr>
          <w:i/>
          <w:iCs/>
        </w:rPr>
        <w:t xml:space="preserve"> responses to seed availability</w:t>
      </w:r>
    </w:p>
    <w:p w14:paraId="11B70960" w14:textId="4009E7A8" w:rsidR="006332F8" w:rsidRDefault="00F6365B" w:rsidP="009E6BD1">
      <w:pPr>
        <w:pStyle w:val="BodyText"/>
        <w:spacing w:before="0" w:after="0"/>
        <w:ind w:firstLine="720"/>
      </w:pPr>
      <w:r>
        <w:t xml:space="preserve">Pinyon jays, like many other similar species (e.g., </w:t>
      </w:r>
      <w:r w:rsidR="00AC35BA">
        <w:t>“</w:t>
      </w:r>
      <w:r>
        <w:t>corvids</w:t>
      </w:r>
      <w:r w:rsidR="00AC35BA">
        <w:t>” like jays, ravens, and crows</w:t>
      </w:r>
      <w:r>
        <w:t>, family Corvidae), are highly intelligent</w:t>
      </w:r>
      <w:r w:rsidR="00AC35BA">
        <w:t xml:space="preserve"> </w:t>
      </w:r>
      <w:r w:rsidR="00112596">
        <w:fldChar w:fldCharType="begin"/>
      </w:r>
      <w:r w:rsidR="00112596">
        <w:instrText xml:space="preserve"> ADDIN ZOTERO_ITEM CSL_CITATION {"citationID":"9NLGrbeu","properties":{"formattedCitation":"(Emery &amp; Clayton, 2004)","plainCitation":"(Emery &amp; Clayton, 2004)","noteIndex":0},"citationItems":[{"id":3055,"uris":["http://zotero.org/users/6391447/items/RBZ8K4FJ"],"itemData":{"id":3055,"type":"article-journal","abstract":"Discussions of the evolution of intelligence have focused on monkeys and apes because of their close evolutionary relationship to humans. Other large-brained social animals, such as corvids, also understand their physical and social worlds. Here we review recent studies of tool manufacture, mental time travel, and social cognition in corvids, and suggest that complex cognition depends on a “tool kit” consisting of causal reasoning, flexibility, imagination, and prospection. Because corvids and apes share these cognitive tools, we argue that complex cognitive abilities evolved multiple times in distantly related species with vastly different brain structures in order to solve similar socioecological problems.","container-title":"Science","DOI":"10.1126/science.1098410","ISSN":"0036-8075, 1095-9203","issue":"5703","journalAbbreviation":"Science","language":"en","page":"1903-1907","source":"DOI.org (Crossref)","title":"The Mentality of Crows: Convergent Evolution of Intelligence in Corvids and Apes","title-short":"The Mentality of Crows","volume":"306","author":[{"family":"Emery","given":"Nathan J."},{"family":"Clayton","given":"Nicola S."}],"issued":{"date-parts":[["2004",12,10]]}}}],"schema":"https://github.com/citation-style-language/schema/raw/master/csl-citation.json"} </w:instrText>
      </w:r>
      <w:r w:rsidR="00112596">
        <w:fldChar w:fldCharType="separate"/>
      </w:r>
      <w:r w:rsidR="00112596">
        <w:rPr>
          <w:noProof/>
        </w:rPr>
        <w:t>(Emery &amp; Clayton, 2004)</w:t>
      </w:r>
      <w:r w:rsidR="00112596">
        <w:fldChar w:fldCharType="end"/>
      </w:r>
      <w:r>
        <w:t xml:space="preserve">. Pinyon jays remember their seed cache locations for </w:t>
      </w:r>
      <w:r w:rsidR="00112596">
        <w:t>months,</w:t>
      </w:r>
      <w:r>
        <w:t xml:space="preserve"> they adapt nesting locations based on past failed nest attempts, and they have flocks with complex social “rules” that support monogamous partnerships and discourage </w:t>
      </w:r>
      <w:r w:rsidR="00AC35BA">
        <w:t>stealing</w:t>
      </w:r>
      <w:r>
        <w:t xml:space="preserve"> cached seeds from other flock members, even though birds remember where other bird caches are located</w:t>
      </w:r>
      <w:r w:rsidR="00C5145A">
        <w:t xml:space="preserve"> </w:t>
      </w:r>
      <w:r w:rsidR="00C5145A">
        <w:fldChar w:fldCharType="begin"/>
      </w:r>
      <w:r w:rsidR="00C5145A">
        <w:instrText xml:space="preserve"> ADDIN ZOTERO_ITEM CSL_CITATION {"citationID":"GNb0iGRY","properties":{"formattedCitation":"(Bednekoff &amp; Balda, 1996; Marzluff, 1988; Marzluff &amp; Balda, 1988b, 1988a; Stotz &amp; Balda, 1995)","plainCitation":"(Bednekoff &amp; Balda, 1996; Marzluff, 1988; Marzluff &amp; Balda, 1988b, 1988a; Stotz &amp; Balda, 1995)","noteIndex":0},"citationItems":[{"id":2859,"uris":["http://zotero.org/groups/5634119/items/QGTMN6KW"],"itemData":{"id":2859,"type":"article-journal","container-title":"Behaviour","issue":"11/12","page":"807-826","title":"Social caching and observational spatial memory in pinyon jays","volume":"133","author":[{"family":"Bednekoff","given":"Peter A"},{"family":"Balda","given":"Russell P."}],"issued":{"date-parts":[["1996"]]}}},{"id":2862,"uris":["http://zotero.org/groups/5634119/items/PYGWLTH3"],"itemData":{"id":2862,"type":"article-journal","container-title":"Animal Behaviour","DOI":"10.1016/s0003-3472(88)80244-6","ISSN":"0003-3472","issue":"1","language":"en","license":"https://www.elsevier.com/tdm/userlicense/1.0/","note":"publisher: Elsevier BV","page":"1-10","source":"Crossref","title":"Do pinyon jays alter nest placement based on prior experience?","volume":"36","author":[{"family":"Marzluff","given":"John M."}],"issued":{"date-parts":[["1988",2]]}}},{"id":2861,"uris":["http://zotero.org/groups/5634119/items/CQUD9PTD"],"itemData":{"id":2861,"type":"article-journal","container-title":"The Auk","DOI":"10.2307/4087492","ISSN":"0004-8038, 1938-4254","issue":"2","note":"publisher: Oxford University Press (OUP)","page":"286-295","source":"Crossref","title":"The Advantages of, and Constraints Forcing, Mate Fidelity in Pinyon Jays","volume":"105","author":[{"family":"Marzluff","given":"John M."},{"family":"Balda","given":"Russell P."}],"issued":{"date-parts":[["1988",4]]}}},{"id":2868,"uris":["http://zotero.org/groups/5634119/items/DB5FYYLK"],"itemData":{"id":2868,"type":"article-journal","container-title":"The Condor","DOI":"10.2307/1368449","ISSN":"0010-5422, 1938-5129","issue":"1","note":"publisher: Oxford University Press (OUP)","page":"201-213","source":"Crossref","title":"Pairing Patterns and Fitness in a Free-Ranging Population of Pinyon Jays: What Do They Reveal about Mate Choice?","title-short":"Pairing Patterns and Fitness in a Free-Ranging Population of Pinyon Jays","volume":"90","author":[{"family":"Marzluff","given":"John M."},{"family":"Balda","given":"Russell P."}],"issued":{"date-parts":[["1988",2]]}}},{"id":2860,"uris":["http://zotero.org/groups/5634119/items/MRSH59Y5"],"itemData":{"id":2860,"type":"article-journal","container-title":"The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00C5145A">
        <w:fldChar w:fldCharType="separate"/>
      </w:r>
      <w:r w:rsidR="00C5145A">
        <w:rPr>
          <w:noProof/>
        </w:rPr>
        <w:t xml:space="preserve">(Bednekoff &amp; Balda, 1996; Marzluff, 1988; Marzluff &amp; Balda, </w:t>
      </w:r>
      <w:r w:rsidR="00C5145A">
        <w:rPr>
          <w:noProof/>
        </w:rPr>
        <w:lastRenderedPageBreak/>
        <w:t>1988b, 1988a; Stotz &amp; Balda, 1995)</w:t>
      </w:r>
      <w:r w:rsidR="00C5145A">
        <w:fldChar w:fldCharType="end"/>
      </w:r>
      <w:r>
        <w:t xml:space="preserve">. Given this high level of intelligence, it </w:t>
      </w:r>
      <w:r w:rsidR="00AC35BA">
        <w:t>is highly</w:t>
      </w:r>
      <w:r>
        <w:t xml:space="preserve"> </w:t>
      </w:r>
      <w:r w:rsidR="00AC35BA">
        <w:t>possible</w:t>
      </w:r>
      <w:r>
        <w:t xml:space="preserve"> that </w:t>
      </w:r>
      <w:r w:rsidR="009E6BD1">
        <w:t>pinyon jays</w:t>
      </w:r>
      <w:r>
        <w:t xml:space="preserve"> have behaviorally adapted to anticipate future seed availability in pinyon pine by observing seeds maturing. However, we did not observe this relationship in this system. </w:t>
      </w:r>
      <w:r w:rsidR="00AC35BA">
        <w:t xml:space="preserve">This lack of anticipatory response could be due to the relative unreliability of seeds. </w:t>
      </w:r>
      <w:r>
        <w:t>Pinyon pine seeds take multiple years to mature from pollination to mature seeds. Within this period, they are likely to abort at multiple time periods, but often in similar pines, cone abortion happens quite late in cone formation (</w:t>
      </w:r>
      <w:commentRangeStart w:id="108"/>
      <w:r w:rsidRPr="006332F8">
        <w:rPr>
          <w:highlight w:val="yellow"/>
        </w:rPr>
        <w:t>TRUE?? CITE</w:t>
      </w:r>
      <w:r>
        <w:t xml:space="preserve">). </w:t>
      </w:r>
      <w:commentRangeEnd w:id="108"/>
      <w:r w:rsidR="00C5145A">
        <w:rPr>
          <w:rStyle w:val="CommentReference"/>
          <w:sz w:val="24"/>
          <w:szCs w:val="24"/>
        </w:rPr>
        <w:commentReference w:id="108"/>
      </w:r>
      <w:r>
        <w:t xml:space="preserve">Thus, it may be maladaptive for pinyon jays to flock to maturing seeds given that those seeds may never mature and provide food. </w:t>
      </w:r>
      <w:r w:rsidR="00AC35BA">
        <w:t xml:space="preserve">Other food sources, such as acorns and juniper berries, may not provide a large and nutritious enough food crop to entice jays to areas where they mature prior to pinyon pine seeds. </w:t>
      </w:r>
      <w:r>
        <w:t xml:space="preserve">In other systems where anticipatory responses have been </w:t>
      </w:r>
      <w:r w:rsidRPr="00C5145A">
        <w:t>observed (e.g., red squirrels</w:t>
      </w:r>
      <w:r w:rsidR="00C5145A" w:rsidRPr="00C5145A">
        <w:t xml:space="preserve"> in both North America and Europe;</w:t>
      </w:r>
      <w:r w:rsidR="00C5145A">
        <w:t xml:space="preserve"> multiple tree species, </w:t>
      </w:r>
      <w:r w:rsidR="00C5145A">
        <w:fldChar w:fldCharType="begin"/>
      </w:r>
      <w:r w:rsidR="00C5145A">
        <w:instrText xml:space="preserve"> ADDIN ZOTERO_ITEM CSL_CITATION {"citationID":"dq2eWUJL","properties":{"formattedCitation":"(Boutin et al., 2006)","plainCitation":"(Boutin et al., 2006)","noteIndex":0},"citationItems":[{"id":2983,"uris":["http://zotero.org/groups/5634119/items/JHIYW3CU"],"itemData":{"id":2983,"type":"article-journal","abstract":"Mast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A."}],"issued":{"date-parts":[["2006",12,22]]}}}],"schema":"https://github.com/citation-style-language/schema/raw/master/csl-citation.json"} </w:instrText>
      </w:r>
      <w:r w:rsidR="00C5145A">
        <w:fldChar w:fldCharType="separate"/>
      </w:r>
      <w:r w:rsidR="00C5145A">
        <w:rPr>
          <w:noProof/>
        </w:rPr>
        <w:t>(Boutin et al., 2006)</w:t>
      </w:r>
      <w:r w:rsidR="00C5145A">
        <w:fldChar w:fldCharType="end"/>
      </w:r>
      <w:r>
        <w:t xml:space="preserve">, the anticipatory and synchronous responses are </w:t>
      </w:r>
      <w:r w:rsidR="00AC35BA">
        <w:t>often</w:t>
      </w:r>
      <w:r>
        <w:t xml:space="preserve"> reproductive</w:t>
      </w:r>
      <w:r w:rsidR="00AC35BA">
        <w:t>, not</w:t>
      </w:r>
      <w:r>
        <w:t xml:space="preserve"> behavioral. </w:t>
      </w:r>
      <w:r w:rsidR="009E6BD1">
        <w:t xml:space="preserve">Thus, anticipatory or synchronous responses may be more likely in species that have more flexible reproduction (e.g., rodents). </w:t>
      </w:r>
    </w:p>
    <w:p w14:paraId="5208A65F" w14:textId="03890D04" w:rsidR="00F6365B" w:rsidRDefault="009E6BD1" w:rsidP="009E6BD1">
      <w:pPr>
        <w:pStyle w:val="BodyText"/>
        <w:spacing w:before="0" w:after="0"/>
        <w:ind w:firstLine="720"/>
      </w:pPr>
      <w:r>
        <w:t xml:space="preserve">The immediate and delayed lagged responses we observed for pinyon jays </w:t>
      </w:r>
      <w:r w:rsidR="003A2DC6">
        <w:t>can help in conservation planning for both pinyon jays and pinyon pines. For example, the</w:t>
      </w:r>
      <w:r w:rsidR="00EB3D45">
        <w:t xml:space="preserve"> three-year</w:t>
      </w:r>
      <w:r w:rsidR="003A2DC6">
        <w:t xml:space="preserve"> temporal </w:t>
      </w:r>
      <w:r w:rsidR="00EB3D45">
        <w:t xml:space="preserve">effect </w:t>
      </w:r>
      <w:r w:rsidR="003A2DC6">
        <w:t>could be used in moving-window trends analyses . Importantly and unsurprisingly, pinyon jay populations are linked to cone production; thus, finding areas where both cone production and pinyon jay populations are stable</w:t>
      </w:r>
      <w:r w:rsidR="00EB3D45">
        <w:t xml:space="preserve"> through time</w:t>
      </w:r>
      <w:r w:rsidR="003A2DC6">
        <w:t xml:space="preserve"> across their range (e.g., central Utah; </w:t>
      </w:r>
      <w:r w:rsidR="00B652FB">
        <w:fldChar w:fldCharType="begin"/>
      </w:r>
      <w:r w:rsidR="00B652FB">
        <w:instrText xml:space="preserve"> ADDIN ZOTERO_ITEM CSL_CITATION {"citationID":"oIHEa43O","properties":{"formattedCitation":"(Fink et al., 2025; Wion et al., 2025)","plainCitation":"(Fink et al., 2025; Wion et al., 2025)","noteIndex":0},"citationItems":[{"id":3030,"uris":["http://zotero.org/users/6391447/items/L7QCJM7G"],"itemData":{"id":3030,"type":"dataset","abstract":"The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10,14]]},"issued":{"date-parts":[["2025",4,30]]}}},{"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B652FB">
        <w:fldChar w:fldCharType="separate"/>
      </w:r>
      <w:r w:rsidR="00B652FB">
        <w:rPr>
          <w:noProof/>
        </w:rPr>
        <w:t>(Fink et al., 2025; Figure 4 in Wion et al., 2025)</w:t>
      </w:r>
      <w:r w:rsidR="00B652FB">
        <w:fldChar w:fldCharType="end"/>
      </w:r>
      <w:r w:rsidR="00B652FB">
        <w:t xml:space="preserve"> </w:t>
      </w:r>
      <w:r w:rsidR="003A2DC6">
        <w:t xml:space="preserve">may be key for determining hotpots of future persistence of </w:t>
      </w:r>
      <w:r>
        <w:t>pinyon jays</w:t>
      </w:r>
      <w:r w:rsidR="003A2DC6">
        <w:t xml:space="preserve"> and areas that could serve as models for ecosystem conservation and management</w:t>
      </w:r>
      <w:r>
        <w:t xml:space="preserve"> in other areas</w:t>
      </w:r>
      <w:r w:rsidR="003A2DC6">
        <w:t xml:space="preserve">. </w:t>
      </w:r>
    </w:p>
    <w:p w14:paraId="3E95D9B1" w14:textId="77777777" w:rsidR="00EB3D45" w:rsidRPr="000C1F3C" w:rsidRDefault="00EB3D45" w:rsidP="00EB3D45">
      <w:pPr>
        <w:pStyle w:val="BodyText"/>
        <w:rPr>
          <w:i/>
          <w:iCs/>
        </w:rPr>
      </w:pPr>
      <w:r w:rsidRPr="000C1F3C">
        <w:rPr>
          <w:i/>
          <w:iCs/>
        </w:rPr>
        <w:t>4.2 Habitat and climate shape the relationship between jays and pinyon seeds</w:t>
      </w:r>
    </w:p>
    <w:p w14:paraId="15CD2449" w14:textId="1BFA886B" w:rsidR="00EB3D45" w:rsidRDefault="00EB3D45" w:rsidP="00EB3D45">
      <w:pPr>
        <w:pStyle w:val="BodyText"/>
        <w:spacing w:before="0" w:after="0"/>
        <w:ind w:firstLine="720"/>
      </w:pPr>
      <w:r>
        <w:lastRenderedPageBreak/>
        <w:t xml:space="preserve">Understanding the context dependency of species interactions is important for predicting current and future ecosystem states given ongoing anthropogenic changes </w:t>
      </w:r>
      <w:r>
        <w:fldChar w:fldCharType="begin"/>
      </w:r>
      <w:r>
        <w:instrText xml:space="preserve"> ADDIN ZOTERO_ITEM CSL_CITATION {"citationID":"CiZM8YcL","properties":{"formattedCitation":"(Liu &amp; Gaines, 2022; Polazzo et al., 2022)","plainCitation":"(Liu &amp; Gaines, 2022; Polazzo et al., 2022)","noteIndex":0},"citationItems":[{"id":2994,"uris":["http://zotero.org/groups/5634119/items/U3VNYJAY"],"itemData":{"id":2994,"type":"article-journal","abstract":"Significance\n            Multiple anthropogenic disturbances affect the structure and functioning of communities. Recent evidence highlighted that, after pulse disturbance, the functioning a community performs may be recovered fast due to functional redundancy, whereas community multivariate composition needs a longer time. Yet, the mechanisms that drive the different community recovery times have not been quantified empirically. We use quantitative food-web analysis to assess the influence of species interactions on community recovery. We found species-interactions strength to be the main mechanism driving differences between structural and functional recovery. Additionally, we show that interactions between multiple disturbances appear in the long term only when both species-interaction strength and food-web architecture change significantly.\n          , \n            Ecological communities are constantly exposed to multiple natural and anthropogenic disturbances. Multivariate composition (if recovered) has been found to need significantly more time to be regained after pulsed disturbance compared to univariate diversity metrics and functional endpoints. However, the mechanisms driving the different recovery times of communities to single and multiple disturbances remain unexplored. Here, we apply quantitative ecological network analyses to try to elucidate the mechanisms driving long-term community-composition dissimilarity and late-stage disturbance interactions at the community level. For this, we evaluate the effects of two pesticides, nutrient enrichment, and their interactions in outdoor mesocosms containing a complex freshwater community. We found changes in interactions strength to be strongly related to compositional changes and identified postdisturbance interaction-strength rewiring to be responsible for most of the observed compositional changes. Additionally, we found pesticide interactions to be significant in the long term only when both interaction strength and food-web architecture are reshaped by the disturbances. We suggest that quantitative network analysis has the potential to unveil ecological processes that prevent long-term community recovery.","container-title":"Proceedings of the National Academy of Sciences","DOI":"10.1073/pnas.2117364119","ISSN":"0027-8424, 1091-6490","issue":"17","journalAbbreviation":"Proc. Natl. Acad. Sci. U.S.A.","language":"en","page":"e2117364119","source":"DOI.org (Crossref)","title":"Food web rewiring drives long-term compositional differences and late-disturbance interactions at the community level","volume":"119","author":[{"family":"Polazzo","given":"Francesco"},{"family":"Marina","given":"Tomás I."},{"family":"Crettaz-Minaglia","given":"Melina"},{"family":"Rico","given":"Andreu"}],"issued":{"date-parts":[["2022",4,26]]}}},{"id":3001,"uris":["http://zotero.org/groups/5634119/items/LW73UBXP"],"itemData":{"id":3001,"type":"article-journal","abstract":"Ecological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fldChar w:fldCharType="separate"/>
      </w:r>
      <w:r>
        <w:rPr>
          <w:noProof/>
        </w:rPr>
        <w:t>(Liu &amp; Gaines, 2022; Polazzo et al., 2022)</w:t>
      </w:r>
      <w:r>
        <w:fldChar w:fldCharType="end"/>
      </w:r>
      <w:r>
        <w:t xml:space="preserve">. However, context dependent results are most useful if variation can be explained by consistent patterns or mechanisms </w:t>
      </w:r>
      <w:r>
        <w:fldChar w:fldCharType="begin"/>
      </w:r>
      <w:r>
        <w:instrText xml:space="preserve"> ADDIN ZOTERO_ITEM CSL_CITATION {"citationID":"5uRoylcG","properties":{"formattedCitation":"(Catford et al., 2022)","plainCitation":"(Catford et al., 2022)","noteIndex":0},"citationItems":[{"id":2999,"uris":["http://zotero.org/groups/5634119/items/VT4SLK2C"],"itemData":{"id":2999,"type":"article-journal","container-title":"Trends in Ecology &amp; Evolution","DOI":"10.1016/j.tree.2021.09.007","ISSN":"01695347","issue":"2","journalAbbreviation":"Trends in Ecology &amp; Evolution","language":"en","page":"158-170","source":"DOI.org (Crossref)","title":"Addressing context dependence in ecology","volume":"37","author":[{"family":"Catford","given":"Jane A."},{"family":"Wilson","given":"John R.U."},{"family":"Pyšek","given":"Petr"},{"family":"Hulme","given":"Philip E."},{"family":"Duncan","given":"Richard P."}],"issued":{"date-parts":[["2022",2]]}}}],"schema":"https://github.com/citation-style-language/schema/raw/master/csl-citation.json"} </w:instrText>
      </w:r>
      <w:r>
        <w:fldChar w:fldCharType="separate"/>
      </w:r>
      <w:r>
        <w:rPr>
          <w:noProof/>
        </w:rPr>
        <w:t>(Catford et al., 2022)</w:t>
      </w:r>
      <w:r>
        <w:fldChar w:fldCharType="end"/>
      </w:r>
      <w:r>
        <w:t xml:space="preserve">. We found two predictable patterns in the context dependency of the relationship between pinyon jays and pinyon pine seeds that align with optimal foraging theory </w:t>
      </w:r>
      <w:r>
        <w:fldChar w:fldCharType="begin"/>
      </w:r>
      <w:r>
        <w:instrText xml:space="preserve"> ADDIN ZOTERO_ITEM CSL_CITATION {"citationID":"dRYf0VYf","properties":{"formattedCitation":"(Charnov, 1976; King &amp; Marshall, 2022; Sheppard et al., 2018)","plainCitation":"(Charnov, 1976; King &amp; Marshall, 2022; Sheppard et al., 2018)","noteIndex":0},"citationItems":[{"id":3007,"uris":["http://zotero.org/groups/5634119/items/UCW35IFN"],"itemData":{"id":3007,"type":"article-journal","container-title":"Theoretical Population Biology","DOI":"10.1016/0040-5809(76)90040-X","ISSN":"00405809","issue":"2","journalAbbreviation":"Theoretical Population Biology","language":"en","license":"https://www.elsevier.com/tdm/userlicense/1.0/","page":"129-136","source":"DOI.org (Crossref)","title":"Optimal foraging, the marginal value theorem","volume":"9","author":[{"family":"Charnov","given":"Eric L."}],"issued":{"date-parts":[["1976",4]]}}},{"id":3005,"uris":["http://zotero.org/groups/5634119/items/I67YUCRI"],"itemData":{"id":3005,"type":"article-journal","container-title":"Current Biology","DOI":"10.1016/j.cub.2022.04.072","ISSN":"09609822","issue":"12","journalAbbreviation":"Current Biology","language":"en","page":"R680-R683","source":"DOI.org (Crossref)","title":"Optimal foraging","volume":"32","author":[{"family":"King","given":"Andrew J."},{"family":"Marshall","given":"Harry H."}],"issued":{"date-parts":[["2022",6]]}}},{"id":3008,"uris":["http://zotero.org/groups/5634119/items/WZVA98JM"],"itemData":{"id":3008,"type":"article-journal","abstract":"Abstract\n            \n              Individual foraging specialisation has important ecological implications, but its causes in group‐living species are unclear. One of the major consequences of group living is increased intragroup competition for resources. Foraging theory predicts that with increased competition, individuals should add new prey items to their diet, widening their foraging niche (‘optimal foraging hypothesis’). However, classic competition theory suggests the opposite: that increased competition leads to niche partitioning and greater individual foraging specialisation (‘niche partitioning hypothesis’). We tested these opposing predictions in wild, group‐living banded mongooses (\n              Mungos mungo\n              ), using stable isotope analysis of banded mongoose whiskers to quantify individual and group foraging niche. Individual foraging niche size declined with increasing group size, despite all groups having a similar overall niche size. Our findings support the prediction that competition promotes niche partitioning within social groups and suggest that individual foraging specialisation may play an important role in the formation of stable social groupings.","container-title":"Ecology Letters","DOI":"10.1111/ele.12933","ISSN":"1461-023X, 1461-0248","issue":"5","journalAbbreviation":"Ecology Letters","language":"en","page":"665-673","source":"DOI.org (Crossref)","title":"Intragroup competition predicts individual foraging specialisation in a group‐living mammal","volume":"21","author":[{"family":"Sheppard","given":"Catherine E."},{"family":"Inger","given":"Richard"},{"family":"McDonald","given":"Robbie A."},{"family":"Barker","given":"Sam"},{"family":"Jackson","given":"Andrew L."},{"family":"Thompson","given":"Faye J."},{"family":"Vitikainen","given":"Emma I. K."},{"family":"Cant","given":"Michael A."},{"family":"Marshall","given":"Harry H."}],"editor":[{"family":"Bourke","given":"Andrew"}],"issued":{"date-parts":[["2018",5]]}}}],"schema":"https://github.com/citation-style-language/schema/raw/master/csl-citation.json"} </w:instrText>
      </w:r>
      <w:r>
        <w:fldChar w:fldCharType="separate"/>
      </w:r>
      <w:r>
        <w:rPr>
          <w:noProof/>
        </w:rPr>
        <w:t>(Charnov, 1976; King &amp; Marshall, 2022; Sheppard et al., 2018)</w:t>
      </w:r>
      <w:r>
        <w:fldChar w:fldCharType="end"/>
      </w:r>
      <w:r>
        <w:t xml:space="preserve">. First, jays rely more heavily on cones following climatic conditions that may be unfavorable for reproduction and population growth, as indicted by the influence of lagged temperature and precipitation conditions (Figure 5a, 5b) </w:t>
      </w:r>
      <w:r>
        <w:fldChar w:fldCharType="begin"/>
      </w:r>
      <w:r>
        <w:instrText xml:space="preserve"> ADDIN ZOTERO_ITEM CSL_CITATION {"citationID":"wCJt3ADZ","properties":{"formattedCitation":"(Ligon, 1978; Marzluff, 1988)","plainCitation":"(Ligon, 1978; Marzluff, 1988)","noteIndex":0},"citationItems":[{"id":2753,"uris":["http://zotero.org/groups/5634119/items/4RGGXF3K"],"itemData":{"id":2753,"type":"article-journal","abstract":"Pinon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David"}],"issued":{"date-parts":[["1978",3]]}}},{"id":2862,"uris":["http://zotero.org/groups/5634119/items/PYGWLTH3"],"itemData":{"id":2862,"type":"article-journal","container-title":"Animal Behaviour","DOI":"10.1016/s0003-3472(88)80244-6","ISSN":"0003-3472","issue":"1","language":"en","license":"https://www.elsevier.com/tdm/userlicense/1.0/","note":"publisher: Elsevier BV","page":"1-10","source":"Crossref","title":"Do pinyon jays alter nest placement based on prior experience?","volume":"36","author":[{"family":"Marzluff","given":"John M."}],"issued":{"date-parts":[["1988",2]]}}}],"schema":"https://github.com/citation-style-language/schema/raw/master/csl-citation.json"} </w:instrText>
      </w:r>
      <w:r>
        <w:fldChar w:fldCharType="separate"/>
      </w:r>
      <w:r>
        <w:rPr>
          <w:noProof/>
        </w:rPr>
        <w:t>(Ligon, 1978; Marzluff, 1988)</w:t>
      </w:r>
      <w:r>
        <w:fldChar w:fldCharType="end"/>
      </w:r>
      <w:r>
        <w:t xml:space="preserve">. Second, jays are less reliant on cones in areas with more favorable habitat, such as characterized by higher pinyon pine basal area and greater North American Monsoon (NAM) influence (Figure 5c, 5d) </w:t>
      </w:r>
      <w:r>
        <w:fldChar w:fldCharType="begin"/>
      </w:r>
      <w:r>
        <w:instrText xml:space="preserve"> ADDIN ZOTERO_ITEM CSL_CITATION {"citationID":"RlgxL6Qz","properties":{"formattedCitation":"(Boone et al., 2018; Johnson et al., 2016; Ligon, 1978; Neilson &amp; Wullstein, 1983; Van Lanen et al., 2023)","plainCitation":"(Boone et al., 2018; Johnson et al., 2016; Ligon, 1978; Neilson &amp; Wullstein, 1983;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America","ISBN":"978-0-9790585-3-0","note":"DOI: 10.21199/SWB3.10","page":"190-197","publisher":"Western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2903,"uris":["http://zotero.org/groups/5634119/items/XYDLLE9X"],"itemData":{"id":2903,"type":"article-journal","container-title":"Avian Conservation and Ecology","DOI":"10.5751/ace-00890-110206","ISSN":"1712-6568","issue":"2","journalAbbreviation":"ACE","language":"en","note":"publisher: Resilience Alliance, Inc.","source":"Crossref","title":"Home range- and colony-scale habitat models for Pinyon Jays in piñon-juniper woodlands of New Mexico, USA","URL":"http://www.ace-eco.org/vol11/iss2/art6/","volume":"11","author":[{"family":"Johnson","given":"Kristine"},{"family":"Neville","given":"Teri B."},{"family":"Smith","given":"Jacqueline W."},{"family":"Horner","given":"Mark W."}],"accessed":{"date-parts":[["2025",7,16]]},"issued":{"date-parts":[["2016"]]}}},{"id":2753,"uris":["http://zotero.org/groups/5634119/items/4RGGXF3K"],"itemData":{"id":2753,"type":"article-journal","abstract":"Pinon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L."}],"issued":{"date-parts":[["2023",4]]}}},{"id":3003,"uris":["http://zotero.org/users/6391447/items/7P8TEDBC"],"itemData":{"id":3003,"type":"article-journal","container-title":"Journal of Biogeography","DOI":"10.2307/2844738","ISSN":"03050270","issue":"4","journalAbbreviation":"Journal of Biogeography","page":"275","source":"DOI.org (Crossref)","title":"Biogeography of Two Southwest American Oaks in Relation to Atmospheric Dynamics","volume":"10","author":[{"family":"Neilson","given":"R. P."},{"family":"Wullstein","given":"L. H."}],"issued":{"date-parts":[["1983",7]]}}}],"schema":"https://github.com/citation-style-language/schema/raw/master/csl-citation.json"} </w:instrText>
      </w:r>
      <w:r>
        <w:fldChar w:fldCharType="separate"/>
      </w:r>
      <w:r>
        <w:rPr>
          <w:noProof/>
        </w:rPr>
        <w:t>(Boone et al., 2018; Johnson et al., 2016; Ligon, 1978; Neilson &amp; Wullstein, 1983; Van Lanen et al., 2023)</w:t>
      </w:r>
      <w:r>
        <w:fldChar w:fldCharType="end"/>
      </w:r>
      <w:r>
        <w:t xml:space="preserve">. These patterns have implications for understanding the seed dispersal interaction between these two species and when it might change in direction or magnitude </w:t>
      </w:r>
      <w:r>
        <w:fldChar w:fldCharType="begin"/>
      </w:r>
      <w:r>
        <w:instrText xml:space="preserve"> ADDIN ZOTERO_ITEM CSL_CITATION {"citationID":"VgYh5oFZ","properties":{"formattedCitation":"(Chamberlain et al., 2014)","plainCitation":"(Chamberlain et al., 2014)","noteIndex":0},"citationItems":[{"id":133,"uris":["http://zotero.org/users/6391447/items/NWNSW57M"],"itemData":{"id":133,"type":"article-journal","abstract":"The net effects of interspeciﬁc species interactions on individuals and populations vary in both sign (À, 0, +) and magnitude (strong to weak). Interaction outcomes are context-dependent when the sign and/or magnitude change as a function of the biotic or abiotic context. While context dependency appears to be common, its distribution in nature is poorly described. Here, we used meta-analysis to quantify variation in species interaction outcomes (competition, mutualism, or predation) for 247 published articles. Contrary to our expectations, variation in the magnitude of effect sizes did not differ among species interactions, and while mutualism was most likely to change sign across contexts (and predation least likely), mutualism did not strongly differ from competition. Both the magnitude and sign of species interactions varied the most along spatial and abiotic gradients, and least as a function of the presence/absence of a third species. However, the degree of context dependency across these context types was not consistent among mutualism, competition and predation studies. Surprisingly, study location and ecosystem type varied in the degree of context dependency, with laboratory studies showing the highest variation in outcomes. We urge that studying context dependency per se, rather than focusing only on mean outcomes, can provide a general method for describing patterns of variation in nature.","container-title":"Ecology Letters","DOI":"10.1111/ele.12279","ISSN":"1461023X","issue":"7","journalAbbreviation":"Ecol Lett","language":"en","page":"881-890","source":"DOI.org (Crossref)","title":"How context dependent are species interactions?","volume":"17","author":[{"family":"Chamberlain","given":"Scott A."},{"family":"Bronstein","given":"Judith L."},{"family":"Rudgers","given":"Jennifer A."}],"editor":[{"family":"Etienne","given":"Rampal"}],"issued":{"date-parts":[["2014",7]]}}}],"schema":"https://github.com/citation-style-language/schema/raw/master/csl-citation.json"} </w:instrText>
      </w:r>
      <w:r>
        <w:fldChar w:fldCharType="separate"/>
      </w:r>
      <w:r>
        <w:rPr>
          <w:noProof/>
        </w:rPr>
        <w:t>(Chamberlain et al., 2014)</w:t>
      </w:r>
      <w:r>
        <w:fldChar w:fldCharType="end"/>
      </w:r>
      <w:r>
        <w:t xml:space="preserve">. For example, jays may eat more cached seeds more quickly following stressful climatic conditions, which could lead to a weakening of the mutualistic interaction or a shift to alternative food resources </w:t>
      </w:r>
      <w:r>
        <w:fldChar w:fldCharType="begin"/>
      </w:r>
      <w:r>
        <w:instrText xml:space="preserve"> ADDIN ZOTERO_ITEM CSL_CITATION {"citationID":"cScDOj5o","properties":{"formattedCitation":"(Ligon, 1978; McKinnon et al., 2017; Simon et al., 2023)","plainCitation":"(Ligon, 1978; McKinnon et al., 2017; Simon et al., 2023)","noteIndex":0},"citationItems":[{"id":2753,"uris":["http://zotero.org/groups/5634119/items/4RGGXF3K"],"itemData":{"id":2753,"type":"article-journal","abstract":"Pinon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David"}],"issued":{"date-parts":[["1978",3]]}}},{"id":2872,"uris":["http://zotero.org/groups/5634119/items/XSSRDULF"],"itemData":{"id":2872,"type":"article-journal","container-title":"Journal of Field Ornithology","DOI":"10.1111/jofo.12187","ISSN":"0273-8570","issue":"1","journalAbbreviation":"J. Field Ornithol.","language":"en","license":"http://doi.wiley.com/10.1002/tdm_license_1","note":"publisher: Resilience Alliance, Inc.","page":"65-79","source":"Crossref","title":"Does the proportion of arthropods versus fruit in the diet influence overwintering condition of an omnivorous songbird?","volume":"88","author":[{"family":"McKinnon","given":"Emily A."},{"family":"Kurt Kyser","given":"T."},{"family":"Stutchbury","given":"Bridget J. M."}],"issued":{"date-parts":[["2017",3]]}}},{"id":2873,"uris":["http://zotero.org/groups/5634119/items/LT7L98WS"],"itemData":{"id":2873,"type":"article-journal","abstract":"AbstractOmnivores utilize dietary sources which differ in nutrients, hence dietary limitations due to environmental change or habitat alteration could cause nutrient limitations, and thus deterioration of body condition if omnivory is obligate. We investigated how the body condition of the omnivorous Village weaver Ploceus cucullatus (weavers), which forages predominantly on grains, responds to the supplementation of its grain diet with insects instead of fruits. Forty wild‐caught weavers held in aviaries were fed a combination of grains and fruits, or grains and insects ad libitum for 8 weeks. We determined diet preference by recording the number of birds on each diet option per minute for 1 h and the amount of food left‐over after 3 h of foraging. Fortnightly, we assessed indices of body condition including body mass, pectoral muscle, and fat scores, packed cell volume (PCV), and hemoglobin concentration (HBC). We modeled the number of foragers, food left‐over, and body condition indices as functions of diet, while accounting for time (weeks) and sex effects. Grains were the preferred diet, but males ate more fruits and insects than females. Weavers fed on grains and fruits lost body and pectoral muscle mass and accumulated less fat than those fed on grains and insects. This effect was sex‐dependent: females supplemented with fruits lost more pectoral muscle mass than males of the same group and males but not females, supplemented with insects accumulated more fat reserve than those supplemented with fruits. PCV and HBC did not differ between diets but increased over the 8 weeks. Weavers are likely obligate rather than facultative omnivores, with insects as being a more nutritive supplement than fruits. Nutrient limitation arising from environmental change or habitat alteration could impair body condition and affect physiological function to environmental seasonality in obligate omnivores like the weavers.","container-title":"Ecology and Evolution","DOI":"10.1002/ece3.10141","ISSN":"2045-7758, 2045-7758","issue":"5","language":"en","license":"http://creativecommons.org/licenses/by/4.0/","note":"publisher: Wiley","source":"Crossref","title":"Supplementing a grain diet with insects instead of fruits sustains the body condition of an omnivorous bird","URL":"https://onlinelibrary.wiley.com/doi/10.1002/ece3.10141","volume":"13","author":[{"family":"Simon","given":"Ojodomo G."},{"family":"Manu","given":"Shiiwua A."},{"family":"Nwaogu","given":"Chima J."},{"family":"Omotoriogun","given":"Taiwo C."}],"accessed":{"date-parts":[["2025",7,16]]},"issued":{"date-parts":[["2023",5]]}}}],"schema":"https://github.com/citation-style-language/schema/raw/master/csl-citation.json"} </w:instrText>
      </w:r>
      <w:r>
        <w:fldChar w:fldCharType="separate"/>
      </w:r>
      <w:r>
        <w:rPr>
          <w:noProof/>
        </w:rPr>
        <w:t>(Ligon, 1978; McKinnon et al., 2017; Simon et al., 2023)</w:t>
      </w:r>
      <w:r>
        <w:fldChar w:fldCharType="end"/>
      </w:r>
      <w:r>
        <w:t xml:space="preserve">. Alternatively, jays may continue to cache seeds but eat fewer cached seeds in habitats with more food resources, potentially strengthening the mutualistic interaction </w:t>
      </w:r>
      <w:r>
        <w:fldChar w:fldCharType="begin"/>
      </w:r>
      <w:r>
        <w:instrText xml:space="preserve"> ADDIN ZOTERO_ITEM CSL_CITATION {"citationID":"5lRwoKgL","properties":{"formattedCitation":"(Elwood et al., 2018; Sawaya et al., 2018)","plainCitation":"(Elwood et al., 2018; Sawaya et al., 2018)","noteIndex":0},"citationItems":[{"id":2846,"uris":["http://zotero.org/groups/5634119/items/35Z6PZPK"],"itemData":{"id":2846,"type":"article-journal","abstract":"AbstractBoth seed predators and herbivores can have profound effects on individual plant growth, reproduction and survival, but their population‐level effects are less well understood. While most plants interact with a suite of seed predators and herbivores over their life cycle, few studies incorporate the effects of multiple interacting partners and multiple life stages on plant population growth.We constructed a matrix model using 6 years of data from a rare, seed‐producing population of American chestnut (Castanea dentata). We combined field demographic data with published experimental results on the effects of pre‐dispersal seed predators (weevils) and post‐dispersal seed predators (scatter‐hoarding vertebrates) and incorporated the effect of vertebrate herbivores estimated from the field data. We explored the impact of these three different animal interactions for short‐term (transient) and long‐term (asymptotic) tree population growth. In addition, we used the model to explore the conditions under which scatter hoarding would function as a mutualism.Seed predators had greater effect on both short‐ and long‐term population growth than herbivores. Although weevil infestation can greatly reduce the probability of germination, pre‐dispersal seed predators had smaller effects on both short‐ or long‐term population growth than post‐dispersal predators. The elasticities of weevil‐related parameters were also small. The effect of browsers on both the short‐ and long‐term population growth rate were the smallest of the effects studied. Post‐dispersal seed predation affected population growth the most in the interactions studied. The probability of seed removal was among the largest elasticities, similar in magnitude to survival of large trees.Synthesis. Our results indicate that neither weevils nor the intensity of browse damage observed at our study site are likely to hinder tree regeneration or reintroduction, although both reduced population growth. Although researchers and forest managers often assume that seeds are unimportant for long‐lived tree populations, our test of this assumption shows that scatterhoarders and other post‐dispersal seed consumers can significantly limit natural regeneration. Forest management that alters scatterhoarder behaviour could have significant effects on tree population dynamics that are largely unexplored.","container-title":"Journal of Ecology","DOI":"10.1111/1365-2745.12902","ISSN":"0022-0477, 1365-2745","issue":"3","language":"en","license":"http://onlinelibrary.wiley.com/termsAndConditions#am","note":"publisher: Wiley","page":"1191-1203","source":"Crossref","title":"Scatterhoarders drive long‐ and short‐term population dynamics of a nut‐producing tree, while pre‐dispersal seed predators and herbivores have little effect","volume":"106","author":[{"family":"Elwood","given":"Elise C."},{"family":"Lichti","given":"Nathanael I."},{"family":"Fitzsimmons","given":"Sara F."},{"family":"Dalgleish","given":"Harmony J."}],"editor":[{"family":"Zuidema","given":"Pieter"}],"issued":{"date-parts":[["2018",5]]}}},{"id":2839,"uris":["http://zotero.org/groups/5634119/items/4S5TLTGP"],"itemData":{"id":2839,"type":"article-journal","abstract":"ABSTRACTThe conditional mutualism between scatterhoarders and trees varies on a continuum from mutualism to antagonism and can change across time and space, and among species. We examined 4 tree species (red oak [Quercus rubra], white oak [Quercus alba], American chestnut [Castanea dentata] and hybrid chestnut [C. dentata × Castanea mollissima) across 5 sites and 3 years to quantify the variability in this conditional mutualism. We used a published model to compare the rates of seed emergence with and without burial to the probability that seeds will be cached and left uneaten by scatterhoarders to quantify variation in the conditional mutualism that can be explained by environmental variation among sites, years, species, and seed provenance within species. All species tested had increased emergence when buried. However, comparing benefits of burial to the probability of caching by scatterhoarders indicated a mutualism in red oak, while white oak was nearly always antagonistic. Chestnut was variable around the boundary between mutualism and antagonism, indicating a high degree of context dependence in the relationship with scatterhoarders. We found that different seed provenances did not vary in their potential for mutualism. Temperature did not explain microsite differences in seed emergence in any of the species tested. In hybrid chestnut only, emergence on the surface declined with soil moisture in the fall. By quantifying the variation in the conditional mutualism that was not caused by changes in scatterhoarder behavior, we show that environmental conditions and seed traits are an important and underappreciated component of the variation in the relationship between trees and scatterhoarders.","container-title":"Integrative Zoology","DOI":"10.1111/1749-4877.12311","ISSN":"1749-4877, 1749-4877","issue":"3","language":"en","license":"http://onlinelibrary.wiley.com/termsAndConditions#vor","note":"publisher: Wiley","page":"319-330","source":"Crossref","title":"Environmental variation shifts the relationship between trees and scatterhoarders along the continuum from mutualism to antagonism","volume":"13","author":[{"family":"Sawaya","given":"Gina M."},{"family":"Goldberg","given":"Adam S."},{"family":"Steele","given":"Michael A."},{"family":"Dalgleish","given":"Harmony J."}],"issued":{"date-parts":[["2018",5]]}}}],"schema":"https://github.com/citation-style-language/schema/raw/master/csl-citation.json"} </w:instrText>
      </w:r>
      <w:r>
        <w:fldChar w:fldCharType="separate"/>
      </w:r>
      <w:r>
        <w:rPr>
          <w:noProof/>
        </w:rPr>
        <w:t>(Elwood et al., 2018; Sawaya et al., 2018)</w:t>
      </w:r>
      <w:r>
        <w:fldChar w:fldCharType="end"/>
      </w:r>
      <w:r>
        <w:t>. The mediating effects of climate and habitat on seed dispersal involving masting species</w:t>
      </w:r>
      <w:r w:rsidR="006332F8">
        <w:t>, especially in arid environments like the southwestern USA,</w:t>
      </w:r>
      <w:r>
        <w:t xml:space="preserve"> may be more pronounced since seed dispersers need to be responsive to pulses of resources when they become available </w:t>
      </w:r>
      <w:r>
        <w:fldChar w:fldCharType="begin"/>
      </w:r>
      <w:r>
        <w:instrText xml:space="preserve"> ADDIN ZOTERO_ITEM CSL_CITATION {"citationID":"rvp5qt7L","properties":{"formattedCitation":"(Clark et al., 2019)","plainCitation":"(Clark et al., 2019)","noteIndex":0},"citationItems":[{"id":2998,"uris":["http://zotero.org/groups/5634119/items/U6KQ2STX"],"itemData":{"id":2998,"type":"article-journal","abstract":"Abstract\n            \n              Mast‐fruiting trees represent a pulsed resource that both supports and destabilizes consumer populations. Whereas a reliable resource is abundant on average and with limited variation in time and space, masting is volatile and localized, and that variability ramifies throughout food‐webs. Theory is developed to evaluate how the space–time structure of masting interacts with consumers who exploit alternative hosts, forage widely in space, and store reserves in time. We derive the space–time–species covariance in resource supply and combine it with the space–time–diet breadth of consumers, or ambit. Direct connection to data is made possible with Mast Inference and Forecasting (\n              MASTIF\n              ), a state‐space autoregressive model that fits seed‐trap and canopy observations and predicts resource availability within the canopy and on the forest floor with full uncertainty. A resource score can be assigned to each consumer–habitat combination that integrates the benefits of a high mean supply weighed against the variance cost. As the consumer ambit increases, the volatility of an unreliable resource shifts from a variance cost to a mean benefit. Consumers foraging in the canopy (arboreal arthropods and rodents, song birds) experience space‐time covariance between host trees. Consumers on the forest floor (seed and damping‐off fungi, arthropods, rodents, ground‐nesting birds, mammals) experience instead a redistribution of that covariance by dispersal. For consumers lacking mobility, demographic storage in the form of episodic birth cohorts following mast years is important for population persistence. Consumers additionally compensate volatility with diet breadth. Depending on the dominant masting strategies of host tree species in the diet, habitats differentially limit consumers depending on the misalignment between consumer ambit and spatiotemporal covariance of hosts. The impact of adding or subtracting a diet item can be gauged with the standard error (\n              SE\n              ) rule or the benefit of an added diet item balanced against the variance cost, both of which depend on the existing diet, the abundance of the new host, and the consumer's foraging ambit. Results rank habitats by their capacities to support wildlife and other consumers from a resource perspective. Results are connected directly to data, with full uncertainty, by\n              MASTIF\n              .","container-title":"Ecological Monographs","DOI":"10.1002/ecm.1381","ISSN":"0012-9615, 1557-7015","issue":"4","journalAbbreviation":"Ecological Monographs","language":"en","page":"e01381","source":"DOI.org (Crossref)","title":"Foodwebs based on unreliable foundations: spatiotemporal masting merged with consumer movement, storage, and diet","title-short":"Foodwebs based on unreliable foundations","volume":"89","author":[{"family":"Clark","given":"James S."},{"family":"Nuñez","given":"Chase L."},{"family":"Tomasek","given":"Bradley"}],"issued":{"date-parts":[["2019",11]]}}}],"schema":"https://github.com/citation-style-language/schema/raw/master/csl-citation.json"} </w:instrText>
      </w:r>
      <w:r>
        <w:fldChar w:fldCharType="separate"/>
      </w:r>
      <w:r>
        <w:rPr>
          <w:noProof/>
        </w:rPr>
        <w:t>(Clark et al., 2019)</w:t>
      </w:r>
      <w:r>
        <w:fldChar w:fldCharType="end"/>
      </w:r>
      <w:r>
        <w:t xml:space="preserve">. </w:t>
      </w:r>
    </w:p>
    <w:p w14:paraId="1E38249D" w14:textId="4D7042F1" w:rsidR="009E6BD1" w:rsidRPr="00D56CAF" w:rsidRDefault="00EB3D45" w:rsidP="00D56CAF">
      <w:pPr>
        <w:pStyle w:val="BodyText"/>
        <w:spacing w:before="0" w:after="0"/>
        <w:rPr>
          <w:i/>
          <w:iCs/>
        </w:rPr>
      </w:pPr>
      <w:r>
        <w:rPr>
          <w:i/>
          <w:iCs/>
        </w:rPr>
        <w:lastRenderedPageBreak/>
        <w:t>4.3 The temporal dynamics of seed dispersal</w:t>
      </w:r>
    </w:p>
    <w:p w14:paraId="6107AFC4" w14:textId="71549130" w:rsidR="00A272CA" w:rsidRDefault="00EB3D45" w:rsidP="00281722">
      <w:pPr>
        <w:pStyle w:val="BodyText"/>
        <w:spacing w:before="0" w:after="0"/>
        <w:ind w:firstLine="720"/>
      </w:pPr>
      <w:r>
        <w:t xml:space="preserve">In systems with masting tree species, populations of seed dispersers and predators have various temporal responses to seed availability </w:t>
      </w:r>
      <w:r>
        <w:fldChar w:fldCharType="begin"/>
      </w:r>
      <w:r>
        <w:instrText xml:space="preserve"> ADDIN ZOTERO_ITEM CSL_CITATION {"citationID":"6azbzg2h","properties":{"formattedCitation":"(Bergeron et al., 2011; Boutin et al., 2006; Fietz et al., 2009)","plainCitation":"(Bergeron et al., 2011; Boutin et al., 2006; Fietz et al., 2009)","noteIndex":0},"citationItems":[{"id":2983,"uris":["http://zotero.org/groups/5634119/items/JHIYW3CU"],"itemData":{"id":2983,"type":"article-journal","abstract":"Mast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M."},{"family":"Garant","given":"Dany"}],"issued":{"date-parts":[["2011",11]]}}},{"id":3039,"uris":["http://zotero.org/users/6391447/items/6BQYI7CS"],"itemData":{"id":3039,"type":"article-journal","container-title":"Journal of Comparative Physiology B","DOI":"10.1007/s00360-009-0364-2","ISSN":"0174-1578, 1432-136X","issue":"7","journalAbbreviation":"J Comp Physiol B","language":"en","license":"http://www.springer.com/tdm","page":"829-837","source":"DOI.org (Crossref)","title":"Is energy supply the trigger for reproductive activity in male edible dormice (Glis glis)?","volume":"179","author":[{"family":"Fietz","given":"Joanna"},{"family":"Kager","given":"Timo"},{"family":"Schauer","given":"Sebastian"}],"issued":{"date-parts":[["2009",10]]}}}],"schema":"https://github.com/citation-style-language/schema/raw/master/csl-citation.json"} </w:instrText>
      </w:r>
      <w:r>
        <w:fldChar w:fldCharType="separate"/>
      </w:r>
      <w:r>
        <w:rPr>
          <w:noProof/>
        </w:rPr>
        <w:t>(</w:t>
      </w:r>
      <w:r w:rsidR="00A272CA">
        <w:rPr>
          <w:noProof/>
        </w:rPr>
        <w:t xml:space="preserve">"anticipatory": </w:t>
      </w:r>
      <w:r>
        <w:rPr>
          <w:noProof/>
        </w:rPr>
        <w:t>Bergeron et al., 2011; Boutin et al., 2006; Fietz et al., 2009</w:t>
      </w:r>
      <w:r w:rsidR="00A272CA">
        <w:rPr>
          <w:noProof/>
        </w:rPr>
        <w:t xml:space="preserve">; "immediate" and "delayed" response: </w:t>
      </w:r>
      <w:r w:rsidR="00A272CA" w:rsidRPr="00AA3036">
        <w:rPr>
          <w:rFonts w:cs="Times New Roman"/>
        </w:rPr>
        <w:t>Lindén et al., 2011; Schnurr et al., 2002; Selonen et al., 2015</w:t>
      </w:r>
      <w:r>
        <w:rPr>
          <w:noProof/>
        </w:rPr>
        <w:t>)</w:t>
      </w:r>
      <w:r>
        <w:fldChar w:fldCharType="end"/>
      </w:r>
      <w:r>
        <w:t>.</w:t>
      </w:r>
      <w:r w:rsidR="00A272CA">
        <w:t xml:space="preserve"> </w:t>
      </w:r>
      <w:r w:rsidR="009E6BD1">
        <w:t xml:space="preserve">Understanding which of these mechanisms operate for different populations or species is important for accurately modeling consumer-resource dynamics. </w:t>
      </w:r>
      <w:r w:rsidR="00A272CA">
        <w:t xml:space="preserve">Importantly, while many traditional consumer-resource (e.g., predator-prey, host-parasite, seed dispersal) models assume only immediate lagged responses between consumer abundance and resource availability, such interactions may operate over varying time scales, especially when species </w:t>
      </w:r>
      <w:r w:rsidR="00281722">
        <w:t xml:space="preserve">have anticipatory adaptations (e.g., consumers increase before or synchronously with resources) or where species have delayed responses (e.g., saving food for later times through food storage or caching or delayed reproduction). </w:t>
      </w:r>
    </w:p>
    <w:p w14:paraId="68ED2782" w14:textId="0D7BB339" w:rsidR="009E6BD1" w:rsidRDefault="00A272CA" w:rsidP="00281722">
      <w:pPr>
        <w:pStyle w:val="BodyText"/>
        <w:spacing w:before="0" w:after="0"/>
        <w:ind w:firstLine="720"/>
      </w:pPr>
      <w:r>
        <w:t>Here, we provide an explicit way to evaluate multiple temporal relationships between consumers and their food sources</w:t>
      </w:r>
      <w:r w:rsidR="00D56CAF">
        <w:t xml:space="preserve">. </w:t>
      </w:r>
      <w:r>
        <w:t xml:space="preserve">For seed dispersal, in particular, our approach advances previous methods, which include model selection </w:t>
      </w:r>
      <w:r>
        <w:fldChar w:fldCharType="begin"/>
      </w:r>
      <w:r>
        <w:instrText xml:space="preserve"> ADDIN ZOTERO_ITEM CSL_CITATION {"citationID":"AjR3zfbi","properties":{"formattedCitation":"(Selonen et al., 2015)","plainCitation":"(Selonen et al., 2015)","dontUpdate":true,"noteIndex":0},"citationItems":[{"id":3040,"uris":["http://zotero.org/users/6391447/items/59M8T9YE"],"itemData":{"id":3040,"type":"article-journal","container-title":"Oecologia","DOI":"10.1007/s00442-014-3148-7","ISSN":"0029-8549, 1432-1939","issue":"2","journalAbbreviation":"Oecologia","language":"en","page":"401-411","source":"DOI.org (Crossref)","title":"Immediate or lagged responses of a red squirrel population to pulsed resources","volume":"177","author":[{"family":"Selonen","given":"Vesa"},{"family":"Varjonen","given":"Rauno"},{"family":"Korpimäki","given":"Erkki"}],"issued":{"date-parts":[["2015",2]]}}}],"schema":"https://github.com/citation-style-language/schema/raw/master/csl-citation.json"} </w:instrText>
      </w:r>
      <w:r>
        <w:fldChar w:fldCharType="separate"/>
      </w:r>
      <w:r>
        <w:rPr>
          <w:noProof/>
        </w:rPr>
        <w:t>(e.g., Selonen et al., 2015)</w:t>
      </w:r>
      <w:r>
        <w:fldChar w:fldCharType="end"/>
      </w:r>
      <w:r>
        <w:t xml:space="preserve"> or </w:t>
      </w:r>
      <w:r w:rsidRPr="00281722">
        <w:rPr>
          <w:i/>
          <w:iCs/>
        </w:rPr>
        <w:t>a priori</w:t>
      </w:r>
      <w:r>
        <w:t xml:space="preserve"> assumptions about one or two time periods of importance </w:t>
      </w:r>
      <w:r>
        <w:fldChar w:fldCharType="begin"/>
      </w:r>
      <w:r>
        <w:instrText xml:space="preserve"> ADDIN ZOTERO_ITEM CSL_CITATION {"citationID":"k9Xc6UAo","properties":{"formattedCitation":"(Bergeron et al., 2011; Boutin et al., 2006; Gamelon et al., 2017; Lind\\uc0\\u233{}n et al., 2011)","plainCitation":"(Bergeron et al., 2011; Boutin et al., 2006; Gamelon et al., 2017; Lindén et al., 2011)","dontUpdate":true,"noteIndex":0},"citationItems":[{"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id":3041,"uris":["http://zotero.org/users/6391447/items/CFKW38LX"],"itemData":{"id":3041,"type":"article-journal","abstract":"Irruptive migrants are partially migrating species showing pronounced temporal variation in the number of migrants. Occasional irruptions are often explained by increased population density (per area) or lack of food. Similarly to population dynamics, these explanations are not mutually exclusive, but probably act in concert. Here we do a parallel analysis on the migration intensity and population dynamics of an irruptive migratory bird species, the great spotted woodpecker\n              Dendrocopos major\n              , in southern Finland. Both analyses include simultaneous effects of breeding density and cone crops of Scots pine\n              Pinus sylvestris\n              and Norway spruce\n              Picea abies\n              . A novel model for statistical analyses of irruptive migration intensity is developed. Population dynamics are investigated using log‐linear state‐space models. Woodpecker migration intensity is well explained by lack of spruce cones and increases proportionally to population density. Population dynamics is most successfully described with a density dependent model, where the natural logarithm of spruce cone availability previous autumn has a strong positive effect on population growth. This is likely to be due to lowered winter mortality and lowered emigration rates resulting from plentiful food availability. Although the species uses pine cones as a food resource in winter, the estimated impacts of pine cone crops on migration intensity and population dynamics are low, probably due to low annual variation in crop comparing to spruce cones. Large irruptions also tend to occur earlier in season, often before cones are a crucial food resource for the woodpeckers, suggesting that the woodpeckers use the amount of maturing cones as a cue for upcoming conditions. Our results show that the ecological role of different resources can differ considerably from the expected pattern based on the proportion of the resources in a species’ diet. Advantages of examining patterns of bird migration, population density and dynamics in unison are apparent.","container-title":"Oikos","DOI":"10.1111/j.1600-0706.2010.18970.x","ISSN":"0030-1299, 1600-0706","issue":"7","journalAbbreviation":"Oikos","language":"en","page":"1065-1075","source":"DOI.org (Crossref)","title":"Modelling irruptions and population dynamics of the great spotted woodpecker – joint effects of density and cone crops","volume":"120","author":[{"family":"Lindén","given":"Andreas"},{"family":"Lehikoinen","given":"Aleksi"},{"family":"Hokkanen","given":"Tatu"},{"family":"Väisänen","given":"Risto A."}],"issued":{"date-parts":[["2011",7]]}}}],"schema":"https://github.com/citation-style-language/schema/raw/master/csl-citation.json"} </w:instrText>
      </w:r>
      <w:r>
        <w:fldChar w:fldCharType="separate"/>
      </w:r>
      <w:r w:rsidRPr="00180953">
        <w:rPr>
          <w:rFonts w:cs="Times New Roman"/>
        </w:rPr>
        <w:t>(</w:t>
      </w:r>
      <w:r>
        <w:rPr>
          <w:rFonts w:cs="Times New Roman"/>
        </w:rPr>
        <w:t xml:space="preserve">e.g., </w:t>
      </w:r>
      <w:r w:rsidRPr="00180953">
        <w:rPr>
          <w:rFonts w:cs="Times New Roman"/>
        </w:rPr>
        <w:t>Bergeron et al., 2011; Boutin et al., 2006; Gamelon et al., 2017; Lindén et al., 2011)</w:t>
      </w:r>
      <w:r>
        <w:fldChar w:fldCharType="end"/>
      </w:r>
      <w:r>
        <w:t xml:space="preserve">. Further, by simultaneously weighting the relative importance of multiple competing hypotheses about temporal coupling and mechanisms, our modeling framework can help inform observational or experimental studies focusing on identifying the nuances of those mechanisms (e.g., population differences in temporal patterns across environments; </w:t>
      </w:r>
      <w:r>
        <w:fldChar w:fldCharType="begin"/>
      </w:r>
      <w:r>
        <w:instrText xml:space="preserve"> ADDIN ZOTERO_ITEM CSL_CITATION {"citationID":"0TX8EjTZ","properties":{"formattedCitation":"(Gamelon et al., 2017)","plainCitation":"(Gamelon et al., 2017)","dontUpdate":true,"noteIndex":0},"citationItems":[{"id":3044,"uris":["http://zotero.org/users/6391447/items/LRKIMZTG"],"itemData":{"id":3044,"type":"article-journal","container-title":"Oecologia","DOI":"10.1007/s00442-017-3821-8","ISSN":"0029-8549,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schema":"https://github.com/citation-style-language/schema/raw/master/csl-citation.json"} </w:instrText>
      </w:r>
      <w:r>
        <w:fldChar w:fldCharType="separate"/>
      </w:r>
      <w:r>
        <w:rPr>
          <w:noProof/>
        </w:rPr>
        <w:t>Gamelon et al., 2017)</w:t>
      </w:r>
      <w:r>
        <w:fldChar w:fldCharType="end"/>
      </w:r>
      <w:r>
        <w:t xml:space="preserve">. This modeling framework may be particularly important for increasing the temporal realism of seed dispersal interactions in which species cache seeds (~300 species of birds, mammals, and invertebrates cache seeds for later </w:t>
      </w:r>
      <w:r>
        <w:lastRenderedPageBreak/>
        <w:t>consumption</w:t>
      </w:r>
      <w:commentRangeStart w:id="109"/>
      <w:commentRangeStart w:id="110"/>
      <w:r>
        <w:t xml:space="preserve">; </w:t>
      </w:r>
      <w:r w:rsidRPr="00281722">
        <w:rPr>
          <w:highlight w:val="yellow"/>
        </w:rPr>
        <w:t>CITE</w:t>
      </w:r>
      <w:r>
        <w:t xml:space="preserve">). </w:t>
      </w:r>
      <w:commentRangeEnd w:id="109"/>
      <w:r w:rsidR="00750A3F">
        <w:rPr>
          <w:rStyle w:val="CommentReference"/>
          <w:sz w:val="24"/>
          <w:szCs w:val="24"/>
        </w:rPr>
        <w:commentReference w:id="109"/>
      </w:r>
      <w:commentRangeEnd w:id="110"/>
      <w:r w:rsidR="00750A3F">
        <w:rPr>
          <w:rStyle w:val="CommentReference"/>
          <w:sz w:val="24"/>
          <w:szCs w:val="24"/>
        </w:rPr>
        <w:commentReference w:id="110"/>
      </w:r>
      <w:r>
        <w:t>Different species cache seeds for different periods of time (e.g., short</w:t>
      </w:r>
      <w:r w:rsidR="00B652FB">
        <w:t>er</w:t>
      </w:r>
      <w:r>
        <w:t xml:space="preserve"> periods </w:t>
      </w:r>
      <w:r w:rsidR="00B652FB">
        <w:t xml:space="preserve">of weeks or months </w:t>
      </w:r>
      <w:r>
        <w:t>for birds such as chickadees</w:t>
      </w:r>
      <w:r w:rsidR="00750A3F">
        <w:t>, tits, nuthatches, and</w:t>
      </w:r>
      <w:r>
        <w:t xml:space="preserve"> magpies</w:t>
      </w:r>
      <w:r w:rsidR="00750A3F">
        <w:t xml:space="preserve"> </w:t>
      </w:r>
      <w:r w:rsidR="00750A3F">
        <w:fldChar w:fldCharType="begin"/>
      </w:r>
      <w:r w:rsidR="0020409F">
        <w:instrText xml:space="preserve"> ADDIN ZOTERO_ITEM CSL_CITATION {"citationID":"WH8PefWc","properties":{"formattedCitation":"(Feenders &amp; Smulders, 2011; H\\uc0\\u228{}rdling et al., 1997; Hitchcock &amp; Sherry, 1990)","plainCitation":"(Feenders &amp; Smulders, 2011; Härdling et al., 1997; Hitchcock &amp; Sherry, 1990)","noteIndex":0},"citationItems":[{"id":3056,"uris":["http://zotero.org/groups/5634119/items/TCEZJ7L2"],"itemData":{"id":3056,"type":"article-journal","container-title":"Animal Behaviour","DOI":"10.1016/S0003-3472(05)80699-2","ISSN":"00033472","issue":"4","journalAbbreviation":"Animal Behaviour","language":"en","license":"https://www.elsevier.com/tdm/userlicense/1.0/","page":"701-712","source":"DOI.org (Crossref)","title":"Long-term memory for cache sites in the black-capped chickadee","volume":"40","author":[{"family":"Hitchcock","given":"Christine L."},{"family":"Sherry","given":"David F."}],"issued":{"date-parts":[["1990",10]]}}},{"id":3058,"uris":["http://zotero.org/groups/5634119/items/PCYH6PLW"],"itemData":{"id":3058,"type":"article-journal","container-title":"Animal Cognition","DOI":"10.1007/s10071-010-0357-2","ISSN":"1435-9448, 1435-9456","issue":"2","journalAbbreviation":"Anim Cogn","language":"en","license":"http://www.springer.com/tdm","page":"235-243","source":"DOI.org (Crossref)","title":"Magpies can use local cues to retrieve their food caches","volume":"14","author":[{"family":"Feenders","given":"Gesa"},{"family":"Smulders","given":"Tom V."}],"issued":{"date-parts":[["2011",3]]}}},{"id":3059,"uris":["http://zotero.org/groups/5634119/items/KVY9U3MN"],"itemData":{"id":3059,"type":"article-journal","container-title":"The Condor","DOI":"10.2307/1369961","ISSN":"00105422, 1938-5129","issue":"2","journalAbbreviation":"The Condor","page":"526-529","source":"DOI.org (Crossref)","title":"Memory for Hoarded Food: An Aviary Study of the European Nuthatch","title-short":"Memory for Hoarded Food","volume":"99","author":[{"family":"Härdling","given":"Roger"},{"family":"Källander","given":"Hans"},{"family":"Nilsson","given":"Jan-åke"}],"issued":{"date-parts":[["1997",5]]}}}],"schema":"https://github.com/citation-style-language/schema/raw/master/csl-citation.json"} </w:instrText>
      </w:r>
      <w:r w:rsidR="00750A3F">
        <w:fldChar w:fldCharType="separate"/>
      </w:r>
      <w:r w:rsidR="0020409F" w:rsidRPr="0020409F">
        <w:rPr>
          <w:rFonts w:cs="Times New Roman"/>
        </w:rPr>
        <w:t>(Feenders &amp; Smulders, 2011; Härdling et al., 1997; Hitchcock &amp; Sherry, 1990)</w:t>
      </w:r>
      <w:r w:rsidR="00750A3F">
        <w:fldChar w:fldCharType="end"/>
      </w:r>
      <w:r>
        <w:t>; longer periods</w:t>
      </w:r>
      <w:r w:rsidR="00750A3F">
        <w:t xml:space="preserve"> of months to a year or more</w:t>
      </w:r>
      <w:r>
        <w:t xml:space="preserve"> for birds such as jays</w:t>
      </w:r>
      <w:r w:rsidR="0020409F">
        <w:t xml:space="preserve">, nutcrackers, </w:t>
      </w:r>
      <w:r>
        <w:t xml:space="preserve">and woodpeckers; </w:t>
      </w:r>
      <w:r w:rsidR="00B652FB">
        <w:fldChar w:fldCharType="begin"/>
      </w:r>
      <w:r w:rsidR="0020409F">
        <w:instrText xml:space="preserve"> ADDIN ZOTERO_ITEM CSL_CITATION {"citationID":"fykPDbPN","properties":{"formattedCitation":"(Balda &amp; Kamil, 1992; Koenig &amp; Benedict, 2002; Stotz &amp; Balda, 1995)","plainCitation":"(Balda &amp; Kamil, 1992; Koenig &amp; Benedict, 2002; Stotz &amp; Balda, 1995)","noteIndex":0},"citationItems":[{"id":3060,"uris":["http://zotero.org/groups/5634119/items/RWILVLS7"],"itemData":{"id":3060,"type":"article-journal","container-title":"Animal Behaviour","DOI":"10.1016/S0003-3472(05)80302-1","ISSN":"00033472","issue":"4","journalAbbreviation":"Animal Behaviour","language":"en","license":"https://www.elsevier.com/tdm/userlicense/1.0/","page":"761-769","source":"DOI.org (Crossref)","title":"Long-term spatial memory in clark's nutcracker, Nucifraga columbiana","volume":"44","author":[{"family":"Balda","given":"Russell P."},{"family":"Kamil","given":"Alan C."}],"issued":{"date-parts":[["1992",10]]}}},{"id":3057,"uris":["http://zotero.org/groups/5634119/items/UWSYREUI"],"itemData":{"id":3057,"type":"article-journal","abstract":"Abstract\n            We compared species composition, insect parasitism, and mass of acorns stored in 12 granaries with acorns present within the territories of Acorn Woodpeckers (Melanerpes formicivorus) at Hastings Reservation in central coastal California. All three species of oaks present in the study area produced excellent crops the year of the study, and thus woodpeckers could readily have filled their granaries with acorns of any one of the species. Nonetheless, species composition of stored acorns was highly variable among territories and at least some acorns of all three species were stored in all granaries. There was no consistent difference in insect parasitism between stored and unstored acorns. Relative to estimated availability, birds preferred to store Quercus lobata acorns and avoided Q. douglasii acorns, but showed no preference for Q. agrifolia acorns even though they are energetically more valuable than the other two species. Stored acorns of two of the three oak species also weighed less, and were thus presumably smaller, than the average unstored acorn. On average, Acorn Woodpeckers did not maximize the energetic value of their stores and could have increased the energy stored in their granaries by 14–108% had they chosen larger acorns or more energetically rich Q. agrifolia acorns. Storing may be better understood in a more traditional optimal foraging context in which the costs of harvesting and caching, together with the energetic value of stored acorns, are considered together.\n            Tamaño, Parasitismo por Insectos y Valor Energético de Bellotas Almacenadas por el Carpintero Melanerpes formicivorus\n            Resumen. Comparamos la composición de especies, parasitismo por insectos y masa de bellotas almacenadas en 12 graneros presentes adentro de territorios de Melanerpes formicivorus, en la Reserva Hastings en la costa central de California. Las tres especies de roble presentes en el área de estudio produjeron excelentes cosechas durante el año de estudio, por lo que los pájaros carpinteros podrían haber llenado fácilmente sus graneros con bellotas de cualquiera de las especies. A pesar de esto, la composición de especies de las bellotas almacenadas fue altamente variable entre territorios y en todos los graneros fueron almacenadas al menos algunas bellotas de cada una de las tres especies. No hubo una diferencia consistente en el parasitismo por insectos entre bellotas almacenadas y no almacenadas. En relación a la disponibilidad estimada, las aves prefirieron almacenar bellotas de Quercus lobata y evitaron las bellotas de Q. douglasii, pero no mostraron preferencia por bellotas de Q. agrifolia, aunque éstas son energéticamente más valiosas que las bellotas de las otras dos especies. Las bellotas almacenadas de dos de las tres especies de roble fueron menos pesadas, y presumiblemente fueron más pequeñas, que la bellota promedio no almacenada. En promedio, M. formicivorus no maximizó el valor energético de sus provisiones, aunque podría haber incrementado la energía almacenada en sus graneros en un 14–108% si hubiera elegido bellotas más grandes y bellotas más energéticas de Q. agrifolia. La acción de almacenar puede ser mejor entendida en un contexto de forrajeo óptimo más tradicional, en el que los costos de cosechar y ocultar, junto al valor energético de las bellotas almacenadas, son considerados juntos.","container-title":"The Condor","DOI":"10.1093/condor/104.3.539","ISSN":"0010-5422, 1938-5129","issue":"3","language":"en","page":"539-547","source":"DOI.org (Crossref)","title":"Size, Insect Parasitism, and Energetic Value of Acorns Stored by Acorn Woodpeckers","volume":"104","author":[{"family":"Koenig","given":"Walter D."},{"family":"Benedict","given":"Lauryn S."}],"issued":{"date-parts":[["2002",8,1]]}}},{"id":2860,"uris":["http://zotero.org/groups/5634119/items/MRSH59Y5"],"itemData":{"id":2860,"type":"article-journal","container-title":"The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00B652FB">
        <w:fldChar w:fldCharType="separate"/>
      </w:r>
      <w:r w:rsidR="0020409F">
        <w:rPr>
          <w:rFonts w:cs="Times New Roman"/>
        </w:rPr>
        <w:t>(Balda &amp; Kamil, 1992; Koenig &amp; Benedict, 2002; Stotz &amp; Balda, 1995)</w:t>
      </w:r>
      <w:r w:rsidR="00B652FB">
        <w:fldChar w:fldCharType="end"/>
      </w:r>
      <w:r>
        <w:t xml:space="preserve">. Thus, for some species, we may observe </w:t>
      </w:r>
      <w:r w:rsidR="00FE2ED5">
        <w:t xml:space="preserve">stronger </w:t>
      </w:r>
      <w:r>
        <w:t xml:space="preserve">classic “immediate” lagged effects </w:t>
      </w:r>
      <w:r w:rsidR="00FE2ED5">
        <w:t xml:space="preserve">common in consumer-resource models and for other species we may observe more prolonged (“delayed”) temporal signals. Temporal legacies are common in trophic interactions, though they are often discounted in models of food webs and interaction networks </w:t>
      </w:r>
      <w:r w:rsidR="00FE2ED5">
        <w:fldChar w:fldCharType="begin"/>
      </w:r>
      <w:r w:rsidR="00FE2ED5">
        <w:instrText xml:space="preserve"> ADDIN ZOTERO_ITEM CSL_CITATION {"citationID":"wVlDcmr5","properties":{"formattedCitation":"(Yang et al., 2023)","plainCitation":"(Yang et al., 2023)","noteIndex":0},"citationItems":[{"id":2992,"uris":["http://zotero.org/groups/5634119/items/QAH9W9BL"],"itemData":{"id":2992,"type":"article-journal","abstract":"Abstract\n            What drives the stability, or instability, of complex ecosystems? This question sits at the heart of community ecology and has motivated a large body of theoretical work exploring how community properties shape ecosystem dynamics. However, the overwhelming majority of current theory assumes that species interactions are instantaneous, meaning that changes in the abundance of one species will lead to immediate changes in the abundances of its partners. In practice, time delays in how species respond to one another are widespread across ecological contexts, yet the impact of these delays on ecosystems remains unclear. Here we derive a new body of theory to comprehensively study the impact of time delays on ecological stability. We find that time delays are important for ecosystem stability. Large delays are typically destabilizing but, surprisingly, short delays can substantially increase community stability. Moreover, in stark contrast to delay-free systems, delays dictate that communities with more abundant species can be less stable than ones with less abundant species. Finally, we show that delays fundamentally shift how species interactions impact ecosystem stability, with communities of mixed interaction types becoming the most stable class of ecosystem. Our work demonstrates that time delays can be critical for the stability of complex ecosystems.","container-title":"Nature Ecology &amp; Evolution","DOI":"10.1038/s41559-023-02158-x","ISSN":"2397-334X","issue":"10","journalAbbreviation":"Nat Ecol Evol","language":"en","page":"1610-1619","source":"DOI.org (Crossref)","title":"Time delays modulate the stability of complex ecosystems","volume":"7","author":[{"family":"Yang","given":"Yuguang"},{"family":"Foster","given":"Kevin R."},{"family":"Coyte","given":"Katharine Z."},{"family":"Li","given":"Aming"}],"issued":{"date-parts":[["2023",8,17]]}}}],"schema":"https://github.com/citation-style-language/schema/raw/master/csl-citation.json"} </w:instrText>
      </w:r>
      <w:r w:rsidR="00FE2ED5">
        <w:fldChar w:fldCharType="separate"/>
      </w:r>
      <w:r w:rsidR="00FE2ED5">
        <w:rPr>
          <w:noProof/>
        </w:rPr>
        <w:t>(Yang et al., 2023)</w:t>
      </w:r>
      <w:r w:rsidR="00FE2ED5">
        <w:fldChar w:fldCharType="end"/>
      </w:r>
      <w:r w:rsidR="00FE2ED5">
        <w:t xml:space="preserve">. In any system, understanding these prolonged responses and their mechanisms will aid in building better predictive models of species interactions </w:t>
      </w:r>
      <w:r w:rsidR="00FE2ED5">
        <w:fldChar w:fldCharType="begin"/>
      </w:r>
      <w:r w:rsidR="00D56CAF">
        <w:instrText xml:space="preserve"> ADDIN ZOTERO_ITEM CSL_CITATION {"citationID":"J44kF0sK","properties":{"formattedCitation":"(Murdoch et al., 2003; Poisot et al., 2015)","plainCitation":"(Murdoch et al., 2003; Poisot et al., 2015)","noteIndex":0},"citationItems":[{"id":3051,"uris":["http://zotero.org/users/6391447/items/ZQTKKAQC"],"itemData":{"id":3051,"type":"book","collection-number":"36","collection-title":"Monographs in population biology","edition":"Online-Ausg","event-place":"Princeton","ISBN":"978-0-691-00657-4","language":"eng","number-of-pages":"462","publisher":"Princeton University Press","publisher-place":"Princeton","source":"K10plus ISBN","title":"Consumer-resource dynamics","author":[{"family":"Murdoch","given":"William W."},{"family":"Briggs","given":"Cheryl J."},{"family":"Nisbet","given":"Roger M."}],"issued":{"date-parts":[["2003"]]}}},{"id":2996,"uris":["http://zotero.org/groups/5634119/items/98XVULPE"],"itemData":{"id":2996,"type":"article-journal","abstract":"Community ecology is tasked with the considerable challenge of predicting the structure, and properties, of emerging ecosystems. It requires the ability to understand how and why species interact, as this will allow the development of mechanism‐based predictive models, and as such to better characterize how ecological mechanisms act locally on the existence of inter‐specific interactions. Here we argue that the current conceptualization of species interaction networks is ill‐suited for this task. Instead, we propose that future research must start to account for the intrinsic variability of species interactions, then scale up from here onto complex networks. This can be accomplished simply by recognizing that there exists intra‐specific variability, in traits or properties related to the establishment of species interactions. By shifting the scale towards population‐based processes, we show that this new approach will improve our predictive ability and mechanistic understanding of how species interact over large spatial or temporal scales.\n            \n              \n                \n                  Synthesis\n                \n                Although species interactions are the backbone of ecological communities, we have little insights on how (and why) they vary through space and time. In this article, we build on existing empirical literature to show that the same species may happen to interact in different ways when their local abundances vary, their trait distribution changes, or when the environment affects either of these factors. We discuss how these findings can be integrated in existing frameworks for the analysis and simulation of species interactions.","container-title":"Oikos","DOI":"10.1111/oik.01719","ISSN":"0030-1299, 1600-0706","issue":"3","journalAbbreviation":"Oikos","language":"en","page":"243-251","source":"DOI.org (Crossref)","title":"Beyond species: why ecological interaction networks vary through space and time","title-short":"Beyond species","volume":"124","author":[{"family":"Poisot","given":"Timothée"},{"family":"Stouffer","given":"Daniel B."},{"family":"Gravel","given":"Dominique"}],"issued":{"date-parts":[["2015",3]]}}}],"schema":"https://github.com/citation-style-language/schema/raw/master/csl-citation.json"} </w:instrText>
      </w:r>
      <w:r w:rsidR="00FE2ED5">
        <w:fldChar w:fldCharType="separate"/>
      </w:r>
      <w:r w:rsidR="00D56CAF">
        <w:rPr>
          <w:noProof/>
        </w:rPr>
        <w:t>(Murdoch et al., 2003; Poisot et al., 2015)</w:t>
      </w:r>
      <w:r w:rsidR="00FE2ED5">
        <w:fldChar w:fldCharType="end"/>
      </w:r>
      <w:r w:rsidR="00FE2ED5">
        <w:t xml:space="preserve">. Better incorporating temporal relationships for seed dispersal </w:t>
      </w:r>
      <w:r w:rsidR="00281722">
        <w:t xml:space="preserve">will aid in deeper understanding and prediction of ecosystem functions supported by seed dispersal, including </w:t>
      </w:r>
      <w:r>
        <w:t>multi-trophic food web responses and disease dynamics</w:t>
      </w:r>
      <w:r w:rsidR="00FE2ED5">
        <w:t xml:space="preserve"> </w:t>
      </w:r>
      <w:r>
        <w:fldChar w:fldCharType="begin"/>
      </w:r>
      <w:r w:rsidR="00FE2ED5">
        <w:instrText xml:space="preserve"> ADDIN ZOTERO_ITEM CSL_CITATION {"citationID":"nPmllMZ8","properties":{"formattedCitation":"(Bogdziewicz et al., 2016; Bregnard et al., 2021; Ostfeld &amp; Keesing, 2000)","plainCitation":"(Bogdziewicz et al., 2016; Bregnard et al., 2021; Ostfeld &amp; Keesing, 2000)","noteIndex":0},"citationItems":[{"id":2991,"uris":["http://zotero.org/groups/5634119/items/8NUB2F2E"],"itemData":{"id":2991,"type":"article-journal","abstract":"Mast‐seeding is the synchronized and intermittent production of a large seed crop by a population of plants. The cascading effects of masting on wildlife have been well documented in granivorous rodents. Yet, the effects of mast‐seeding are potentially further reaching, since a number of generalist species can take advantage of mast years. We employed a full‐text search algorithm to identify all papers that discussed effects of mast‐seeding on wildlife, in addition to typical searches of titles and abstracts. We aimed to evaluate the breadth of wildlife species for which mast years are thought to be important drivers. In addition, we tested three hypotheses derived from past reviews: 1) species with lower reproductive potential (lower average litter size) are more likely to show aggregative responses to mast‐seeding, 2) species with lower body sizes (lower mobility) are more likely to show reproductive responses, and 3) indirect consumers of mast (predators) are more likely to show aggregative responses than direct consumers. We found 186 articles including reports of response of 122 species of vertebrates to mast‐seeding. Expectations were partly confirmed: relationships 1) and 2) held for mammals, but not for birds. However, 3) direct consumers were more likely than indirect consumers to show aggregative responses. Our tests of the first two hypotheses question the generality of past predictions for taxa other than mammals. Our test of the third hypothesis suggests that responses of direct and indirect consumers might depend on the type of resource pulse. Many of the examples in our analysis come from systems in which wildlife responses to mast have been less rigorously documented than the examples in past reviews. They suggest the range of wildlife responses to mast‐seeding are more taxonomically and ecologically diverse than past reviews have widely recognized and point to directions for future research.\n            \n              \n                \n                  Synthesis\n                \n                Mast seeding is a pulsed resource with numerous cascading effects on wildlife. Yet, because masting is largely unpredictable, it is inherently difficult to study. We developed a full‐text search algorithm to identify incidental reports as well as deliberate studies of vertebrate reactions to masting. We found that the type of response to mast seeding (reproductive or through immigration) varies predictably as a function of life history traits (litter size and body mass) in mammals, but not in birds.  Our literature search also shows that responses to mast‐seeding are more taxonomically and ecologically diverse than past reviews have recognized.","container-title":"Oikos","DOI":"10.1111/oik.03012","ISSN":"0030-1299, 1600-0706","issue":"3","journalAbbreviation":"Oikos","language":"en","page":"300-307","source":"DOI.org (Crossref)","title":"How do vertebrates respond to mast seeding?","volume":"125","author":[{"family":"Bogdziewicz","given":"Michał"},{"family":"Zwolak","given":"Rafał"},{"family":"Crone","given":"Elizabeth E."}],"issued":{"date-parts":[["2016",3]]}}},{"id":2988,"uris":["http://zotero.org/groups/5634119/items/VDENFAUA"],"itemData":{"id":2988,"type":"article-journal","abstract":"Abstract\n            \n              Background\n              \n                The incidence of Lyme borreliosis and other tick-borne diseases is increasing in Europe and North America. There is currently much interest in identifying the ecological factors that determine the density of infected ticks as this variable determines the risk of Lyme borreliosis to vertebrate hosts, including humans. Lyme borreliosis is caused by the bacterium\n                Borrelia burgdorferi\n                sensu lato (s.l.) and in western Europe, the hard tick\n                Ixodes ricinus\n                is the most important vector.\n              \n            \n            \n              Methods\n              \n                Over a 15-year period (2004–2018), we monitored the monthly abundance of\n                I. ricinus\n                ticks (nymphs and adults) and their\n                B. burgdorferi\n                s.l. infection status at four different elevations on a mountain in western Switzerland. We collected climate variables in the field and from nearby weather stations. We obtained data on beech tree seed production (masting) from the literature, as the abundance of\n                Ixodes\n                nymphs can increase dramatically 2 years after a masting event. We used generalized linear mixed effects models and AIC-based model selection to identify the ecological factors that influence inter-annual variation in the nymphal infection prevalence (NIP) and the density of infected nymphs (DIN).\n              \n            \n            \n              Results\n              \n                We found that the NIP decreased by 78% over the study period. Inter-annual variation in the NIP was explained by the mean precipitation in the present year, and the duration that the DNA extraction was stored in the freezer prior to pathogen detection. The DIN decreased over the study period at all four elevation sites, and the decrease was significant at the top elevation. Inter-annual variation in the DIN was best explained by elevation site, year, beech tree masting index 2 years prior and the mean relative humidity in the present year. This is the first study in Europe to demonstrate that seed production by deciduous trees influences the density of nymphs infected with\n                B. burgdorferi\n                s.l. and hence the risk of Lyme borreliosis.\n              \n            \n            \n              Conclusions\n              Public health officials in Europe should be aware that masting by deciduous trees is an important predictor of the risk of Lyme borreliosis.\n            \n            \n              Graphical Abstract","container-title":"Parasites &amp; Vectors","DOI":"10.1186/s13071-021-04646-0","ISSN":"1756-3305","issue":"1","journalAbbreviation":"Parasites Vectors","language":"en","page":"168","source":"DOI.org (Crossref)","title":"Masting by beech trees predicts the risk of Lyme disease","volume":"14","author":[{"family":"Bregnard","given":"Cindy"},{"family":"Rais","given":"Olivier"},{"family":"Voordouw","given":"Maarten Jeroen"}],"issued":{"date-parts":[["2021",3,20]]}}},{"id":2990,"uris":["http://zotero.org/groups/5634119/items/EW2YI756"],"itemData":{"id":2990,"type":"article-journal","container-title":"Trends in Ecology &amp; Evolution","DOI":"10.1016/S0169-5347(00)01862-0","ISSN":"01695347","issue":"6","journalAbbreviation":"Trends in Ecology &amp; Evolution","language":"en","license":"https://www.elsevier.com/tdm/userlicense/1.0/","page":"232-237","source":"DOI.org (Crossref)","title":"Pulsed resources and community dynamics of consumers in terrestrial ecosystems","volume":"15","author":[{"family":"Ostfeld","given":"Richard S."},{"family":"Keesing","given":"Felicia"}],"issued":{"date-parts":[["2000",6]]}}}],"schema":"https://github.com/citation-style-language/schema/raw/master/csl-citation.json"} </w:instrText>
      </w:r>
      <w:r>
        <w:fldChar w:fldCharType="separate"/>
      </w:r>
      <w:r w:rsidR="00FE2ED5">
        <w:rPr>
          <w:noProof/>
        </w:rPr>
        <w:t>(Bogdziewicz et al., 2016; Bregnard et al., 2021; Ostfeld &amp; Keesing, 2000)</w:t>
      </w:r>
      <w:r>
        <w:fldChar w:fldCharType="end"/>
      </w:r>
      <w:r>
        <w:t>).</w:t>
      </w:r>
    </w:p>
    <w:p w14:paraId="63A4ED57" w14:textId="5D96C44F" w:rsidR="00A2792A" w:rsidRPr="000C1F3C" w:rsidRDefault="00EC6B0C" w:rsidP="000C1F3C">
      <w:pPr>
        <w:pStyle w:val="BodyText"/>
        <w:rPr>
          <w:i/>
          <w:iCs/>
        </w:rPr>
      </w:pPr>
      <w:r w:rsidRPr="000C1F3C">
        <w:rPr>
          <w:i/>
          <w:iCs/>
        </w:rPr>
        <w:t>4.</w:t>
      </w:r>
      <w:r w:rsidR="006332F8">
        <w:rPr>
          <w:i/>
          <w:iCs/>
        </w:rPr>
        <w:t>4</w:t>
      </w:r>
      <w:r w:rsidRPr="000C1F3C">
        <w:rPr>
          <w:i/>
          <w:iCs/>
        </w:rPr>
        <w:t xml:space="preserve"> Implications for species interactions more broadly</w:t>
      </w:r>
      <w:r w:rsidR="00E71E3F" w:rsidRPr="000C1F3C">
        <w:rPr>
          <w:i/>
          <w:iCs/>
        </w:rPr>
        <w:t xml:space="preserve"> </w:t>
      </w:r>
    </w:p>
    <w:p w14:paraId="4EACA4DF" w14:textId="30D4729C" w:rsidR="000E6782" w:rsidRPr="00D351AD" w:rsidRDefault="00A17E2A" w:rsidP="000C1F3C">
      <w:pPr>
        <w:pStyle w:val="BodyText"/>
        <w:spacing w:before="0" w:after="0"/>
        <w:ind w:firstLine="720"/>
        <w:sectPr w:rsidR="000E6782" w:rsidRPr="00D351AD" w:rsidSect="00167C71">
          <w:pgSz w:w="12240" w:h="15840"/>
          <w:pgMar w:top="1440" w:right="1440" w:bottom="1440" w:left="1440" w:header="720" w:footer="720" w:gutter="0"/>
          <w:lnNumType w:countBy="1" w:restart="continuous"/>
          <w:cols w:space="720"/>
          <w:titlePg/>
          <w:docGrid w:linePitch="326"/>
        </w:sectPr>
      </w:pPr>
      <w:r>
        <w:t xml:space="preserve">Like all mutualistic interactions, seed dispersal interactions are at great risk of disappearing with ongoing change across the globe due to processes such as co-extinction </w:t>
      </w:r>
      <w:r>
        <w:fldChar w:fldCharType="begin"/>
      </w:r>
      <w:r>
        <w:instrText xml:space="preserve"> ADDIN ZOTERO_ITEM CSL_CITATION {"citationID":"hXPJ32AJ","properties":{"formattedCitation":"(Colwell et al., 2012; Dunn et al., 2009)","plainCitation":"(Colwell et al., 2012; Dunn et al., 2009)","noteIndex":0},"citationItems":[{"id":2910,"uris":["http://zotero.org/users/6391447/items/BUDWNGTV"],"itemData":{"id":2910,"type":"article-journal","abstract":"The extinction of a single species is rarely an isolated event. Instead, dependent parasites, commensals, and mutualist partners (affiliates) face the risk of coextinction as their hosts or partners decline and fail. Species interactions in ecological networks can transmit the effects of primary extinctions within and between trophic levels, causing secondary extinctions and extinction cascades. Documenting coextinctions is complicated by ignorance of host specificity, limitations of historical collections, incomplete systematics of affiliate taxa, and lack of experimental studies. Host shifts may reduce the rate of coextinctions, but they are poorly understood. In the absence of better empirical records of coextinctions, statistical models estimate the rates of past and future coextinctions, and based on primary extinctions and interactions among species, network models explore extinction cascades. Models predict and historical evidence reveals that the threat of coextinction is influenced by both host and affiliate traits and is exacerbated by other threats, including habitat loss, climate change, and invasive species.","container-title":"Annual Review of Ecology, Evolution, and Systematics","DOI":"10.1146/annurev-ecolsys-110411-160304","ISSN":"1543-592X, 1545-2069","issue":"1","journalAbbreviation":"Annu. Rev. Ecol. Evol. Syst.","language":"en","note":"publisher: Annual Reviews","page":"183-203","source":"Crossref","title":"Coextinction and Persistence of Dependent Species in a Changing World","volume":"43","author":[{"family":"Colwell","given":"Robert K."},{"family":"Dunn","given":"Robert R."},{"family":"Harris","given":"Nyeema C."}],"issued":{"date-parts":[["2012",12,1]]}}},{"id":2908,"uris":["http://zotero.org/users/6391447/items/JAWB3SAX"],"itemData":{"id":2908,"type":"article-journal","abstract":"The effects of species declines and extinction on biotic interactions remain poorly understood. The loss of a species is expected to result in the loss of other species that depend on it (coextinction), leading to cascading effects across trophic levels. Such effects are likely to be most severe in mutualistic and parasitic interactions. Indeed, models suggest that coextinction may be the most common form of biodiversity loss. Paradoxically, few historical or contemporary coextinction events have actually been recorded. We review the current knowledge of coextinction by: (i) considering plausible explanations for the discrepancy between predicted and observed coextinction rates; (ii) exploring the potential consequences of coextinctions; (iii) discussing the interactions and synergies between coextinction and other drivers of species loss, particularly climate change; and (iv) suggesting the way forward for understanding the phenomenon of coextinction, which may well be the most insidious threat to global biodiversity.","container-title":"Proceedings of the Royal Society B: Biological Sciences","DOI":"10.1098/rspb.2009.0413","ISSN":"0962-8452, 1471-2954","issue":"1670","journalAbbreviation":"Proc. R. Soc. B.","language":"en","license":"https://royalsociety.org/journals/ethics-policies/data-sharing-mining/","note":"publisher: The Royal Society","page":"3037-3045","source":"Crossref","title":"The sixth mass coextinction: are most endangered species parasites and mutualists?","title-short":"The sixth mass coextinction","volume":"276","author":[{"family":"Dunn","given":"Robert R."},{"family":"Harris","given":"Nyeema C."},{"family":"Colwell","given":"Robert K."},{"family":"Koh","given":"Lian Pin"},{"family":"Sodhi","given":"Navjot S."}],"issued":{"date-parts":[["2009",9,7]]}}}],"schema":"https://github.com/citation-style-language/schema/raw/master/csl-citation.json"} </w:instrText>
      </w:r>
      <w:r>
        <w:fldChar w:fldCharType="separate"/>
      </w:r>
      <w:r w:rsidRPr="10F02EB4">
        <w:rPr>
          <w:noProof/>
        </w:rPr>
        <w:t>(Colwell et al., 2012; Dunn et al., 2009)</w:t>
      </w:r>
      <w:r>
        <w:fldChar w:fldCharType="end"/>
      </w:r>
      <w:r>
        <w:t xml:space="preserve"> and phenological mismatches</w:t>
      </w:r>
      <w:r w:rsidR="00D65306">
        <w:t xml:space="preserve"> </w:t>
      </w:r>
      <w:r w:rsidR="00513209">
        <w:fldChar w:fldCharType="begin"/>
      </w:r>
      <w:r w:rsidR="00513209">
        <w:instrText xml:space="preserve"> ADDIN ZOTERO_ITEM CSL_CITATION {"citationID":"96PyqO58","properties":{"formattedCitation":"(Rafferty et al., 2015)","plainCitation":"(Rafferty et al., 2015)","noteIndex":0},"citationItems":[{"id":2911,"uris":["http://zotero.org/groups/5634119/items/HF34EMQM"],"itemData":{"id":2911,"type":"article-journal","abstract":"Climate change is altering the timing of life history events in a wide array of species, many of which are involved in mutualistic interactions. Because many mutualisms can form only if partner species are able to locate each other in time, differential phenological shifts are likely to influence their strength, duration and outcome. At the extreme, climate change‐driven shifts in phenology may result in phenological mismatch: the partial or complete loss of temporal overlap of mutualistic species. We have a growing understanding of how, when, and why phenological change can alter one type of mutualism–pollination. However, as we show here, there has been a surprising lack of attention to other types of mutualism. We generate a set of predictions about the characteristics that may predispose mutualisms in general to phenological mismatches. We focus not on the consequences of such mismatches but rather on the likelihood that mismatches will develop. We explore the influence of three key characteristics of mutualism: 1) intimacy, 2) seasonality and duration, and 3) obligacy and specificity. We predict that the following characteristics of mutualism may increase the likelihood of phenological mismatch: 1) a non‐symbiotic life history in which co‐dispersal is absent; 2) brief, seasonal interactions; and 3) facultative, generalized interactions. We then review the limited available data in light of our a priori predictions and point to mutualisms that are more and less likely to be at risk of becoming phenologically mismatched, emphasizing the need for research on mutualisms other than plant–pollinator interactions. Future studies should explicitly focus on mutualism characteristics to determine whether and how changing phenologies will affect mutualistic interactions.","container-title":"Oikos","DOI":"10.1111/oik.01523","ISSN":"0030-1299, 1600-0706","issue":"1","language":"en","license":"http://onlinelibrary.wiley.com/termsAndConditions#vor","note":"publisher: Wiley","page":"14-21","source":"Crossref","title":"Phenological shifts and the fate of mutualisms","volume":"124","author":[{"family":"Rafferty","given":"Nicole E."},{"family":"CaraDonna","given":"Paul J."},{"family":"Bronstein","given":"Judith L."}],"issued":{"date-parts":[["2015",1]]}}}],"schema":"https://github.com/citation-style-language/schema/raw/master/csl-citation.json"} </w:instrText>
      </w:r>
      <w:r w:rsidR="00513209">
        <w:fldChar w:fldCharType="separate"/>
      </w:r>
      <w:r w:rsidR="00513209">
        <w:rPr>
          <w:noProof/>
        </w:rPr>
        <w:t>(Rafferty et al., 2015)</w:t>
      </w:r>
      <w:r w:rsidR="00513209">
        <w:fldChar w:fldCharType="end"/>
      </w:r>
      <w:r>
        <w:t>.</w:t>
      </w:r>
      <w:r w:rsidRPr="00A17E2A">
        <w:t xml:space="preserve"> </w:t>
      </w:r>
      <w:r>
        <w:t>Building our understanding about the temporal dynamics and context dependence of seed dispersal interactions is an important step in understanding and curbing biodiversity loss in ecosystems</w:t>
      </w:r>
      <w:r w:rsidR="00D65306">
        <w:t xml:space="preserve"> across the planet</w:t>
      </w:r>
      <w:r>
        <w:t xml:space="preserve"> </w:t>
      </w:r>
      <w:r w:rsidR="00D65306">
        <w:t>that rely on this mutualism</w:t>
      </w:r>
      <w:r w:rsidR="00987616">
        <w:t xml:space="preserve"> </w:t>
      </w:r>
      <w:r w:rsidR="00987616">
        <w:fldChar w:fldCharType="begin"/>
      </w:r>
      <w:r w:rsidR="00987616">
        <w:instrText xml:space="preserve"> ADDIN ZOTERO_ITEM CSL_CITATION {"citationID":"VqQyrcMX","properties":{"formattedCitation":"(Moore &amp; Dittel, 2020)","plainCitation":"(Moore &amp; Dittel, 2020)","noteIndex":0},"citationItems":[{"id":2866,"uris":["http://zotero.org/groups/5634119/items/DSHJRM3N"],"itemData":{"id":2866,"type":"article-journal","abstract":"AbstractSpecies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1365-2745","issue":"5","language":"en","license":"http://creativecommons.org/licenses/by/4.0/","note":"publisher: Wiley","page":"1775-1783","source":"Crossref","title":"On mutualism, models, and masting: The effects of seed‐dispersing animals on the plants they disperse","title-short":"On mutualism, models, and masting","volume":"108","author":[{"family":"Moore","given":"Christopher M."},{"family":"Dittel","given":"Jacob W."}],"editor":[{"family":"Shefferson","given":"Richard"}],"issued":{"date-parts":[["2020",9]]}}}],"schema":"https://github.com/citation-style-language/schema/raw/master/csl-citation.json"} </w:instrText>
      </w:r>
      <w:r w:rsidR="00987616">
        <w:fldChar w:fldCharType="separate"/>
      </w:r>
      <w:r w:rsidR="00987616">
        <w:rPr>
          <w:noProof/>
        </w:rPr>
        <w:t>(Moore &amp; Dittel, 2020)</w:t>
      </w:r>
      <w:r w:rsidR="00987616">
        <w:fldChar w:fldCharType="end"/>
      </w:r>
      <w:r>
        <w:t>.</w:t>
      </w:r>
      <w:bookmarkEnd w:id="107"/>
      <w:r w:rsidR="00D351AD">
        <w:t xml:space="preserve"> </w:t>
      </w:r>
      <w:r w:rsidR="0089071C">
        <w:t>Statistical m</w:t>
      </w:r>
      <w:r w:rsidR="00D351AD">
        <w:t xml:space="preserve">odels that explicitly test multiple hypotheses about </w:t>
      </w:r>
      <w:r w:rsidR="0089071C">
        <w:t xml:space="preserve">the </w:t>
      </w:r>
      <w:r w:rsidR="00D351AD">
        <w:t>temporal relationships</w:t>
      </w:r>
      <w:r w:rsidR="0089071C">
        <w:t xml:space="preserve"> involved in species interactions—such as a stochastic antecedent modeling framework (Ogle et al.</w:t>
      </w:r>
      <w:r w:rsidR="00857430">
        <w:t>,</w:t>
      </w:r>
      <w:r w:rsidR="0089071C">
        <w:t xml:space="preserve"> 2015</w:t>
      </w:r>
      <w:r w:rsidR="00857430">
        <w:t>)</w:t>
      </w:r>
      <w:r w:rsidR="00310A66">
        <w:t>—</w:t>
      </w:r>
      <w:r w:rsidR="00857430">
        <w:t xml:space="preserve"> </w:t>
      </w:r>
      <w:r w:rsidR="0089071C">
        <w:lastRenderedPageBreak/>
        <w:t xml:space="preserve">show great utility for quantifying </w:t>
      </w:r>
      <w:r w:rsidR="00D351AD">
        <w:t xml:space="preserve">interaction networks for </w:t>
      </w:r>
      <w:r w:rsidR="00D65306">
        <w:t>many kinds of</w:t>
      </w:r>
      <w:r w:rsidR="00D351AD">
        <w:t xml:space="preserve"> interactions (e.g., </w:t>
      </w:r>
      <w:r w:rsidR="00E71BF5">
        <w:t>predator-prey, host-parasite</w:t>
      </w:r>
      <w:r w:rsidR="00D65306">
        <w:t xml:space="preserve">, </w:t>
      </w:r>
      <w:r w:rsidR="00E71BF5">
        <w:t>plant-pollinator, plant-seed disperser</w:t>
      </w:r>
      <w:r w:rsidR="00D351AD">
        <w:t>)</w:t>
      </w:r>
      <w:r w:rsidR="0089071C">
        <w:t xml:space="preserve">. The analysis approach we describe herein facilitates the quantification of </w:t>
      </w:r>
      <w:r w:rsidR="00D351AD">
        <w:t>temporal legacies of past and present abiotic and biotic influences on current interaction strength</w:t>
      </w:r>
      <w:r w:rsidR="00513209">
        <w:t xml:space="preserve"> </w:t>
      </w:r>
      <w:r w:rsidR="00513209">
        <w:fldChar w:fldCharType="begin"/>
      </w:r>
      <w:r w:rsidR="00513209">
        <w:instrText xml:space="preserve"> ADDIN ZOTERO_ITEM CSL_CITATION {"citationID":"9fTpuQv2","properties":{"formattedCitation":"(Essl et al., 2015)","plainCitation":"(Essl et al., 2015)","noteIndex":0},"citationItems":[{"id":2537,"uris":["http://zotero.org/users/6391447/items/9YYMRAVA"],"itemData":{"id":2537,"type":"article-journal","abstract":"Abstract\n            \n              Aim\n              Biodiversity responses to changing environmental forcing on species are often characterized by considerable time‐lags (= relaxation times). Although changes to the occurrence and abundance of species likely have cascading effects (e.g. on species of other trophic levels, genes, community structure and ecosystem processes), current concepts addressing lagged biodiversity responses are limited to single drivers affecting a few biodiversity components (e.g. extinction debt in terms of species numbers or population size). Little attention has been paid to the interacting and cumulative nature of time‐lag phenomena. Here, we synthesize current knowledge, mechanisms and implications of delayed biodiversity responses and propose a ‘cumulative biodiversity lags‐framework’ which aims to integrate lagged responses of various components of biological organization.\n            \n            \n              Location\n              Global.\n            \n            \n              Results\n              Effects of change in environmental forcing are transmitted along a series of linked cause–effect relationships which act on different biodiversity components (e.g. individuals, populations, species, communities). We show that lagged responses to environmental forcing are caused by different mechanisms (e.g. metapopulation dynamics, dispersal limitation, successional dynamics), which operate sequentially on these intermediary links. Lags manifest themselves on the respective biodiversity component which changes over time; the full relaxation time of a focal system will therefore depend on the aggregate length of different lags. We elucidate key mechanisms and circumstances which are likely to cause cumulative lagged responses, and propose research avenues to improve understanding of cumulative biodiversity lags.\n            \n            \n              Main conclusions\n              The failure to give adequate consideration to widespread cumulative time‐lags often masks the full extent of biodiversity changes that have already been triggered. Effects that are particularly relevant for human livelihoods (e.g. changes in the provision of ecosystem services) may emerge with the most pronounced delay. Accordingly, the consideration of appropriate temporal scales should become a key topic in future work at the science–policy interface.","container-title":"Diversity and Distributions","DOI":"10.1111/ddi.12312","ISSN":"1366-9516, 1472-4642","issue":"5","journalAbbreviation":"Diversity and Distributions","language":"en","page":"534-547","source":"DOI.org (Crossref)","title":"Historical legacies accumulate to shape future biodiversity in an era of rapid global change","volume":"21","author":[{"family":"Essl","given":"Franz"},{"family":"Dullinger","given":"Stefan"},{"family":"Rabitsch","given":"Wolfgang"},{"family":"Hulme","given":"Philip E."},{"family":"Pyšek","given":"Petr"},{"family":"Wilson","given":"John R. U."},{"family":"Richardson","given":"David M."}],"editor":[{"family":"Kueffer","given":"Christoph"}],"issued":{"date-parts":[["2015",5]]}}}],"schema":"https://github.com/citation-style-language/schema/raw/master/csl-citation.json"} </w:instrText>
      </w:r>
      <w:r w:rsidR="00513209">
        <w:fldChar w:fldCharType="separate"/>
      </w:r>
      <w:r w:rsidR="00513209">
        <w:rPr>
          <w:noProof/>
        </w:rPr>
        <w:t>(Essl et al., 2015)</w:t>
      </w:r>
      <w:r w:rsidR="00513209">
        <w:fldChar w:fldCharType="end"/>
      </w:r>
      <w:r w:rsidR="00513209">
        <w:t>.</w:t>
      </w:r>
      <w:r w:rsidR="00D351AD">
        <w:t xml:space="preserve"> </w:t>
      </w:r>
    </w:p>
    <w:p w14:paraId="10D6E46C" w14:textId="6E182D5E" w:rsidR="00482FFC" w:rsidRDefault="00482FFC" w:rsidP="00482FFC">
      <w:pPr>
        <w:pStyle w:val="BodyText"/>
        <w:rPr>
          <w:b/>
          <w:bCs/>
        </w:rPr>
      </w:pPr>
      <w:r w:rsidRPr="00482FFC">
        <w:rPr>
          <w:b/>
          <w:bCs/>
        </w:rPr>
        <w:lastRenderedPageBreak/>
        <w:t>References</w:t>
      </w:r>
    </w:p>
    <w:p w14:paraId="2DA94AD7" w14:textId="77777777" w:rsidR="0020409F" w:rsidRPr="0020409F" w:rsidRDefault="0019106D" w:rsidP="0020409F">
      <w:pPr>
        <w:pStyle w:val="Bibliography"/>
      </w:pPr>
      <w:r>
        <w:rPr>
          <w:b/>
          <w:bCs/>
        </w:rPr>
        <w:fldChar w:fldCharType="begin"/>
      </w:r>
      <w:r w:rsidR="00E236C8">
        <w:rPr>
          <w:b/>
          <w:bCs/>
        </w:rPr>
        <w:instrText xml:space="preserve"> ADDIN ZOTERO_BIBL {"uncited":[],"omitted":[],"custom":[]} CSL_BIBLIOGRAPHY </w:instrText>
      </w:r>
      <w:r>
        <w:rPr>
          <w:b/>
          <w:bCs/>
        </w:rPr>
        <w:fldChar w:fldCharType="separate"/>
      </w:r>
      <w:r w:rsidR="0020409F" w:rsidRPr="0020409F">
        <w:t xml:space="preserve">Adams, D. K., &amp; Comrie, A. C. (1997). The North American Monsoon. </w:t>
      </w:r>
      <w:r w:rsidR="0020409F" w:rsidRPr="0020409F">
        <w:rPr>
          <w:i/>
          <w:iCs/>
        </w:rPr>
        <w:t>Bulletin of the American Meteorological Society</w:t>
      </w:r>
      <w:r w:rsidR="0020409F" w:rsidRPr="0020409F">
        <w:t xml:space="preserve">, </w:t>
      </w:r>
      <w:r w:rsidR="0020409F" w:rsidRPr="0020409F">
        <w:rPr>
          <w:i/>
          <w:iCs/>
        </w:rPr>
        <w:t>78</w:t>
      </w:r>
      <w:r w:rsidR="0020409F" w:rsidRPr="0020409F">
        <w:t>(10), 2197–2213. https://doi.org/10.1175/1520-0477(1997)078%253C2197:TNAM%253E2.0.CO;2</w:t>
      </w:r>
    </w:p>
    <w:p w14:paraId="52A8DEAA" w14:textId="77777777" w:rsidR="0020409F" w:rsidRPr="0020409F" w:rsidRDefault="0020409F" w:rsidP="0020409F">
      <w:pPr>
        <w:pStyle w:val="Bibliography"/>
      </w:pPr>
      <w:r w:rsidRPr="0020409F">
        <w:t xml:space="preserve">Allred, B. W., Bestelmeyer, B. T., Boyd, C. S., Brown, C., Davies, K. W., Duniway, M. C., Ellsworth, L. M., Erickson, T. A., Fuhlendorf, S. D., Griffiths, T. V., Jansen, V., Jones, M. O., Karl, J., Knight, A., Maestas, J. D., Maynard, J. J., McCord, S. E., Naugle, D. E., Starns, H. D., … Uden, D. R. (2021). Improving Landsat predictions of rangeland fractional cover with multitask learning and uncertainty. </w:t>
      </w:r>
      <w:r w:rsidRPr="0020409F">
        <w:rPr>
          <w:i/>
          <w:iCs/>
        </w:rPr>
        <w:t>Methods in Ecology and Evolution</w:t>
      </w:r>
      <w:r w:rsidRPr="0020409F">
        <w:t xml:space="preserve">, </w:t>
      </w:r>
      <w:r w:rsidRPr="0020409F">
        <w:rPr>
          <w:i/>
          <w:iCs/>
        </w:rPr>
        <w:t>12</w:t>
      </w:r>
      <w:r w:rsidRPr="0020409F">
        <w:t>(5), 841–849. https://doi.org/10.1111/2041-210X.13564</w:t>
      </w:r>
    </w:p>
    <w:p w14:paraId="33730151" w14:textId="77777777" w:rsidR="0020409F" w:rsidRPr="0020409F" w:rsidRDefault="0020409F" w:rsidP="0020409F">
      <w:pPr>
        <w:pStyle w:val="Bibliography"/>
      </w:pPr>
      <w:r w:rsidRPr="0020409F">
        <w:t xml:space="preserve">Artamendi, M., Martin, P. A., Bartomeus, I., &amp; Magrach, A. (2024). Loss of pollinator diversity consistently reduces reproductive success for wild and cultivated plants. </w:t>
      </w:r>
      <w:r w:rsidRPr="0020409F">
        <w:rPr>
          <w:i/>
          <w:iCs/>
        </w:rPr>
        <w:t>Nature Ecology &amp; Evolution</w:t>
      </w:r>
      <w:r w:rsidRPr="0020409F">
        <w:t xml:space="preserve">, </w:t>
      </w:r>
      <w:r w:rsidRPr="0020409F">
        <w:rPr>
          <w:i/>
          <w:iCs/>
        </w:rPr>
        <w:t>9</w:t>
      </w:r>
      <w:r w:rsidRPr="0020409F">
        <w:t>(2), 296–313. https://doi.org/10.1038/s41559-024-02595-2</w:t>
      </w:r>
    </w:p>
    <w:p w14:paraId="5E0646EF" w14:textId="77777777" w:rsidR="0020409F" w:rsidRPr="0020409F" w:rsidRDefault="0020409F" w:rsidP="0020409F">
      <w:pPr>
        <w:pStyle w:val="Bibliography"/>
      </w:pPr>
      <w:r w:rsidRPr="0020409F">
        <w:t xml:space="preserve">Balda, R. P., &amp; Kamil, A. C. (1992). Long-term spatial memory in clark’s nutcracker, Nucifraga columbiana. </w:t>
      </w:r>
      <w:r w:rsidRPr="0020409F">
        <w:rPr>
          <w:i/>
          <w:iCs/>
        </w:rPr>
        <w:t>Animal Behaviour</w:t>
      </w:r>
      <w:r w:rsidRPr="0020409F">
        <w:t xml:space="preserve">, </w:t>
      </w:r>
      <w:r w:rsidRPr="0020409F">
        <w:rPr>
          <w:i/>
          <w:iCs/>
        </w:rPr>
        <w:t>44</w:t>
      </w:r>
      <w:r w:rsidRPr="0020409F">
        <w:t>(4), 761–769. https://doi.org/10.1016/S0003-3472(05)80302-1</w:t>
      </w:r>
    </w:p>
    <w:p w14:paraId="31DC15BE" w14:textId="77777777" w:rsidR="0020409F" w:rsidRPr="0020409F" w:rsidRDefault="0020409F" w:rsidP="0020409F">
      <w:pPr>
        <w:pStyle w:val="Bibliography"/>
      </w:pPr>
      <w:r w:rsidRPr="0020409F">
        <w:t xml:space="preserve">Barnett, C., Bateson, M., &amp; Rowe, C. (2007). State-dependent decision making: Educated predators strategically trade off the costs and benefits of consuming aposematic prey. </w:t>
      </w:r>
      <w:r w:rsidRPr="0020409F">
        <w:rPr>
          <w:i/>
          <w:iCs/>
        </w:rPr>
        <w:t>Behavioral Ecology</w:t>
      </w:r>
      <w:r w:rsidRPr="0020409F">
        <w:t xml:space="preserve">, </w:t>
      </w:r>
      <w:r w:rsidRPr="0020409F">
        <w:rPr>
          <w:i/>
          <w:iCs/>
        </w:rPr>
        <w:t>18</w:t>
      </w:r>
      <w:r w:rsidRPr="0020409F">
        <w:t>(4), 645–651. https://doi.org/10.1093/beheco/arm027</w:t>
      </w:r>
    </w:p>
    <w:p w14:paraId="633AE879" w14:textId="77777777" w:rsidR="0020409F" w:rsidRPr="0020409F" w:rsidRDefault="0020409F" w:rsidP="0020409F">
      <w:pPr>
        <w:pStyle w:val="Bibliography"/>
      </w:pPr>
      <w:r w:rsidRPr="0020409F">
        <w:t xml:space="preserve">Bednekoff, P. A., &amp; Balda, R. P. (1996). Social caching and observational spatial memory in pinyon jays. </w:t>
      </w:r>
      <w:r w:rsidRPr="0020409F">
        <w:rPr>
          <w:i/>
          <w:iCs/>
        </w:rPr>
        <w:t>Behaviour</w:t>
      </w:r>
      <w:r w:rsidRPr="0020409F">
        <w:t xml:space="preserve">, </w:t>
      </w:r>
      <w:r w:rsidRPr="0020409F">
        <w:rPr>
          <w:i/>
          <w:iCs/>
        </w:rPr>
        <w:t>133</w:t>
      </w:r>
      <w:r w:rsidRPr="0020409F">
        <w:t>(11/12), 807–826.</w:t>
      </w:r>
    </w:p>
    <w:p w14:paraId="65F54A9D" w14:textId="77777777" w:rsidR="0020409F" w:rsidRPr="0020409F" w:rsidRDefault="0020409F" w:rsidP="0020409F">
      <w:pPr>
        <w:pStyle w:val="Bibliography"/>
      </w:pPr>
      <w:r w:rsidRPr="0020409F">
        <w:t xml:space="preserve">Belitz, M. W., Larsen, E. A., Hurlbert, A. H., Di Cecco, G. J., Neupane, N., Ries, L., Tingley, M. W., Guralnick, R. P., &amp; Youngflesh, C. (2025). Potential for bird–insect phenological </w:t>
      </w:r>
      <w:r w:rsidRPr="0020409F">
        <w:lastRenderedPageBreak/>
        <w:t xml:space="preserve">mismatch in a tri‐trophic system. </w:t>
      </w:r>
      <w:r w:rsidRPr="0020409F">
        <w:rPr>
          <w:i/>
          <w:iCs/>
        </w:rPr>
        <w:t>Journal of Animal Ecology</w:t>
      </w:r>
      <w:r w:rsidRPr="0020409F">
        <w:t xml:space="preserve">, </w:t>
      </w:r>
      <w:r w:rsidRPr="0020409F">
        <w:rPr>
          <w:i/>
          <w:iCs/>
        </w:rPr>
        <w:t>94</w:t>
      </w:r>
      <w:r w:rsidRPr="0020409F">
        <w:t>(4), 717–728. https://doi.org/10.1111/1365-2656.70007</w:t>
      </w:r>
    </w:p>
    <w:p w14:paraId="0E3C4F04" w14:textId="77777777" w:rsidR="0020409F" w:rsidRPr="0020409F" w:rsidRDefault="0020409F" w:rsidP="0020409F">
      <w:pPr>
        <w:pStyle w:val="Bibliography"/>
      </w:pPr>
      <w:r w:rsidRPr="0020409F">
        <w:t xml:space="preserve">Bergeron, P., Réale, D., Humphries, M. M., &amp; Garant, D. (2011). Anticipation and tracking of pulsed resources drive population dynamics in eastern chipmunks. </w:t>
      </w:r>
      <w:r w:rsidRPr="0020409F">
        <w:rPr>
          <w:i/>
          <w:iCs/>
        </w:rPr>
        <w:t>Ecology</w:t>
      </w:r>
      <w:r w:rsidRPr="0020409F">
        <w:t xml:space="preserve">, </w:t>
      </w:r>
      <w:r w:rsidRPr="0020409F">
        <w:rPr>
          <w:i/>
          <w:iCs/>
        </w:rPr>
        <w:t>92</w:t>
      </w:r>
      <w:r w:rsidRPr="0020409F">
        <w:t>(11), 2027–2034. https://doi.org/10.1890/11-0766.1</w:t>
      </w:r>
    </w:p>
    <w:p w14:paraId="3AB00819" w14:textId="77777777" w:rsidR="0020409F" w:rsidRPr="0020409F" w:rsidRDefault="0020409F" w:rsidP="0020409F">
      <w:pPr>
        <w:pStyle w:val="Bibliography"/>
      </w:pPr>
      <w:r w:rsidRPr="0020409F">
        <w:t xml:space="preserve">Bjornstad, O. N. (2008). </w:t>
      </w:r>
      <w:r w:rsidRPr="0020409F">
        <w:rPr>
          <w:i/>
          <w:iCs/>
        </w:rPr>
        <w:t>ncf: Spatial Covariance Functions</w:t>
      </w:r>
      <w:r w:rsidRPr="0020409F">
        <w:t xml:space="preserve"> [Dataset]. The R Foundation. https://doi.org/10.32614/cran.package.ncf</w:t>
      </w:r>
    </w:p>
    <w:p w14:paraId="0E33710A" w14:textId="77777777" w:rsidR="0020409F" w:rsidRPr="0020409F" w:rsidRDefault="0020409F" w:rsidP="0020409F">
      <w:pPr>
        <w:pStyle w:val="Bibliography"/>
      </w:pPr>
      <w:r w:rsidRPr="0020409F">
        <w:t xml:space="preserve">Bogdziewicz, M., Crone, E. E., &amp; Zwolak, R. (2020). Do benefits of seed dispersal and caching by scatterhoarders outweigh the costs of predation? An example with oaks and yellow‐necked mice. </w:t>
      </w:r>
      <w:r w:rsidRPr="0020409F">
        <w:rPr>
          <w:i/>
          <w:iCs/>
        </w:rPr>
        <w:t>Journal of Ecology</w:t>
      </w:r>
      <w:r w:rsidRPr="0020409F">
        <w:t xml:space="preserve">, </w:t>
      </w:r>
      <w:r w:rsidRPr="0020409F">
        <w:rPr>
          <w:i/>
          <w:iCs/>
        </w:rPr>
        <w:t>108</w:t>
      </w:r>
      <w:r w:rsidRPr="0020409F">
        <w:t>(3), 1009–1018. https://doi.org/10.1111/1365-2745.13307</w:t>
      </w:r>
    </w:p>
    <w:p w14:paraId="66844AD2" w14:textId="77777777" w:rsidR="0020409F" w:rsidRPr="0020409F" w:rsidRDefault="0020409F" w:rsidP="0020409F">
      <w:pPr>
        <w:pStyle w:val="Bibliography"/>
      </w:pPr>
      <w:r w:rsidRPr="0020409F">
        <w:t xml:space="preserve">Bogdziewicz, M., Zwolak, R., &amp; Crone, E. E. (2016). How do vertebrates respond to mast seeding? </w:t>
      </w:r>
      <w:r w:rsidRPr="0020409F">
        <w:rPr>
          <w:i/>
          <w:iCs/>
        </w:rPr>
        <w:t>Oikos</w:t>
      </w:r>
      <w:r w:rsidRPr="0020409F">
        <w:t xml:space="preserve">, </w:t>
      </w:r>
      <w:r w:rsidRPr="0020409F">
        <w:rPr>
          <w:i/>
          <w:iCs/>
        </w:rPr>
        <w:t>125</w:t>
      </w:r>
      <w:r w:rsidRPr="0020409F">
        <w:t>(3), 300–307. https://doi.org/10.1111/oik.03012</w:t>
      </w:r>
    </w:p>
    <w:p w14:paraId="7C375159" w14:textId="77777777" w:rsidR="0020409F" w:rsidRPr="0020409F" w:rsidRDefault="0020409F" w:rsidP="0020409F">
      <w:pPr>
        <w:pStyle w:val="Bibliography"/>
      </w:pPr>
      <w:r w:rsidRPr="0020409F">
        <w:t xml:space="preserve">Boone, J. D., Ammon, E., &amp; Johnson, K. (2018). Long-term declines in the Pinyon Jay and management implications for piñon–juniper woodlands. In W. D. Shuford, R. E. Gill, &amp; C. M. Handel, </w:t>
      </w:r>
      <w:r w:rsidRPr="0020409F">
        <w:rPr>
          <w:i/>
          <w:iCs/>
        </w:rPr>
        <w:t>Trends and Traditions: Avifaunal Change in Western North America</w:t>
      </w:r>
      <w:r w:rsidRPr="0020409F">
        <w:t xml:space="preserve"> (pp. 190–197). Western Field Ornithologists. https://doi.org/10.21199/SWB3.10</w:t>
      </w:r>
    </w:p>
    <w:p w14:paraId="7138B538" w14:textId="77777777" w:rsidR="0020409F" w:rsidRPr="0020409F" w:rsidRDefault="0020409F" w:rsidP="0020409F">
      <w:pPr>
        <w:pStyle w:val="Bibliography"/>
      </w:pPr>
      <w:r w:rsidRPr="0020409F">
        <w:t xml:space="preserve">Boutin, S., Wauters, L. A., McAdam, A. G., Humphries, M. M., Tosi, G., &amp; Dhondt, A. A. (2006). Anticipatory Reproduction and Population Growth in Seed Predators. </w:t>
      </w:r>
      <w:r w:rsidRPr="0020409F">
        <w:rPr>
          <w:i/>
          <w:iCs/>
        </w:rPr>
        <w:t>Science</w:t>
      </w:r>
      <w:r w:rsidRPr="0020409F">
        <w:t xml:space="preserve">, </w:t>
      </w:r>
      <w:r w:rsidRPr="0020409F">
        <w:rPr>
          <w:i/>
          <w:iCs/>
        </w:rPr>
        <w:t>314</w:t>
      </w:r>
      <w:r w:rsidRPr="0020409F">
        <w:t>(5807), 1928–1930. https://doi.org/10.1126/science.1135520</w:t>
      </w:r>
    </w:p>
    <w:p w14:paraId="278D2925" w14:textId="77777777" w:rsidR="0020409F" w:rsidRPr="0020409F" w:rsidRDefault="0020409F" w:rsidP="0020409F">
      <w:pPr>
        <w:pStyle w:val="Bibliography"/>
      </w:pPr>
      <w:r w:rsidRPr="0020409F">
        <w:t xml:space="preserve">Branson, D. H. (2008). Influence of a Large Late Summer Precipitation Event on Food Limitation and Grasshopper Population Dynamics in a Northern Great Plains Grassland. </w:t>
      </w:r>
      <w:r w:rsidRPr="0020409F">
        <w:rPr>
          <w:i/>
          <w:iCs/>
        </w:rPr>
        <w:lastRenderedPageBreak/>
        <w:t>Environmental Entomology</w:t>
      </w:r>
      <w:r w:rsidRPr="0020409F">
        <w:t xml:space="preserve">, </w:t>
      </w:r>
      <w:r w:rsidRPr="0020409F">
        <w:rPr>
          <w:i/>
          <w:iCs/>
        </w:rPr>
        <w:t>37</w:t>
      </w:r>
      <w:r w:rsidRPr="0020409F">
        <w:t>(3), 686–695. https://doi.org/10.1603/0046-225X(2008)37%255B686:IOALLS%255D2.0.CO;2</w:t>
      </w:r>
    </w:p>
    <w:p w14:paraId="6D703765" w14:textId="77777777" w:rsidR="0020409F" w:rsidRPr="0020409F" w:rsidRDefault="0020409F" w:rsidP="0020409F">
      <w:pPr>
        <w:pStyle w:val="Bibliography"/>
      </w:pPr>
      <w:r w:rsidRPr="0020409F">
        <w:t xml:space="preserve">Bregnard, C., Rais, O., &amp; Voordouw, M. J. (2021). Masting by beech trees predicts the risk of Lyme disease. </w:t>
      </w:r>
      <w:r w:rsidRPr="0020409F">
        <w:rPr>
          <w:i/>
          <w:iCs/>
        </w:rPr>
        <w:t>Parasites &amp; Vectors</w:t>
      </w:r>
      <w:r w:rsidRPr="0020409F">
        <w:t xml:space="preserve">, </w:t>
      </w:r>
      <w:r w:rsidRPr="0020409F">
        <w:rPr>
          <w:i/>
          <w:iCs/>
        </w:rPr>
        <w:t>14</w:t>
      </w:r>
      <w:r w:rsidRPr="0020409F">
        <w:t>(1), 168. https://doi.org/10.1186/s13071-021-04646-0</w:t>
      </w:r>
    </w:p>
    <w:p w14:paraId="050A1E6C" w14:textId="77777777" w:rsidR="0020409F" w:rsidRPr="0020409F" w:rsidRDefault="0020409F" w:rsidP="0020409F">
      <w:pPr>
        <w:pStyle w:val="Bibliography"/>
      </w:pPr>
      <w:r w:rsidRPr="0020409F">
        <w:t xml:space="preserve">Breshears, D. D., Cobb, N. S., Rich, P. M., Price, K. P., Allen, C. D., Balice, R. G., Romme, W. H., Kastens, J. H., Floyd, M. L., Belnap, J., Anderson, J. J., Myers, O. B., &amp; Meyer, C. W. (2005). Regional vegetation die-off in response to global-change-type drought. </w:t>
      </w:r>
      <w:r w:rsidRPr="0020409F">
        <w:rPr>
          <w:i/>
          <w:iCs/>
        </w:rPr>
        <w:t>Proceedings of the National Academy of Sciences</w:t>
      </w:r>
      <w:r w:rsidRPr="0020409F">
        <w:t xml:space="preserve">, </w:t>
      </w:r>
      <w:r w:rsidRPr="0020409F">
        <w:rPr>
          <w:i/>
          <w:iCs/>
        </w:rPr>
        <w:t>102</w:t>
      </w:r>
      <w:r w:rsidRPr="0020409F">
        <w:t>(42), 15144–15148. https://doi.org/10.1073/pnas.0505734102</w:t>
      </w:r>
    </w:p>
    <w:p w14:paraId="703DCAF5" w14:textId="77777777" w:rsidR="0020409F" w:rsidRPr="0020409F" w:rsidRDefault="0020409F" w:rsidP="0020409F">
      <w:pPr>
        <w:pStyle w:val="Bibliography"/>
      </w:pPr>
      <w:r w:rsidRPr="0020409F">
        <w:t xml:space="preserve">Brodie, J. F., Bello, C., Emer, C., Galetti, M., Luskin, M. S., Osuri, A., Peres, C. A., Stoll, A., Villar, N., &amp; López, A. (2025). Defaunation impacts on the carbon balance of tropical forests. </w:t>
      </w:r>
      <w:r w:rsidRPr="0020409F">
        <w:rPr>
          <w:i/>
          <w:iCs/>
        </w:rPr>
        <w:t>Conservation Biology</w:t>
      </w:r>
      <w:r w:rsidRPr="0020409F">
        <w:t xml:space="preserve">, </w:t>
      </w:r>
      <w:r w:rsidRPr="0020409F">
        <w:rPr>
          <w:i/>
          <w:iCs/>
        </w:rPr>
        <w:t>39</w:t>
      </w:r>
      <w:r w:rsidRPr="0020409F">
        <w:t>(1), e14414. https://doi.org/10.1111/cobi.14414</w:t>
      </w:r>
    </w:p>
    <w:p w14:paraId="0D9FFBEA" w14:textId="77777777" w:rsidR="0020409F" w:rsidRPr="0020409F" w:rsidRDefault="0020409F" w:rsidP="0020409F">
      <w:pPr>
        <w:pStyle w:val="Bibliography"/>
      </w:pPr>
      <w:r w:rsidRPr="0020409F">
        <w:t xml:space="preserve">Burkle, L. A., Marlin, J. C., &amp; Knight, T. M. (2013). Plant-Pollinator Interactions over 120 Years: Loss of Species, Co-Occurrence, and Function. </w:t>
      </w:r>
      <w:r w:rsidRPr="0020409F">
        <w:rPr>
          <w:i/>
          <w:iCs/>
        </w:rPr>
        <w:t>Science</w:t>
      </w:r>
      <w:r w:rsidRPr="0020409F">
        <w:t xml:space="preserve">, </w:t>
      </w:r>
      <w:r w:rsidRPr="0020409F">
        <w:rPr>
          <w:i/>
          <w:iCs/>
        </w:rPr>
        <w:t>339</w:t>
      </w:r>
      <w:r w:rsidRPr="0020409F">
        <w:t>(6127), 1611–1615. https://doi.org/10.1126/science.1232728</w:t>
      </w:r>
    </w:p>
    <w:p w14:paraId="4D8FEA7E" w14:textId="77777777" w:rsidR="0020409F" w:rsidRPr="0020409F" w:rsidRDefault="0020409F" w:rsidP="0020409F">
      <w:pPr>
        <w:pStyle w:val="Bibliography"/>
      </w:pPr>
      <w:r w:rsidRPr="0020409F">
        <w:t xml:space="preserve">Catford, J. A., Wilson, J. R. U., Pyšek, P., Hulme, P. E., &amp; Duncan, R. P. (2022). Addressing context dependence in ecology. </w:t>
      </w:r>
      <w:r w:rsidRPr="0020409F">
        <w:rPr>
          <w:i/>
          <w:iCs/>
        </w:rPr>
        <w:t>Trends in Ecology &amp; Evolution</w:t>
      </w:r>
      <w:r w:rsidRPr="0020409F">
        <w:t xml:space="preserve">, </w:t>
      </w:r>
      <w:r w:rsidRPr="0020409F">
        <w:rPr>
          <w:i/>
          <w:iCs/>
        </w:rPr>
        <w:t>37</w:t>
      </w:r>
      <w:r w:rsidRPr="0020409F">
        <w:t>(2), 158–170. https://doi.org/10.1016/j.tree.2021.09.007</w:t>
      </w:r>
    </w:p>
    <w:p w14:paraId="2523BD3D" w14:textId="77777777" w:rsidR="0020409F" w:rsidRPr="0020409F" w:rsidRDefault="0020409F" w:rsidP="0020409F">
      <w:pPr>
        <w:pStyle w:val="Bibliography"/>
      </w:pPr>
      <w:r w:rsidRPr="0020409F">
        <w:t xml:space="preserve">Chamberlain, S. A., Bronstein, J. L., &amp; Rudgers, J. A. (2014). How context dependent are species interactions? </w:t>
      </w:r>
      <w:r w:rsidRPr="0020409F">
        <w:rPr>
          <w:i/>
          <w:iCs/>
        </w:rPr>
        <w:t>Ecology Letters</w:t>
      </w:r>
      <w:r w:rsidRPr="0020409F">
        <w:t xml:space="preserve">, </w:t>
      </w:r>
      <w:r w:rsidRPr="0020409F">
        <w:rPr>
          <w:i/>
          <w:iCs/>
        </w:rPr>
        <w:t>17</w:t>
      </w:r>
      <w:r w:rsidRPr="0020409F">
        <w:t>(7), 881–890. https://doi.org/10.1111/ele.12279</w:t>
      </w:r>
    </w:p>
    <w:p w14:paraId="671FA25A" w14:textId="77777777" w:rsidR="0020409F" w:rsidRPr="0020409F" w:rsidRDefault="0020409F" w:rsidP="0020409F">
      <w:pPr>
        <w:pStyle w:val="Bibliography"/>
      </w:pPr>
      <w:r w:rsidRPr="0020409F">
        <w:t xml:space="preserve">Charnov, E. L. (1976). Optimal foraging, the marginal value theorem. </w:t>
      </w:r>
      <w:r w:rsidRPr="0020409F">
        <w:rPr>
          <w:i/>
          <w:iCs/>
        </w:rPr>
        <w:t>Theoretical Population Biology</w:t>
      </w:r>
      <w:r w:rsidRPr="0020409F">
        <w:t xml:space="preserve">, </w:t>
      </w:r>
      <w:r w:rsidRPr="0020409F">
        <w:rPr>
          <w:i/>
          <w:iCs/>
        </w:rPr>
        <w:t>9</w:t>
      </w:r>
      <w:r w:rsidRPr="0020409F">
        <w:t>(2), 129–136. https://doi.org/10.1016/0040-5809(76)90040-X</w:t>
      </w:r>
    </w:p>
    <w:p w14:paraId="43A444B1" w14:textId="77777777" w:rsidR="0020409F" w:rsidRPr="0020409F" w:rsidRDefault="0020409F" w:rsidP="0020409F">
      <w:pPr>
        <w:pStyle w:val="Bibliography"/>
      </w:pPr>
      <w:r w:rsidRPr="0020409F">
        <w:lastRenderedPageBreak/>
        <w:t xml:space="preserve">Clark, J. S., Nuñez, C. L., &amp; Tomasek, B. (2019). Foodwebs based on unreliable foundations: Spatiotemporal masting merged with consumer movement, storage, and diet. </w:t>
      </w:r>
      <w:r w:rsidRPr="0020409F">
        <w:rPr>
          <w:i/>
          <w:iCs/>
        </w:rPr>
        <w:t>Ecological Monographs</w:t>
      </w:r>
      <w:r w:rsidRPr="0020409F">
        <w:t xml:space="preserve">, </w:t>
      </w:r>
      <w:r w:rsidRPr="0020409F">
        <w:rPr>
          <w:i/>
          <w:iCs/>
        </w:rPr>
        <w:t>89</w:t>
      </w:r>
      <w:r w:rsidRPr="0020409F">
        <w:t>(4), e01381. https://doi.org/10.1002/ecm.1381</w:t>
      </w:r>
    </w:p>
    <w:p w14:paraId="0FEC06A8" w14:textId="77777777" w:rsidR="0020409F" w:rsidRPr="0020409F" w:rsidRDefault="0020409F" w:rsidP="0020409F">
      <w:pPr>
        <w:pStyle w:val="Bibliography"/>
      </w:pPr>
      <w:r w:rsidRPr="0020409F">
        <w:t xml:space="preserve">Colwell, R. K., Dunn, R. R., &amp; Harris, N. C. (2012). Coextinction and Persistence of Dependent Species in a Changing World. </w:t>
      </w:r>
      <w:r w:rsidRPr="0020409F">
        <w:rPr>
          <w:i/>
          <w:iCs/>
        </w:rPr>
        <w:t>Annual Review of Ecology, Evolution, and Systematics</w:t>
      </w:r>
      <w:r w:rsidRPr="0020409F">
        <w:t xml:space="preserve">, </w:t>
      </w:r>
      <w:r w:rsidRPr="0020409F">
        <w:rPr>
          <w:i/>
          <w:iCs/>
        </w:rPr>
        <w:t>43</w:t>
      </w:r>
      <w:r w:rsidRPr="0020409F">
        <w:t>(1), 183–203. https://doi.org/10.1146/annurev-ecolsys-110411-160304</w:t>
      </w:r>
    </w:p>
    <w:p w14:paraId="6CC81207" w14:textId="77777777" w:rsidR="0020409F" w:rsidRPr="0020409F" w:rsidRDefault="0020409F" w:rsidP="0020409F">
      <w:pPr>
        <w:pStyle w:val="Bibliography"/>
      </w:pPr>
      <w:r w:rsidRPr="0020409F">
        <w:t xml:space="preserve">Cornell Lab of Ornithology. (2024a). </w:t>
      </w:r>
      <w:r w:rsidRPr="0020409F">
        <w:rPr>
          <w:i/>
          <w:iCs/>
        </w:rPr>
        <w:t>eBird Basic Dataset</w:t>
      </w:r>
      <w:r w:rsidRPr="0020409F">
        <w:t xml:space="preserve"> (Version EBD_relJun-2024) [Dataset].</w:t>
      </w:r>
    </w:p>
    <w:p w14:paraId="52687CD2" w14:textId="77777777" w:rsidR="0020409F" w:rsidRPr="0020409F" w:rsidRDefault="0020409F" w:rsidP="0020409F">
      <w:pPr>
        <w:pStyle w:val="Bibliography"/>
      </w:pPr>
      <w:r w:rsidRPr="0020409F">
        <w:t xml:space="preserve">Cornell Lab of Ornithology. (2024b). </w:t>
      </w:r>
      <w:r w:rsidRPr="0020409F">
        <w:rPr>
          <w:i/>
          <w:iCs/>
        </w:rPr>
        <w:t>eBird Basic Dataset</w:t>
      </w:r>
      <w:r w:rsidRPr="0020409F">
        <w:t xml:space="preserve"> (Version EBD_relMay-2024) [Dataset].</w:t>
      </w:r>
    </w:p>
    <w:p w14:paraId="0D895BE2" w14:textId="77777777" w:rsidR="0020409F" w:rsidRPr="0020409F" w:rsidRDefault="0020409F" w:rsidP="0020409F">
      <w:pPr>
        <w:pStyle w:val="Bibliography"/>
      </w:pPr>
      <w:r w:rsidRPr="0020409F">
        <w:t xml:space="preserve">Curtis, S. M. (2010). </w:t>
      </w:r>
      <w:r w:rsidRPr="0020409F">
        <w:rPr>
          <w:i/>
          <w:iCs/>
        </w:rPr>
        <w:t>mcmcplots: Create Plots from MCMC Output</w:t>
      </w:r>
      <w:r w:rsidRPr="0020409F">
        <w:t xml:space="preserve"> (p. 0.4.3) [Dataset]. https://doi.org/10.32614/CRAN.package.mcmcplots</w:t>
      </w:r>
    </w:p>
    <w:p w14:paraId="6996AD8A" w14:textId="77777777" w:rsidR="0020409F" w:rsidRPr="0020409F" w:rsidRDefault="0020409F" w:rsidP="0020409F">
      <w:pPr>
        <w:pStyle w:val="Bibliography"/>
      </w:pPr>
      <w:r w:rsidRPr="0020409F">
        <w:t xml:space="preserve">Donoso, I., Sorensen, M. C., Blendinger, P. G., Kissling, W. D., Neuschulz, E. L., Mueller, T., &amp; Schleuning, M. (2020). Downsizing of animal communities triggers stronger functional than structural decay in seed-dispersal networks. </w:t>
      </w:r>
      <w:r w:rsidRPr="0020409F">
        <w:rPr>
          <w:i/>
          <w:iCs/>
        </w:rPr>
        <w:t>Nature Communications</w:t>
      </w:r>
      <w:r w:rsidRPr="0020409F">
        <w:t xml:space="preserve">, </w:t>
      </w:r>
      <w:r w:rsidRPr="0020409F">
        <w:rPr>
          <w:i/>
          <w:iCs/>
        </w:rPr>
        <w:t>11</w:t>
      </w:r>
      <w:r w:rsidRPr="0020409F">
        <w:t>(1), 1582. https://doi.org/10.1038/s41467-020-15438-y</w:t>
      </w:r>
    </w:p>
    <w:p w14:paraId="548C6910" w14:textId="77777777" w:rsidR="0020409F" w:rsidRPr="0020409F" w:rsidRDefault="0020409F" w:rsidP="0020409F">
      <w:pPr>
        <w:pStyle w:val="Bibliography"/>
      </w:pPr>
      <w:r w:rsidRPr="0020409F">
        <w:t xml:space="preserve">Dunn, R. R., Harris, N. C., Colwell, R. K., Koh, L. P., &amp; Sodhi, N. S. (2009). The sixth mass coextinction: Are most endangered species parasites and mutualists? </w:t>
      </w:r>
      <w:r w:rsidRPr="0020409F">
        <w:rPr>
          <w:i/>
          <w:iCs/>
        </w:rPr>
        <w:t>Proceedings of the Royal Society B: Biological Sciences</w:t>
      </w:r>
      <w:r w:rsidRPr="0020409F">
        <w:t xml:space="preserve">, </w:t>
      </w:r>
      <w:r w:rsidRPr="0020409F">
        <w:rPr>
          <w:i/>
          <w:iCs/>
        </w:rPr>
        <w:t>276</w:t>
      </w:r>
      <w:r w:rsidRPr="0020409F">
        <w:t>(1670), 3037–3045. https://doi.org/10.1098/rspb.2009.0413</w:t>
      </w:r>
    </w:p>
    <w:p w14:paraId="29A7742A" w14:textId="77777777" w:rsidR="0020409F" w:rsidRPr="0020409F" w:rsidRDefault="0020409F" w:rsidP="0020409F">
      <w:pPr>
        <w:pStyle w:val="Bibliography"/>
      </w:pPr>
      <w:r w:rsidRPr="0020409F">
        <w:t xml:space="preserve">Elwood, E. C., Lichti, N. I., Fitzsimmons, S. F., &amp; Dalgleish, H. J. (2018). Scatterhoarders drive long‐ and short‐term population dynamics of a nut‐producing tree, while pre‐dispersal seed predators and herbivores have little effect. </w:t>
      </w:r>
      <w:r w:rsidRPr="0020409F">
        <w:rPr>
          <w:i/>
          <w:iCs/>
        </w:rPr>
        <w:t>Journal of Ecology</w:t>
      </w:r>
      <w:r w:rsidRPr="0020409F">
        <w:t xml:space="preserve">, </w:t>
      </w:r>
      <w:r w:rsidRPr="0020409F">
        <w:rPr>
          <w:i/>
          <w:iCs/>
        </w:rPr>
        <w:t>106</w:t>
      </w:r>
      <w:r w:rsidRPr="0020409F">
        <w:t>(3), 1191–1203. https://doi.org/10.1111/1365-2745.12902</w:t>
      </w:r>
    </w:p>
    <w:p w14:paraId="18203192" w14:textId="77777777" w:rsidR="0020409F" w:rsidRPr="0020409F" w:rsidRDefault="0020409F" w:rsidP="0020409F">
      <w:pPr>
        <w:pStyle w:val="Bibliography"/>
      </w:pPr>
      <w:r w:rsidRPr="0020409F">
        <w:lastRenderedPageBreak/>
        <w:t xml:space="preserve">Emery, N. J., &amp; Clayton, N. S. (2004). The Mentality of Crows: Convergent Evolution of Intelligence in Corvids and Apes. </w:t>
      </w:r>
      <w:r w:rsidRPr="0020409F">
        <w:rPr>
          <w:i/>
          <w:iCs/>
        </w:rPr>
        <w:t>Science</w:t>
      </w:r>
      <w:r w:rsidRPr="0020409F">
        <w:t xml:space="preserve">, </w:t>
      </w:r>
      <w:r w:rsidRPr="0020409F">
        <w:rPr>
          <w:i/>
          <w:iCs/>
        </w:rPr>
        <w:t>306</w:t>
      </w:r>
      <w:r w:rsidRPr="0020409F">
        <w:t>(5703), 1903–1907. https://doi.org/10.1126/science.1098410</w:t>
      </w:r>
    </w:p>
    <w:p w14:paraId="261A7E5D" w14:textId="77777777" w:rsidR="0020409F" w:rsidRPr="0020409F" w:rsidRDefault="0020409F" w:rsidP="0020409F">
      <w:pPr>
        <w:pStyle w:val="Bibliography"/>
      </w:pPr>
      <w:r w:rsidRPr="0020409F">
        <w:t xml:space="preserve">Essl, F., Dullinger, S., Rabitsch, W., Hulme, P. E., Pyšek, P., Wilson, J. R. U., &amp; Richardson, D. M. (2015). Historical legacies accumulate to shape future biodiversity in an era of rapid global change. </w:t>
      </w:r>
      <w:r w:rsidRPr="0020409F">
        <w:rPr>
          <w:i/>
          <w:iCs/>
        </w:rPr>
        <w:t>Diversity and Distributions</w:t>
      </w:r>
      <w:r w:rsidRPr="0020409F">
        <w:t xml:space="preserve">, </w:t>
      </w:r>
      <w:r w:rsidRPr="0020409F">
        <w:rPr>
          <w:i/>
          <w:iCs/>
        </w:rPr>
        <w:t>21</w:t>
      </w:r>
      <w:r w:rsidRPr="0020409F">
        <w:t>(5), 534–547. https://doi.org/10.1111/ddi.12312</w:t>
      </w:r>
    </w:p>
    <w:p w14:paraId="616E84D5" w14:textId="77777777" w:rsidR="0020409F" w:rsidRPr="0020409F" w:rsidRDefault="0020409F" w:rsidP="0020409F">
      <w:pPr>
        <w:pStyle w:val="Bibliography"/>
      </w:pPr>
      <w:r w:rsidRPr="0020409F">
        <w:t xml:space="preserve">Feenders, G., &amp; Smulders, T. V. (2011). Magpies can use local cues to retrieve their food caches. </w:t>
      </w:r>
      <w:r w:rsidRPr="0020409F">
        <w:rPr>
          <w:i/>
          <w:iCs/>
        </w:rPr>
        <w:t>Animal Cognition</w:t>
      </w:r>
      <w:r w:rsidRPr="0020409F">
        <w:t xml:space="preserve">, </w:t>
      </w:r>
      <w:r w:rsidRPr="0020409F">
        <w:rPr>
          <w:i/>
          <w:iCs/>
        </w:rPr>
        <w:t>14</w:t>
      </w:r>
      <w:r w:rsidRPr="0020409F">
        <w:t>(2), 235–243. https://doi.org/10.1007/s10071-010-0357-2</w:t>
      </w:r>
    </w:p>
    <w:p w14:paraId="67EAD16B" w14:textId="77777777" w:rsidR="0020409F" w:rsidRPr="0020409F" w:rsidRDefault="0020409F" w:rsidP="0020409F">
      <w:pPr>
        <w:pStyle w:val="Bibliography"/>
      </w:pPr>
      <w:r w:rsidRPr="0020409F">
        <w:t xml:space="preserve">Fietz, J., Kager, T., &amp; Schauer, S. (2009). Is energy supply the trigger for reproductive activity in male edible dormice (Glis glis)? </w:t>
      </w:r>
      <w:r w:rsidRPr="0020409F">
        <w:rPr>
          <w:i/>
          <w:iCs/>
        </w:rPr>
        <w:t>Journal of Comparative Physiology B</w:t>
      </w:r>
      <w:r w:rsidRPr="0020409F">
        <w:t xml:space="preserve">, </w:t>
      </w:r>
      <w:r w:rsidRPr="0020409F">
        <w:rPr>
          <w:i/>
          <w:iCs/>
        </w:rPr>
        <w:t>179</w:t>
      </w:r>
      <w:r w:rsidRPr="0020409F">
        <w:t>(7), 829–837. https://doi.org/10.1007/s00360-009-0364-2</w:t>
      </w:r>
    </w:p>
    <w:p w14:paraId="3670E13F" w14:textId="77777777" w:rsidR="0020409F" w:rsidRPr="0020409F" w:rsidRDefault="0020409F" w:rsidP="0020409F">
      <w:pPr>
        <w:pStyle w:val="Bibliography"/>
      </w:pPr>
      <w:r w:rsidRPr="0020409F">
        <w:t xml:space="preserve">Figueiredo, L., Krauss, J., Steffan‐Dewenter, I., &amp; Sarmento Cabral, J. (2019). Understanding extinction debts: Spatio–temporal scales, mechanisms and a roadmap for future research. </w:t>
      </w:r>
      <w:r w:rsidRPr="0020409F">
        <w:rPr>
          <w:i/>
          <w:iCs/>
        </w:rPr>
        <w:t>Ecography</w:t>
      </w:r>
      <w:r w:rsidRPr="0020409F">
        <w:t xml:space="preserve">, </w:t>
      </w:r>
      <w:r w:rsidRPr="0020409F">
        <w:rPr>
          <w:i/>
          <w:iCs/>
        </w:rPr>
        <w:t>42</w:t>
      </w:r>
      <w:r w:rsidRPr="0020409F">
        <w:t>(12), 1973–1990. https://doi.org/10.1111/ecog.04740</w:t>
      </w:r>
    </w:p>
    <w:p w14:paraId="237DEC87" w14:textId="77777777" w:rsidR="0020409F" w:rsidRPr="0020409F" w:rsidRDefault="0020409F" w:rsidP="0020409F">
      <w:pPr>
        <w:pStyle w:val="Bibliography"/>
      </w:pPr>
      <w:r w:rsidRPr="0020409F">
        <w:t xml:space="preserve">Fink, D., Auer, T., Johnston, A., Strimas-Mackey, M., Ligocki, S., Robinson, O., Hochachka, W., Jaromczyk, L., Crowley, C., Dunham, K., Stillman, A., Davis, C., Stokowski, M., Ruiz-Gutierrez, V., Wood, C., &amp; Rodewald, A. (2025). </w:t>
      </w:r>
      <w:r w:rsidRPr="0020409F">
        <w:rPr>
          <w:i/>
          <w:iCs/>
        </w:rPr>
        <w:t>eBird Status and Trends, Data Version 2023</w:t>
      </w:r>
      <w:r w:rsidRPr="0020409F">
        <w:t xml:space="preserve"> [Dataset]. Cornell Lab of Ornithology. https://doi.org/10.2173/WZTW8903</w:t>
      </w:r>
    </w:p>
    <w:p w14:paraId="30E7CB30" w14:textId="77777777" w:rsidR="0020409F" w:rsidRPr="0020409F" w:rsidRDefault="0020409F" w:rsidP="0020409F">
      <w:pPr>
        <w:pStyle w:val="Bibliography"/>
      </w:pPr>
      <w:r w:rsidRPr="0020409F">
        <w:t xml:space="preserve">Floyd, M. E. (1982). The Interaction of Pinon Pine and Gambel Oak in Plant Succession near Dolores, Colorado. </w:t>
      </w:r>
      <w:r w:rsidRPr="0020409F">
        <w:rPr>
          <w:i/>
          <w:iCs/>
        </w:rPr>
        <w:t>The Southwestern Naturalist</w:t>
      </w:r>
      <w:r w:rsidRPr="0020409F">
        <w:t xml:space="preserve">, </w:t>
      </w:r>
      <w:r w:rsidRPr="0020409F">
        <w:rPr>
          <w:i/>
          <w:iCs/>
        </w:rPr>
        <w:t>27</w:t>
      </w:r>
      <w:r w:rsidRPr="0020409F">
        <w:t>(2), 143. https://doi.org/10.2307/3671138</w:t>
      </w:r>
    </w:p>
    <w:p w14:paraId="476AC99A" w14:textId="77777777" w:rsidR="0020409F" w:rsidRPr="0020409F" w:rsidRDefault="0020409F" w:rsidP="0020409F">
      <w:pPr>
        <w:pStyle w:val="Bibliography"/>
      </w:pPr>
      <w:r w:rsidRPr="0020409F">
        <w:lastRenderedPageBreak/>
        <w:t xml:space="preserve">Gamelon, M., Focardi, S., Baubet, E., Brandt, S., Franzetti, B., Ronchi, F., Venner, S., Sæther, B.-E., &amp; Gaillard, J.-M. (2017). Reproductive allocation in pulsed-resource environments: A comparative study in two populations of wild boar. </w:t>
      </w:r>
      <w:r w:rsidRPr="0020409F">
        <w:rPr>
          <w:i/>
          <w:iCs/>
        </w:rPr>
        <w:t>Oecologia</w:t>
      </w:r>
      <w:r w:rsidRPr="0020409F">
        <w:t xml:space="preserve">, </w:t>
      </w:r>
      <w:r w:rsidRPr="0020409F">
        <w:rPr>
          <w:i/>
          <w:iCs/>
        </w:rPr>
        <w:t>183</w:t>
      </w:r>
      <w:r w:rsidRPr="0020409F">
        <w:t>(4), 1065–1076. https://doi.org/10.1007/s00442-017-3821-8</w:t>
      </w:r>
    </w:p>
    <w:p w14:paraId="66C4F8A0" w14:textId="77777777" w:rsidR="0020409F" w:rsidRPr="0020409F" w:rsidRDefault="0020409F" w:rsidP="0020409F">
      <w:pPr>
        <w:pStyle w:val="Bibliography"/>
      </w:pPr>
      <w:r w:rsidRPr="0020409F">
        <w:t xml:space="preserve">Gelman, A., &amp; Rubin, D. B. (1992). Inference from Iterative Simulation Using Multiple Sequences. </w:t>
      </w:r>
      <w:r w:rsidRPr="0020409F">
        <w:rPr>
          <w:i/>
          <w:iCs/>
        </w:rPr>
        <w:t>Statistical Science</w:t>
      </w:r>
      <w:r w:rsidRPr="0020409F">
        <w:t xml:space="preserve">, </w:t>
      </w:r>
      <w:r w:rsidRPr="0020409F">
        <w:rPr>
          <w:i/>
          <w:iCs/>
        </w:rPr>
        <w:t>7</w:t>
      </w:r>
      <w:r w:rsidRPr="0020409F">
        <w:t>(4). https://doi.org/10.1214/ss/1177011136</w:t>
      </w:r>
    </w:p>
    <w:p w14:paraId="2D83109B" w14:textId="77777777" w:rsidR="0020409F" w:rsidRPr="0020409F" w:rsidRDefault="0020409F" w:rsidP="0020409F">
      <w:pPr>
        <w:pStyle w:val="Bibliography"/>
      </w:pPr>
      <w:r w:rsidRPr="0020409F">
        <w:t xml:space="preserve">Hacket-Pain, A., &amp; Bogdziewicz, M. (2021). Climate change and plant reproduction: Trends and drivers of mast seeding change. </w:t>
      </w:r>
      <w:r w:rsidRPr="0020409F">
        <w:rPr>
          <w:i/>
          <w:iCs/>
        </w:rPr>
        <w:t>Philosophical Transactions of the Royal Society B: Biological Sciences</w:t>
      </w:r>
      <w:r w:rsidRPr="0020409F">
        <w:t xml:space="preserve">, </w:t>
      </w:r>
      <w:r w:rsidRPr="0020409F">
        <w:rPr>
          <w:i/>
          <w:iCs/>
        </w:rPr>
        <w:t>376</w:t>
      </w:r>
      <w:r w:rsidRPr="0020409F">
        <w:t>(1839), 20200379. https://doi.org/10.1098/rstb.2020.0379</w:t>
      </w:r>
    </w:p>
    <w:p w14:paraId="1820D52A" w14:textId="77777777" w:rsidR="0020409F" w:rsidRPr="0020409F" w:rsidRDefault="0020409F" w:rsidP="0020409F">
      <w:pPr>
        <w:pStyle w:val="Bibliography"/>
      </w:pPr>
      <w:r w:rsidRPr="0020409F">
        <w:t xml:space="preserve">Hallworth, M. T., Sirén, A. P. K., DeLuca, W. V., Duclos, T. R., McFarland, K. P., Hill, J. M., Rimmer, C. C., &amp; Morelli, T. L. (2024). Boom and bust: The effects of masting on seed predator range dynamics and trophic cascades. </w:t>
      </w:r>
      <w:r w:rsidRPr="0020409F">
        <w:rPr>
          <w:i/>
          <w:iCs/>
        </w:rPr>
        <w:t>Diversity and Distributions</w:t>
      </w:r>
      <w:r w:rsidRPr="0020409F">
        <w:t xml:space="preserve">, </w:t>
      </w:r>
      <w:r w:rsidRPr="0020409F">
        <w:rPr>
          <w:i/>
          <w:iCs/>
        </w:rPr>
        <w:t>30</w:t>
      </w:r>
      <w:r w:rsidRPr="0020409F">
        <w:t>(8), e13861. https://doi.org/10.1111/ddi.13861</w:t>
      </w:r>
    </w:p>
    <w:p w14:paraId="3E9E7158" w14:textId="77777777" w:rsidR="0020409F" w:rsidRPr="0020409F" w:rsidRDefault="0020409F" w:rsidP="0020409F">
      <w:pPr>
        <w:pStyle w:val="Bibliography"/>
      </w:pPr>
      <w:r w:rsidRPr="0020409F">
        <w:t xml:space="preserve">Härdling, R., Källander, H., &amp; Nilsson, J.-åke. (1997). Memory for Hoarded Food: An Aviary Study of the European Nuthatch. </w:t>
      </w:r>
      <w:r w:rsidRPr="0020409F">
        <w:rPr>
          <w:i/>
          <w:iCs/>
        </w:rPr>
        <w:t>The Condor</w:t>
      </w:r>
      <w:r w:rsidRPr="0020409F">
        <w:t xml:space="preserve">, </w:t>
      </w:r>
      <w:r w:rsidRPr="0020409F">
        <w:rPr>
          <w:i/>
          <w:iCs/>
        </w:rPr>
        <w:t>99</w:t>
      </w:r>
      <w:r w:rsidRPr="0020409F">
        <w:t>(2), 526–529. https://doi.org/10.2307/1369961</w:t>
      </w:r>
    </w:p>
    <w:p w14:paraId="5F6F0293" w14:textId="77777777" w:rsidR="0020409F" w:rsidRPr="0020409F" w:rsidRDefault="0020409F" w:rsidP="0020409F">
      <w:pPr>
        <w:pStyle w:val="Bibliography"/>
      </w:pPr>
      <w:r w:rsidRPr="0020409F">
        <w:t xml:space="preserve">Hitchcock, C. L., &amp; Sherry, D. F. (1990). Long-term memory for cache sites in the black-capped chickadee. </w:t>
      </w:r>
      <w:r w:rsidRPr="0020409F">
        <w:rPr>
          <w:i/>
          <w:iCs/>
        </w:rPr>
        <w:t>Animal Behaviour</w:t>
      </w:r>
      <w:r w:rsidRPr="0020409F">
        <w:t xml:space="preserve">, </w:t>
      </w:r>
      <w:r w:rsidRPr="0020409F">
        <w:rPr>
          <w:i/>
          <w:iCs/>
        </w:rPr>
        <w:t>40</w:t>
      </w:r>
      <w:r w:rsidRPr="0020409F">
        <w:t>(4), 701–712. https://doi.org/10.1016/S0003-3472(05)80699-2</w:t>
      </w:r>
    </w:p>
    <w:p w14:paraId="40C2B7CA" w14:textId="77777777" w:rsidR="0020409F" w:rsidRPr="0020409F" w:rsidRDefault="0020409F" w:rsidP="0020409F">
      <w:pPr>
        <w:pStyle w:val="Bibliography"/>
      </w:pPr>
      <w:r w:rsidRPr="0020409F">
        <w:t xml:space="preserve">Hochachka, W. M., Ruiz-Gutierrez, V., &amp; Johnston, A. (2023). Considerations for fitting occupancy models to data from eBird and similar volunteer-collected data. </w:t>
      </w:r>
      <w:r w:rsidRPr="0020409F">
        <w:rPr>
          <w:i/>
          <w:iCs/>
        </w:rPr>
        <w:t>Ornithology</w:t>
      </w:r>
      <w:r w:rsidRPr="0020409F">
        <w:t xml:space="preserve">, </w:t>
      </w:r>
      <w:r w:rsidRPr="0020409F">
        <w:rPr>
          <w:i/>
          <w:iCs/>
        </w:rPr>
        <w:t>140</w:t>
      </w:r>
      <w:r w:rsidRPr="0020409F">
        <w:t>(4). https://doi.org/10.1093/ornithology/ukad035</w:t>
      </w:r>
    </w:p>
    <w:p w14:paraId="091199ED" w14:textId="77777777" w:rsidR="0020409F" w:rsidRPr="0020409F" w:rsidRDefault="0020409F" w:rsidP="0020409F">
      <w:pPr>
        <w:pStyle w:val="Bibliography"/>
      </w:pPr>
      <w:r w:rsidRPr="0020409F">
        <w:lastRenderedPageBreak/>
        <w:t xml:space="preserve">Johnson, K., Neville, T. B., Smith, J. W., &amp; Horner, M. W. (2016). Home range- and colony-scale habitat models for Pinyon Jays in piñon-juniper woodlands of New Mexico, USA. </w:t>
      </w:r>
      <w:r w:rsidRPr="0020409F">
        <w:rPr>
          <w:i/>
          <w:iCs/>
        </w:rPr>
        <w:t>Avian Conservation and Ecology</w:t>
      </w:r>
      <w:r w:rsidRPr="0020409F">
        <w:t xml:space="preserve">, </w:t>
      </w:r>
      <w:r w:rsidRPr="0020409F">
        <w:rPr>
          <w:i/>
          <w:iCs/>
        </w:rPr>
        <w:t>11</w:t>
      </w:r>
      <w:r w:rsidRPr="0020409F">
        <w:t>(2). https://doi.org/10.5751/ace-00890-110206</w:t>
      </w:r>
    </w:p>
    <w:p w14:paraId="034ACEE6" w14:textId="77777777" w:rsidR="0020409F" w:rsidRPr="0020409F" w:rsidRDefault="0020409F" w:rsidP="0020409F">
      <w:pPr>
        <w:pStyle w:val="Bibliography"/>
      </w:pPr>
      <w:r w:rsidRPr="0020409F">
        <w:t xml:space="preserve">Kellner, K. (2021). </w:t>
      </w:r>
      <w:r w:rsidRPr="0020409F">
        <w:rPr>
          <w:i/>
          <w:iCs/>
        </w:rPr>
        <w:t>jagsUI: a wrapper around “rjags” to streamline JAGS analyses</w:t>
      </w:r>
      <w:r w:rsidRPr="0020409F">
        <w:t xml:space="preserve"> (Version 1.5.2) [R]. https://CRAN.R-project.org/package=jagsUI</w:t>
      </w:r>
    </w:p>
    <w:p w14:paraId="67F01110" w14:textId="77777777" w:rsidR="0020409F" w:rsidRPr="0020409F" w:rsidRDefault="0020409F" w:rsidP="0020409F">
      <w:pPr>
        <w:pStyle w:val="Bibliography"/>
      </w:pPr>
      <w:r w:rsidRPr="0020409F">
        <w:t xml:space="preserve">Kelly, D., &amp; Sork, V. L. (2002). Mast Seeding in Perennial Plants: Why, How, Where? </w:t>
      </w:r>
      <w:r w:rsidRPr="0020409F">
        <w:rPr>
          <w:i/>
          <w:iCs/>
        </w:rPr>
        <w:t>Annual Review of Ecology and Systematics</w:t>
      </w:r>
      <w:r w:rsidRPr="0020409F">
        <w:t xml:space="preserve">, </w:t>
      </w:r>
      <w:r w:rsidRPr="0020409F">
        <w:rPr>
          <w:i/>
          <w:iCs/>
        </w:rPr>
        <w:t>33</w:t>
      </w:r>
      <w:r w:rsidRPr="0020409F">
        <w:t>(1), 427–447. https://doi.org/10.1146/annurev.ecolsys.33.020602.095433</w:t>
      </w:r>
    </w:p>
    <w:p w14:paraId="7FCB85E7" w14:textId="77777777" w:rsidR="0020409F" w:rsidRPr="0020409F" w:rsidRDefault="0020409F" w:rsidP="0020409F">
      <w:pPr>
        <w:pStyle w:val="Bibliography"/>
      </w:pPr>
      <w:r w:rsidRPr="0020409F">
        <w:t xml:space="preserve">Kéry, M., &amp; Schmidt, B. (2008). Imperfect detection and its consequences for monitoring for conservation. </w:t>
      </w:r>
      <w:r w:rsidRPr="0020409F">
        <w:rPr>
          <w:i/>
          <w:iCs/>
        </w:rPr>
        <w:t>Community Ecology</w:t>
      </w:r>
      <w:r w:rsidRPr="0020409F">
        <w:t xml:space="preserve">, </w:t>
      </w:r>
      <w:r w:rsidRPr="0020409F">
        <w:rPr>
          <w:i/>
          <w:iCs/>
        </w:rPr>
        <w:t>9</w:t>
      </w:r>
      <w:r w:rsidRPr="0020409F">
        <w:t>(2), 207–216. https://doi.org/10.1556/ComEc.9.2008.2.10</w:t>
      </w:r>
    </w:p>
    <w:p w14:paraId="3DDCDFC3" w14:textId="77777777" w:rsidR="0020409F" w:rsidRPr="0020409F" w:rsidRDefault="0020409F" w:rsidP="0020409F">
      <w:pPr>
        <w:pStyle w:val="Bibliography"/>
      </w:pPr>
      <w:r w:rsidRPr="0020409F">
        <w:t xml:space="preserve">King, A. J., &amp; Marshall, H. H. (2022). Optimal foraging. </w:t>
      </w:r>
      <w:r w:rsidRPr="0020409F">
        <w:rPr>
          <w:i/>
          <w:iCs/>
        </w:rPr>
        <w:t>Current Biology</w:t>
      </w:r>
      <w:r w:rsidRPr="0020409F">
        <w:t xml:space="preserve">, </w:t>
      </w:r>
      <w:r w:rsidRPr="0020409F">
        <w:rPr>
          <w:i/>
          <w:iCs/>
        </w:rPr>
        <w:t>32</w:t>
      </w:r>
      <w:r w:rsidRPr="0020409F">
        <w:t>(12), R680–R683. https://doi.org/10.1016/j.cub.2022.04.072</w:t>
      </w:r>
    </w:p>
    <w:p w14:paraId="5D810472" w14:textId="77777777" w:rsidR="0020409F" w:rsidRPr="0020409F" w:rsidRDefault="0020409F" w:rsidP="0020409F">
      <w:pPr>
        <w:pStyle w:val="Bibliography"/>
      </w:pPr>
      <w:r w:rsidRPr="0020409F">
        <w:t xml:space="preserve">Koenig, W. D., &amp; Benedict, L. S. (2002). Size, Insect Parasitism, and Energetic Value of Acorns Stored by Acorn Woodpeckers. </w:t>
      </w:r>
      <w:r w:rsidRPr="0020409F">
        <w:rPr>
          <w:i/>
          <w:iCs/>
        </w:rPr>
        <w:t>The Condor</w:t>
      </w:r>
      <w:r w:rsidRPr="0020409F">
        <w:t xml:space="preserve">, </w:t>
      </w:r>
      <w:r w:rsidRPr="0020409F">
        <w:rPr>
          <w:i/>
          <w:iCs/>
        </w:rPr>
        <w:t>104</w:t>
      </w:r>
      <w:r w:rsidRPr="0020409F">
        <w:t>(3), 539–547. https://doi.org/10.1093/condor/104.3.539</w:t>
      </w:r>
    </w:p>
    <w:p w14:paraId="399463A1" w14:textId="77777777" w:rsidR="0020409F" w:rsidRPr="0020409F" w:rsidRDefault="0020409F" w:rsidP="0020409F">
      <w:pPr>
        <w:pStyle w:val="Bibliography"/>
      </w:pPr>
      <w:r w:rsidRPr="0020409F">
        <w:t xml:space="preserve">Langendorf, R. E., Estes, J. A., Watson, J. C., Kenner, M. C., Hatfield, B. B., Tinker, M. T., Waddle, E., DeMarche, M. L., &amp; Doak, D. F. (2025). Dynamic and context-dependent keystone species effects in kelp forests. </w:t>
      </w:r>
      <w:r w:rsidRPr="0020409F">
        <w:rPr>
          <w:i/>
          <w:iCs/>
        </w:rPr>
        <w:t>Proceedings of the National Academy of Sciences</w:t>
      </w:r>
      <w:r w:rsidRPr="0020409F">
        <w:t xml:space="preserve">, </w:t>
      </w:r>
      <w:r w:rsidRPr="0020409F">
        <w:rPr>
          <w:i/>
          <w:iCs/>
        </w:rPr>
        <w:t>122</w:t>
      </w:r>
      <w:r w:rsidRPr="0020409F">
        <w:t>(10), e2413360122. https://doi.org/10.1073/pnas.2413360122</w:t>
      </w:r>
    </w:p>
    <w:p w14:paraId="0CBEE5A4" w14:textId="77777777" w:rsidR="0020409F" w:rsidRPr="0020409F" w:rsidRDefault="0020409F" w:rsidP="0020409F">
      <w:pPr>
        <w:pStyle w:val="Bibliography"/>
      </w:pPr>
      <w:r w:rsidRPr="0020409F">
        <w:t xml:space="preserve">Ligon, J. D. (1978). Reproductive Interdependence of Pinon Jays and Pinon Pines. </w:t>
      </w:r>
      <w:r w:rsidRPr="0020409F">
        <w:rPr>
          <w:i/>
          <w:iCs/>
        </w:rPr>
        <w:t>Ecological Monographs</w:t>
      </w:r>
      <w:r w:rsidRPr="0020409F">
        <w:t xml:space="preserve">, </w:t>
      </w:r>
      <w:r w:rsidRPr="0020409F">
        <w:rPr>
          <w:i/>
          <w:iCs/>
        </w:rPr>
        <w:t>48</w:t>
      </w:r>
      <w:r w:rsidRPr="0020409F">
        <w:t>(2), 111–126. https://doi.org/10.2307/2937295</w:t>
      </w:r>
    </w:p>
    <w:p w14:paraId="127C895E" w14:textId="77777777" w:rsidR="0020409F" w:rsidRPr="0020409F" w:rsidRDefault="0020409F" w:rsidP="0020409F">
      <w:pPr>
        <w:pStyle w:val="Bibliography"/>
      </w:pPr>
      <w:r w:rsidRPr="0020409F">
        <w:lastRenderedPageBreak/>
        <w:t xml:space="preserve">Lindén, A., Lehikoinen, A., Hokkanen, T., &amp; Väisänen, R. A. (2011). Modelling irruptions and population dynamics of the great spotted woodpecker – joint effects of density and cone crops. </w:t>
      </w:r>
      <w:r w:rsidRPr="0020409F">
        <w:rPr>
          <w:i/>
          <w:iCs/>
        </w:rPr>
        <w:t>Oikos</w:t>
      </w:r>
      <w:r w:rsidRPr="0020409F">
        <w:t xml:space="preserve">, </w:t>
      </w:r>
      <w:r w:rsidRPr="0020409F">
        <w:rPr>
          <w:i/>
          <w:iCs/>
        </w:rPr>
        <w:t>120</w:t>
      </w:r>
      <w:r w:rsidRPr="0020409F">
        <w:t>(7), 1065–1075. https://doi.org/10.1111/j.1600-0706.2010.18970.x</w:t>
      </w:r>
    </w:p>
    <w:p w14:paraId="4EAE84E2" w14:textId="77777777" w:rsidR="0020409F" w:rsidRPr="0020409F" w:rsidRDefault="0020409F" w:rsidP="0020409F">
      <w:pPr>
        <w:pStyle w:val="Bibliography"/>
      </w:pPr>
      <w:r w:rsidRPr="0020409F">
        <w:t xml:space="preserve">Liu, O. R., &amp; Gaines, S. D. (2022). Environmental context dependency in species interactions. </w:t>
      </w:r>
      <w:r w:rsidRPr="0020409F">
        <w:rPr>
          <w:i/>
          <w:iCs/>
        </w:rPr>
        <w:t>Proceedings of the National Academy of Sciences</w:t>
      </w:r>
      <w:r w:rsidRPr="0020409F">
        <w:t xml:space="preserve">, </w:t>
      </w:r>
      <w:r w:rsidRPr="0020409F">
        <w:rPr>
          <w:i/>
          <w:iCs/>
        </w:rPr>
        <w:t>119</w:t>
      </w:r>
      <w:r w:rsidRPr="0020409F">
        <w:t>(36), e2118539119. https://doi.org/10.1073/pnas.2118539119</w:t>
      </w:r>
    </w:p>
    <w:p w14:paraId="182CB29D" w14:textId="77777777" w:rsidR="0020409F" w:rsidRPr="0020409F" w:rsidRDefault="0020409F" w:rsidP="0020409F">
      <w:pPr>
        <w:pStyle w:val="Bibliography"/>
      </w:pPr>
      <w:r w:rsidRPr="0020409F">
        <w:t xml:space="preserve">Marzluff, &amp; Balda, R. P. (1992). </w:t>
      </w:r>
      <w:r w:rsidRPr="0020409F">
        <w:rPr>
          <w:i/>
          <w:iCs/>
        </w:rPr>
        <w:t>The Pinyon Jay: Behavioral Ecology of a Colonial and Cooperative Corvid</w:t>
      </w:r>
      <w:r w:rsidRPr="0020409F">
        <w:t>. T &amp; AD Poyser Ltd.</w:t>
      </w:r>
    </w:p>
    <w:p w14:paraId="05CCE2B7" w14:textId="77777777" w:rsidR="0020409F" w:rsidRPr="0020409F" w:rsidRDefault="0020409F" w:rsidP="0020409F">
      <w:pPr>
        <w:pStyle w:val="Bibliography"/>
      </w:pPr>
      <w:r w:rsidRPr="0020409F">
        <w:t xml:space="preserve">Marzluff, J. M. (1988). Do pinyon jays alter nest placement based on prior experience? </w:t>
      </w:r>
      <w:r w:rsidRPr="0020409F">
        <w:rPr>
          <w:i/>
          <w:iCs/>
        </w:rPr>
        <w:t>Animal Behaviour</w:t>
      </w:r>
      <w:r w:rsidRPr="0020409F">
        <w:t xml:space="preserve">, </w:t>
      </w:r>
      <w:r w:rsidRPr="0020409F">
        <w:rPr>
          <w:i/>
          <w:iCs/>
        </w:rPr>
        <w:t>36</w:t>
      </w:r>
      <w:r w:rsidRPr="0020409F">
        <w:t>(1), 1–10. https://doi.org/10.1016/s0003-3472(88)80244-6</w:t>
      </w:r>
    </w:p>
    <w:p w14:paraId="20224A5E" w14:textId="77777777" w:rsidR="0020409F" w:rsidRPr="0020409F" w:rsidRDefault="0020409F" w:rsidP="0020409F">
      <w:pPr>
        <w:pStyle w:val="Bibliography"/>
      </w:pPr>
      <w:r w:rsidRPr="0020409F">
        <w:t xml:space="preserve">Marzluff, J. M., &amp; Balda, R. P. (1988a). Pairing Patterns and Fitness in a Free-Ranging Population of Pinyon Jays: What Do They Reveal about Mate Choice? </w:t>
      </w:r>
      <w:r w:rsidRPr="0020409F">
        <w:rPr>
          <w:i/>
          <w:iCs/>
        </w:rPr>
        <w:t>The Condor</w:t>
      </w:r>
      <w:r w:rsidRPr="0020409F">
        <w:t xml:space="preserve">, </w:t>
      </w:r>
      <w:r w:rsidRPr="0020409F">
        <w:rPr>
          <w:i/>
          <w:iCs/>
        </w:rPr>
        <w:t>90</w:t>
      </w:r>
      <w:r w:rsidRPr="0020409F">
        <w:t>(1), 201–213. https://doi.org/10.2307/1368449</w:t>
      </w:r>
    </w:p>
    <w:p w14:paraId="5E8BC15A" w14:textId="77777777" w:rsidR="0020409F" w:rsidRPr="0020409F" w:rsidRDefault="0020409F" w:rsidP="0020409F">
      <w:pPr>
        <w:pStyle w:val="Bibliography"/>
      </w:pPr>
      <w:r w:rsidRPr="0020409F">
        <w:t xml:space="preserve">Marzluff, J. M., &amp; Balda, R. P. (1988b). The Advantages of, and Constraints Forcing, Mate Fidelity in Pinyon Jays. </w:t>
      </w:r>
      <w:r w:rsidRPr="0020409F">
        <w:rPr>
          <w:i/>
          <w:iCs/>
        </w:rPr>
        <w:t>The Auk</w:t>
      </w:r>
      <w:r w:rsidRPr="0020409F">
        <w:t xml:space="preserve">, </w:t>
      </w:r>
      <w:r w:rsidRPr="0020409F">
        <w:rPr>
          <w:i/>
          <w:iCs/>
        </w:rPr>
        <w:t>105</w:t>
      </w:r>
      <w:r w:rsidRPr="0020409F">
        <w:t>(2), 286–295. https://doi.org/10.2307/4087492</w:t>
      </w:r>
    </w:p>
    <w:p w14:paraId="3285854B" w14:textId="77777777" w:rsidR="0020409F" w:rsidRPr="0020409F" w:rsidRDefault="0020409F" w:rsidP="0020409F">
      <w:pPr>
        <w:pStyle w:val="Bibliography"/>
      </w:pPr>
      <w:r w:rsidRPr="0020409F">
        <w:t xml:space="preserve">Maurer, G. E., Hallmark, A. J., Brown, R. F., Sala, O. E., &amp; Collins, S. L. (2020). Sensitivity of primary production to precipitation across the United States. </w:t>
      </w:r>
      <w:r w:rsidRPr="0020409F">
        <w:rPr>
          <w:i/>
          <w:iCs/>
        </w:rPr>
        <w:t>Ecology Letters</w:t>
      </w:r>
      <w:r w:rsidRPr="0020409F">
        <w:t xml:space="preserve">, </w:t>
      </w:r>
      <w:r w:rsidRPr="0020409F">
        <w:rPr>
          <w:i/>
          <w:iCs/>
        </w:rPr>
        <w:t>23</w:t>
      </w:r>
      <w:r w:rsidRPr="0020409F">
        <w:t>(3), 527–536. https://doi.org/10.1111/ele.13455</w:t>
      </w:r>
    </w:p>
    <w:p w14:paraId="475761CB" w14:textId="77777777" w:rsidR="0020409F" w:rsidRPr="0020409F" w:rsidRDefault="0020409F" w:rsidP="0020409F">
      <w:pPr>
        <w:pStyle w:val="Bibliography"/>
      </w:pPr>
      <w:r w:rsidRPr="0020409F">
        <w:t xml:space="preserve">McDermott, M. E., &amp; DeGroote, L. W. (2016). Long‐term climate impacts on breeding bird phenology in Pennsylvania, </w:t>
      </w:r>
      <w:r w:rsidRPr="0020409F">
        <w:rPr>
          <w:smallCaps/>
        </w:rPr>
        <w:t>USA</w:t>
      </w:r>
      <w:r w:rsidRPr="0020409F">
        <w:t xml:space="preserve">. </w:t>
      </w:r>
      <w:r w:rsidRPr="0020409F">
        <w:rPr>
          <w:i/>
          <w:iCs/>
        </w:rPr>
        <w:t>Global Change Biology</w:t>
      </w:r>
      <w:r w:rsidRPr="0020409F">
        <w:t xml:space="preserve">, </w:t>
      </w:r>
      <w:r w:rsidRPr="0020409F">
        <w:rPr>
          <w:i/>
          <w:iCs/>
        </w:rPr>
        <w:t>22</w:t>
      </w:r>
      <w:r w:rsidRPr="0020409F">
        <w:t>(10), 3304–3319. https://doi.org/10.1111/gcb.13363</w:t>
      </w:r>
    </w:p>
    <w:p w14:paraId="7E4F7086" w14:textId="77777777" w:rsidR="0020409F" w:rsidRPr="0020409F" w:rsidRDefault="0020409F" w:rsidP="0020409F">
      <w:pPr>
        <w:pStyle w:val="Bibliography"/>
      </w:pPr>
      <w:r w:rsidRPr="0020409F">
        <w:lastRenderedPageBreak/>
        <w:t xml:space="preserve">McKinnon, E. A., Kurt Kyser, T., &amp; Stutchbury, B. J. M. (2017). Does the proportion of arthropods versus fruit in the diet influence overwintering condition of an omnivorous songbird? </w:t>
      </w:r>
      <w:r w:rsidRPr="0020409F">
        <w:rPr>
          <w:i/>
          <w:iCs/>
        </w:rPr>
        <w:t>Journal of Field Ornithology</w:t>
      </w:r>
      <w:r w:rsidRPr="0020409F">
        <w:t xml:space="preserve">, </w:t>
      </w:r>
      <w:r w:rsidRPr="0020409F">
        <w:rPr>
          <w:i/>
          <w:iCs/>
        </w:rPr>
        <w:t>88</w:t>
      </w:r>
      <w:r w:rsidRPr="0020409F">
        <w:t>(1), 65–79. https://doi.org/10.1111/jofo.12187</w:t>
      </w:r>
    </w:p>
    <w:p w14:paraId="489CC555" w14:textId="77777777" w:rsidR="0020409F" w:rsidRPr="0020409F" w:rsidRDefault="0020409F" w:rsidP="0020409F">
      <w:pPr>
        <w:pStyle w:val="Bibliography"/>
      </w:pPr>
      <w:r w:rsidRPr="0020409F">
        <w:t xml:space="preserve">Meddens, A. J. H., Hicke, J. A., Macalady, A. K., Buotte, P. C., Cowles, T. R., &amp; Allen, C. D. (2015). Patterns and causes of observed piñon pine mortality in the southwestern United States. </w:t>
      </w:r>
      <w:r w:rsidRPr="0020409F">
        <w:rPr>
          <w:i/>
          <w:iCs/>
        </w:rPr>
        <w:t>New Phytologist</w:t>
      </w:r>
      <w:r w:rsidRPr="0020409F">
        <w:t xml:space="preserve">, </w:t>
      </w:r>
      <w:r w:rsidRPr="0020409F">
        <w:rPr>
          <w:i/>
          <w:iCs/>
        </w:rPr>
        <w:t>206</w:t>
      </w:r>
      <w:r w:rsidRPr="0020409F">
        <w:t>(1), 91–97. https://doi.org/10.1111/nph.13193</w:t>
      </w:r>
    </w:p>
    <w:p w14:paraId="414B2313" w14:textId="77777777" w:rsidR="0020409F" w:rsidRPr="0020409F" w:rsidRDefault="0020409F" w:rsidP="0020409F">
      <w:pPr>
        <w:pStyle w:val="Bibliography"/>
      </w:pPr>
      <w:r w:rsidRPr="0020409F">
        <w:t xml:space="preserve">Moore, C. M., &amp; Dittel, J. W. (2020). On mutualism, models, and masting: The effects of seed‐dispersing animals on the plants they disperse. </w:t>
      </w:r>
      <w:r w:rsidRPr="0020409F">
        <w:rPr>
          <w:i/>
          <w:iCs/>
        </w:rPr>
        <w:t>Journal of Ecology</w:t>
      </w:r>
      <w:r w:rsidRPr="0020409F">
        <w:t xml:space="preserve">, </w:t>
      </w:r>
      <w:r w:rsidRPr="0020409F">
        <w:rPr>
          <w:i/>
          <w:iCs/>
        </w:rPr>
        <w:t>108</w:t>
      </w:r>
      <w:r w:rsidRPr="0020409F">
        <w:t>(5), 1775–1783. https://doi.org/10.1111/1365-2745.13414</w:t>
      </w:r>
    </w:p>
    <w:p w14:paraId="7A8D5788" w14:textId="77777777" w:rsidR="0020409F" w:rsidRPr="0020409F" w:rsidRDefault="0020409F" w:rsidP="0020409F">
      <w:pPr>
        <w:pStyle w:val="Bibliography"/>
      </w:pPr>
      <w:r w:rsidRPr="0020409F">
        <w:t xml:space="preserve">Munson, S. M., Bradford, J. B., Butterfield, B. J., &amp; Gremer, J. R. (2022). Primary production responses to extreme changes in North American Monsoon precipitation vary by elevation and plant functional composition through time. </w:t>
      </w:r>
      <w:r w:rsidRPr="0020409F">
        <w:rPr>
          <w:i/>
          <w:iCs/>
        </w:rPr>
        <w:t>Journal of Ecology</w:t>
      </w:r>
      <w:r w:rsidRPr="0020409F">
        <w:t xml:space="preserve">, </w:t>
      </w:r>
      <w:r w:rsidRPr="0020409F">
        <w:rPr>
          <w:i/>
          <w:iCs/>
        </w:rPr>
        <w:t>110</w:t>
      </w:r>
      <w:r w:rsidRPr="0020409F">
        <w:t>(9), 2232–2245. https://doi.org/10.1111/1365-2745.13947</w:t>
      </w:r>
    </w:p>
    <w:p w14:paraId="1B63EF20" w14:textId="77777777" w:rsidR="0020409F" w:rsidRPr="0020409F" w:rsidRDefault="0020409F" w:rsidP="0020409F">
      <w:pPr>
        <w:pStyle w:val="Bibliography"/>
      </w:pPr>
      <w:r w:rsidRPr="0020409F">
        <w:t xml:space="preserve">Murdoch, W. W., Briggs, C. J., &amp; Nisbet, R. M. (2003). </w:t>
      </w:r>
      <w:r w:rsidRPr="0020409F">
        <w:rPr>
          <w:i/>
          <w:iCs/>
        </w:rPr>
        <w:t>Consumer-resource dynamics</w:t>
      </w:r>
      <w:r w:rsidRPr="0020409F">
        <w:t xml:space="preserve"> (Online-Ausg). Princeton University Press.</w:t>
      </w:r>
    </w:p>
    <w:p w14:paraId="63D955B2" w14:textId="77777777" w:rsidR="0020409F" w:rsidRPr="0020409F" w:rsidRDefault="0020409F" w:rsidP="0020409F">
      <w:pPr>
        <w:pStyle w:val="Bibliography"/>
      </w:pPr>
      <w:r w:rsidRPr="0020409F">
        <w:t xml:space="preserve">Neilson, R. P., &amp; Wullstein, L. H. (1983). Biogeography of Two Southwest American Oaks in Relation to Atmospheric Dynamics. </w:t>
      </w:r>
      <w:r w:rsidRPr="0020409F">
        <w:rPr>
          <w:i/>
          <w:iCs/>
        </w:rPr>
        <w:t>Journal of Biogeography</w:t>
      </w:r>
      <w:r w:rsidRPr="0020409F">
        <w:t xml:space="preserve">, </w:t>
      </w:r>
      <w:r w:rsidRPr="0020409F">
        <w:rPr>
          <w:i/>
          <w:iCs/>
        </w:rPr>
        <w:t>10</w:t>
      </w:r>
      <w:r w:rsidRPr="0020409F">
        <w:t>(4), 275. https://doi.org/10.2307/2844738</w:t>
      </w:r>
    </w:p>
    <w:p w14:paraId="23B97AE9" w14:textId="77777777" w:rsidR="0020409F" w:rsidRPr="0020409F" w:rsidRDefault="0020409F" w:rsidP="0020409F">
      <w:pPr>
        <w:pStyle w:val="Bibliography"/>
      </w:pPr>
      <w:r w:rsidRPr="0020409F">
        <w:t xml:space="preserve">Ogle, K., Barber, J. J., Barron‐Gafford, G. A., Bentley, L. P., Young, J. M., Huxman, T. E., Loik, M. E., &amp; Tissue, D. T. (2015). Quantifying ecological memory in plant and ecosystem processes. </w:t>
      </w:r>
      <w:r w:rsidRPr="0020409F">
        <w:rPr>
          <w:i/>
          <w:iCs/>
        </w:rPr>
        <w:t>Ecology Letters</w:t>
      </w:r>
      <w:r w:rsidRPr="0020409F">
        <w:t xml:space="preserve">, </w:t>
      </w:r>
      <w:r w:rsidRPr="0020409F">
        <w:rPr>
          <w:i/>
          <w:iCs/>
        </w:rPr>
        <w:t>18</w:t>
      </w:r>
      <w:r w:rsidRPr="0020409F">
        <w:t>(3), 221–235. https://doi.org/10.1111/ele.12399</w:t>
      </w:r>
    </w:p>
    <w:p w14:paraId="1DAD100B" w14:textId="77777777" w:rsidR="0020409F" w:rsidRPr="0020409F" w:rsidRDefault="0020409F" w:rsidP="0020409F">
      <w:pPr>
        <w:pStyle w:val="Bibliography"/>
      </w:pPr>
      <w:r w:rsidRPr="0020409F">
        <w:lastRenderedPageBreak/>
        <w:t xml:space="preserve">Ostfeld, R. S., &amp; Keesing, F. (2000). Pulsed resources and community dynamics of consumers in terrestrial ecosystems. </w:t>
      </w:r>
      <w:r w:rsidRPr="0020409F">
        <w:rPr>
          <w:i/>
          <w:iCs/>
        </w:rPr>
        <w:t>Trends in Ecology &amp; Evolution</w:t>
      </w:r>
      <w:r w:rsidRPr="0020409F">
        <w:t xml:space="preserve">, </w:t>
      </w:r>
      <w:r w:rsidRPr="0020409F">
        <w:rPr>
          <w:i/>
          <w:iCs/>
        </w:rPr>
        <w:t>15</w:t>
      </w:r>
      <w:r w:rsidRPr="0020409F">
        <w:t>(6), 232–237. https://doi.org/10.1016/S0169-5347(00)01862-0</w:t>
      </w:r>
    </w:p>
    <w:p w14:paraId="134D2FD8" w14:textId="77777777" w:rsidR="0020409F" w:rsidRPr="0020409F" w:rsidRDefault="0020409F" w:rsidP="0020409F">
      <w:pPr>
        <w:pStyle w:val="Bibliography"/>
      </w:pPr>
      <w:r w:rsidRPr="0020409F">
        <w:t xml:space="preserve">Padisak, J. (1992). Seasonal Succession of Phytoplankton in a Large Shallow Lake (Balaton, Hungary)—A Dynamic Approach to Ecological Memory, Its Possible Role and Mechanisms. </w:t>
      </w:r>
      <w:r w:rsidRPr="0020409F">
        <w:rPr>
          <w:i/>
          <w:iCs/>
        </w:rPr>
        <w:t>The Journal of Ecology</w:t>
      </w:r>
      <w:r w:rsidRPr="0020409F">
        <w:t xml:space="preserve">, </w:t>
      </w:r>
      <w:r w:rsidRPr="0020409F">
        <w:rPr>
          <w:i/>
          <w:iCs/>
        </w:rPr>
        <w:t>80</w:t>
      </w:r>
      <w:r w:rsidRPr="0020409F">
        <w:t>(2), 217. https://doi.org/10.2307/2261008</w:t>
      </w:r>
    </w:p>
    <w:p w14:paraId="13312DA4" w14:textId="77777777" w:rsidR="0020409F" w:rsidRPr="0020409F" w:rsidRDefault="0020409F" w:rsidP="0020409F">
      <w:pPr>
        <w:pStyle w:val="Bibliography"/>
      </w:pPr>
      <w:r w:rsidRPr="0020409F">
        <w:t xml:space="preserve">Parmenter, R. R., Zlotin, R. I., Moore, D. I., &amp; Myers, O. B. (2018). Environmental and endogenous drivers of tree mast production and synchrony in piñon–juniper–oak woodlands of New Mexico. </w:t>
      </w:r>
      <w:r w:rsidRPr="0020409F">
        <w:rPr>
          <w:i/>
          <w:iCs/>
        </w:rPr>
        <w:t>Ecosphere</w:t>
      </w:r>
      <w:r w:rsidRPr="0020409F">
        <w:t xml:space="preserve">, </w:t>
      </w:r>
      <w:r w:rsidRPr="0020409F">
        <w:rPr>
          <w:i/>
          <w:iCs/>
        </w:rPr>
        <w:t>9</w:t>
      </w:r>
      <w:r w:rsidRPr="0020409F">
        <w:t>(8), e02360. https://doi.org/10.1002/ecs2.2360</w:t>
      </w:r>
    </w:p>
    <w:p w14:paraId="60B09A95" w14:textId="77777777" w:rsidR="0020409F" w:rsidRPr="0020409F" w:rsidRDefault="0020409F" w:rsidP="0020409F">
      <w:pPr>
        <w:pStyle w:val="Bibliography"/>
      </w:pPr>
      <w:r w:rsidRPr="0020409F">
        <w:t xml:space="preserve">Pearse, I. S., Koenig, W. D., &amp; Kelly, D. (2016). Mechanisms of mast seeding: Resources, weather, cues, and selection. </w:t>
      </w:r>
      <w:r w:rsidRPr="0020409F">
        <w:rPr>
          <w:i/>
          <w:iCs/>
        </w:rPr>
        <w:t>New Phytologist</w:t>
      </w:r>
      <w:r w:rsidRPr="0020409F">
        <w:t xml:space="preserve">, </w:t>
      </w:r>
      <w:r w:rsidRPr="0020409F">
        <w:rPr>
          <w:i/>
          <w:iCs/>
        </w:rPr>
        <w:t>212</w:t>
      </w:r>
      <w:r w:rsidRPr="0020409F">
        <w:t>(3), 546–562. https://doi.org/10.1111/nph.14114</w:t>
      </w:r>
    </w:p>
    <w:p w14:paraId="72273432" w14:textId="77777777" w:rsidR="0020409F" w:rsidRPr="0020409F" w:rsidRDefault="0020409F" w:rsidP="0020409F">
      <w:pPr>
        <w:pStyle w:val="Bibliography"/>
      </w:pPr>
      <w:r w:rsidRPr="0020409F">
        <w:t xml:space="preserve">Plummer, M. (2003). JAGS: A program for analysis of Bayesian graphical models using Gibbs sampling. </w:t>
      </w:r>
      <w:r w:rsidRPr="0020409F">
        <w:rPr>
          <w:i/>
          <w:iCs/>
        </w:rPr>
        <w:t>Proceedings of the 3rd International Workshop on Distributed Statistical Computing</w:t>
      </w:r>
      <w:r w:rsidRPr="0020409F">
        <w:t xml:space="preserve">, </w:t>
      </w:r>
      <w:r w:rsidRPr="0020409F">
        <w:rPr>
          <w:i/>
          <w:iCs/>
        </w:rPr>
        <w:t>124</w:t>
      </w:r>
      <w:r w:rsidRPr="0020409F">
        <w:t>(125.10).</w:t>
      </w:r>
    </w:p>
    <w:p w14:paraId="650A5BD8" w14:textId="77777777" w:rsidR="0020409F" w:rsidRPr="0020409F" w:rsidRDefault="0020409F" w:rsidP="0020409F">
      <w:pPr>
        <w:pStyle w:val="Bibliography"/>
      </w:pPr>
      <w:r w:rsidRPr="0020409F">
        <w:t xml:space="preserve">Plummer, M., Best, N., Cowles, K., Vines, K., Sarkar, D., Bates, D., Almond, R., &amp; Magnusson, A. (1999). </w:t>
      </w:r>
      <w:r w:rsidRPr="0020409F">
        <w:rPr>
          <w:i/>
          <w:iCs/>
        </w:rPr>
        <w:t>coda: Output Analysis and Diagnostics for MCMC</w:t>
      </w:r>
      <w:r w:rsidRPr="0020409F">
        <w:t xml:space="preserve"> (p. 0.19-4.1) [Dataset]. https://doi.org/10.32614/CRAN.package.coda</w:t>
      </w:r>
    </w:p>
    <w:p w14:paraId="59726D12" w14:textId="77777777" w:rsidR="0020409F" w:rsidRPr="0020409F" w:rsidRDefault="0020409F" w:rsidP="0020409F">
      <w:pPr>
        <w:pStyle w:val="Bibliography"/>
      </w:pPr>
      <w:r w:rsidRPr="0020409F">
        <w:t xml:space="preserve">Poisot, T., Stouffer, D. B., &amp; Gravel, D. (2015). Beyond species: Why ecological interaction networks vary through space and time. </w:t>
      </w:r>
      <w:r w:rsidRPr="0020409F">
        <w:rPr>
          <w:i/>
          <w:iCs/>
        </w:rPr>
        <w:t>Oikos</w:t>
      </w:r>
      <w:r w:rsidRPr="0020409F">
        <w:t xml:space="preserve">, </w:t>
      </w:r>
      <w:r w:rsidRPr="0020409F">
        <w:rPr>
          <w:i/>
          <w:iCs/>
        </w:rPr>
        <w:t>124</w:t>
      </w:r>
      <w:r w:rsidRPr="0020409F">
        <w:t>(3), 243–251. https://doi.org/10.1111/oik.01719</w:t>
      </w:r>
    </w:p>
    <w:p w14:paraId="15CF3232" w14:textId="77777777" w:rsidR="0020409F" w:rsidRPr="0020409F" w:rsidRDefault="0020409F" w:rsidP="0020409F">
      <w:pPr>
        <w:pStyle w:val="Bibliography"/>
      </w:pPr>
      <w:r w:rsidRPr="0020409F">
        <w:t xml:space="preserve">Polazzo, F., Marina, T. I., Crettaz-Minaglia, M., &amp; Rico, A. (2022). Food web rewiring drives long-term compositional differences and late-disturbance interactions at the community </w:t>
      </w:r>
      <w:r w:rsidRPr="0020409F">
        <w:lastRenderedPageBreak/>
        <w:t xml:space="preserve">level. </w:t>
      </w:r>
      <w:r w:rsidRPr="0020409F">
        <w:rPr>
          <w:i/>
          <w:iCs/>
        </w:rPr>
        <w:t>Proceedings of the National Academy of Sciences</w:t>
      </w:r>
      <w:r w:rsidRPr="0020409F">
        <w:t xml:space="preserve">, </w:t>
      </w:r>
      <w:r w:rsidRPr="0020409F">
        <w:rPr>
          <w:i/>
          <w:iCs/>
        </w:rPr>
        <w:t>119</w:t>
      </w:r>
      <w:r w:rsidRPr="0020409F">
        <w:t>(17), e2117364119. https://doi.org/10.1073/pnas.2117364119</w:t>
      </w:r>
    </w:p>
    <w:p w14:paraId="48C555CC" w14:textId="77777777" w:rsidR="0020409F" w:rsidRPr="0020409F" w:rsidRDefault="0020409F" w:rsidP="0020409F">
      <w:pPr>
        <w:pStyle w:val="Bibliography"/>
      </w:pPr>
      <w:r w:rsidRPr="0020409F">
        <w:t xml:space="preserve">Potts, S. G., Biesmeijer, J. C., Kremen, C., Neumann, P., Schweiger, O., &amp; Kunin, W. E. (2010). Global pollinator declines: Trends, impacts and drivers. </w:t>
      </w:r>
      <w:r w:rsidRPr="0020409F">
        <w:rPr>
          <w:i/>
          <w:iCs/>
        </w:rPr>
        <w:t>Trends in Ecology &amp; Evolution</w:t>
      </w:r>
      <w:r w:rsidRPr="0020409F">
        <w:t xml:space="preserve">, </w:t>
      </w:r>
      <w:r w:rsidRPr="0020409F">
        <w:rPr>
          <w:i/>
          <w:iCs/>
        </w:rPr>
        <w:t>25</w:t>
      </w:r>
      <w:r w:rsidRPr="0020409F">
        <w:t>(6), 345–353. https://doi.org/10.1016/j.tree.2010.01.007</w:t>
      </w:r>
    </w:p>
    <w:p w14:paraId="55793E56" w14:textId="77777777" w:rsidR="0020409F" w:rsidRPr="0020409F" w:rsidRDefault="0020409F" w:rsidP="0020409F">
      <w:pPr>
        <w:pStyle w:val="Bibliography"/>
      </w:pPr>
      <w:r w:rsidRPr="0020409F">
        <w:t xml:space="preserve">PRISM Climate Group. (2025). </w:t>
      </w:r>
      <w:r w:rsidRPr="0020409F">
        <w:rPr>
          <w:i/>
          <w:iCs/>
        </w:rPr>
        <w:t>PRISM</w:t>
      </w:r>
      <w:r w:rsidRPr="0020409F">
        <w:t xml:space="preserve"> [Computer software]. https://prism.oregonstate.edu</w:t>
      </w:r>
    </w:p>
    <w:p w14:paraId="2759512B" w14:textId="77777777" w:rsidR="0020409F" w:rsidRPr="0020409F" w:rsidRDefault="0020409F" w:rsidP="0020409F">
      <w:pPr>
        <w:pStyle w:val="Bibliography"/>
      </w:pPr>
      <w:r w:rsidRPr="0020409F">
        <w:t xml:space="preserve">Qiu, T., Aravena, M.-C., Ascoli, D., Bergeron, Y., Bogdziewicz, M., Boivin, T., Bonal, R., Caignard, T., Cailleret, M., Calama, R., Calderon, S. D., Camarero, J. J., Chang-Yang, C.-H., Chave, J., Chianucci, F., Courbaud, B., Cutini, A., Das, A. J., Delpierre, N., … Clark, J. S. (2023). Masting is uncommon in trees that depend on mutualist dispersers in the context of global climate and fertility gradients. </w:t>
      </w:r>
      <w:r w:rsidRPr="0020409F">
        <w:rPr>
          <w:i/>
          <w:iCs/>
        </w:rPr>
        <w:t>Nature Plants</w:t>
      </w:r>
      <w:r w:rsidRPr="0020409F">
        <w:t xml:space="preserve">, </w:t>
      </w:r>
      <w:r w:rsidRPr="0020409F">
        <w:rPr>
          <w:i/>
          <w:iCs/>
        </w:rPr>
        <w:t>9</w:t>
      </w:r>
      <w:r w:rsidRPr="0020409F">
        <w:t>(7), 1044–1056. https://doi.org/10.1038/s41477-023-01446-5</w:t>
      </w:r>
    </w:p>
    <w:p w14:paraId="288BB5FD" w14:textId="77777777" w:rsidR="0020409F" w:rsidRPr="0020409F" w:rsidRDefault="0020409F" w:rsidP="0020409F">
      <w:pPr>
        <w:pStyle w:val="Bibliography"/>
      </w:pPr>
      <w:r w:rsidRPr="0020409F">
        <w:t xml:space="preserve">R Core Team. (2020). </w:t>
      </w:r>
      <w:r w:rsidRPr="0020409F">
        <w:rPr>
          <w:i/>
          <w:iCs/>
        </w:rPr>
        <w:t>R: A language and environment for statistical computing</w:t>
      </w:r>
      <w:r w:rsidRPr="0020409F">
        <w:t xml:space="preserve"> [Computer software]. R Foundation for Statistical Computing. https://www.R-project.org/</w:t>
      </w:r>
    </w:p>
    <w:p w14:paraId="12D17CCF" w14:textId="77777777" w:rsidR="0020409F" w:rsidRPr="0020409F" w:rsidRDefault="0020409F" w:rsidP="0020409F">
      <w:pPr>
        <w:pStyle w:val="Bibliography"/>
      </w:pPr>
      <w:r w:rsidRPr="0020409F">
        <w:t xml:space="preserve">Rafferty, N. E., CaraDonna, P. J., &amp; Bronstein, J. L. (2015). Phenological shifts and the fate of mutualisms. </w:t>
      </w:r>
      <w:r w:rsidRPr="0020409F">
        <w:rPr>
          <w:i/>
          <w:iCs/>
        </w:rPr>
        <w:t>Oikos</w:t>
      </w:r>
      <w:r w:rsidRPr="0020409F">
        <w:t xml:space="preserve">, </w:t>
      </w:r>
      <w:r w:rsidRPr="0020409F">
        <w:rPr>
          <w:i/>
          <w:iCs/>
        </w:rPr>
        <w:t>124</w:t>
      </w:r>
      <w:r w:rsidRPr="0020409F">
        <w:t>(1), 14–21. https://doi.org/10.1111/oik.01523</w:t>
      </w:r>
    </w:p>
    <w:p w14:paraId="09ADD922" w14:textId="77777777" w:rsidR="0020409F" w:rsidRPr="0020409F" w:rsidRDefault="0020409F" w:rsidP="0020409F">
      <w:pPr>
        <w:pStyle w:val="Bibliography"/>
      </w:pPr>
      <w:r w:rsidRPr="0020409F">
        <w:t xml:space="preserve">Raftery, A. E., &amp; Lewis, S. M. (1995). The number of iterations, convergence diagnostics and generic Netropolis algorithms. In </w:t>
      </w:r>
      <w:r w:rsidRPr="0020409F">
        <w:rPr>
          <w:i/>
          <w:iCs/>
        </w:rPr>
        <w:t>Practical Markov Chain Monte Carlo</w:t>
      </w:r>
      <w:r w:rsidRPr="0020409F">
        <w:t>. Chapman and Hall.</w:t>
      </w:r>
    </w:p>
    <w:p w14:paraId="6D6FAF36" w14:textId="77777777" w:rsidR="0020409F" w:rsidRPr="0020409F" w:rsidRDefault="0020409F" w:rsidP="0020409F">
      <w:pPr>
        <w:pStyle w:val="Bibliography"/>
      </w:pPr>
      <w:r w:rsidRPr="0020409F">
        <w:t xml:space="preserve">Redmond, M. D., Forcella, F., &amp; Barger, N. N. (2012). Declines in pinyon pine cone production associated with regional warming. </w:t>
      </w:r>
      <w:r w:rsidRPr="0020409F">
        <w:rPr>
          <w:i/>
          <w:iCs/>
        </w:rPr>
        <w:t>Ecosphere</w:t>
      </w:r>
      <w:r w:rsidRPr="0020409F">
        <w:t xml:space="preserve">, </w:t>
      </w:r>
      <w:r w:rsidRPr="0020409F">
        <w:rPr>
          <w:i/>
          <w:iCs/>
        </w:rPr>
        <w:t>3</w:t>
      </w:r>
      <w:r w:rsidRPr="0020409F">
        <w:t>(12), 1–14. https://doi.org/10.1890/ES12-00306.1</w:t>
      </w:r>
    </w:p>
    <w:p w14:paraId="70A19DDB" w14:textId="77777777" w:rsidR="0020409F" w:rsidRPr="0020409F" w:rsidRDefault="0020409F" w:rsidP="0020409F">
      <w:pPr>
        <w:pStyle w:val="Bibliography"/>
      </w:pPr>
      <w:r w:rsidRPr="0020409F">
        <w:lastRenderedPageBreak/>
        <w:t xml:space="preserve">Redmond, M. D., Weisberg, P. J., Cobb, N. S., &amp; Clifford, M. J. (2018). Woodland resilience to regional drought: Dominant controls on tree regeneration following overstorey mortality. </w:t>
      </w:r>
      <w:r w:rsidRPr="0020409F">
        <w:rPr>
          <w:i/>
          <w:iCs/>
        </w:rPr>
        <w:t>Journal of Ecology</w:t>
      </w:r>
      <w:r w:rsidRPr="0020409F">
        <w:t xml:space="preserve">, </w:t>
      </w:r>
      <w:r w:rsidRPr="0020409F">
        <w:rPr>
          <w:i/>
          <w:iCs/>
        </w:rPr>
        <w:t>106</w:t>
      </w:r>
      <w:r w:rsidRPr="0020409F">
        <w:t>(2), 625–639. https://doi.org/10.1111/1365-2745.12880</w:t>
      </w:r>
    </w:p>
    <w:p w14:paraId="0331C257" w14:textId="77777777" w:rsidR="0020409F" w:rsidRPr="0020409F" w:rsidRDefault="0020409F" w:rsidP="0020409F">
      <w:pPr>
        <w:pStyle w:val="Bibliography"/>
      </w:pPr>
      <w:r w:rsidRPr="0020409F">
        <w:t xml:space="preserve">Reilly, J., Bartomeus, I., Simpson, D., Allen‐Perkins, A., Garibaldi, L., &amp; Winfree, R. (2024). Wild insects and honey bees are equally important to crop yields in a global analysis. </w:t>
      </w:r>
      <w:r w:rsidRPr="0020409F">
        <w:rPr>
          <w:i/>
          <w:iCs/>
        </w:rPr>
        <w:t>Global Ecology and Biogeography</w:t>
      </w:r>
      <w:r w:rsidRPr="0020409F">
        <w:t xml:space="preserve">, </w:t>
      </w:r>
      <w:r w:rsidRPr="0020409F">
        <w:rPr>
          <w:i/>
          <w:iCs/>
        </w:rPr>
        <w:t>33</w:t>
      </w:r>
      <w:r w:rsidRPr="0020409F">
        <w:t>(7), e13843. https://doi.org/10.1111/geb.13843</w:t>
      </w:r>
    </w:p>
    <w:p w14:paraId="26F926C0" w14:textId="77777777" w:rsidR="0020409F" w:rsidRPr="0020409F" w:rsidRDefault="0020409F" w:rsidP="0020409F">
      <w:pPr>
        <w:pStyle w:val="Bibliography"/>
      </w:pPr>
      <w:r w:rsidRPr="0020409F">
        <w:t xml:space="preserve">Robinson, O. J., Ruiz-Gutierrez, V., Fink, D., Meese, R. J., Holyoak, M., &amp; Cooch, E. G. (2018). Using citizen science data in integrated population models to inform conservation. </w:t>
      </w:r>
      <w:r w:rsidRPr="0020409F">
        <w:rPr>
          <w:i/>
          <w:iCs/>
        </w:rPr>
        <w:t>Biological Conservation</w:t>
      </w:r>
      <w:r w:rsidRPr="0020409F">
        <w:t xml:space="preserve">, </w:t>
      </w:r>
      <w:r w:rsidRPr="0020409F">
        <w:rPr>
          <w:i/>
          <w:iCs/>
        </w:rPr>
        <w:t>227</w:t>
      </w:r>
      <w:r w:rsidRPr="0020409F">
        <w:t>, 361–368. https://doi.org/10.1016/j.biocon.2018.10.002</w:t>
      </w:r>
    </w:p>
    <w:p w14:paraId="3F504E7F" w14:textId="77777777" w:rsidR="0020409F" w:rsidRPr="0020409F" w:rsidRDefault="0020409F" w:rsidP="0020409F">
      <w:pPr>
        <w:pStyle w:val="Bibliography"/>
      </w:pPr>
      <w:r w:rsidRPr="0020409F">
        <w:t xml:space="preserve">Royle, J. A. (2004). </w:t>
      </w:r>
      <w:r w:rsidRPr="0020409F">
        <w:rPr>
          <w:i/>
          <w:iCs/>
        </w:rPr>
        <w:t>N</w:t>
      </w:r>
      <w:r w:rsidRPr="0020409F">
        <w:t xml:space="preserve">‐Mixture Models for Estimating Population Size from Spatially Replicated Counts. </w:t>
      </w:r>
      <w:r w:rsidRPr="0020409F">
        <w:rPr>
          <w:i/>
          <w:iCs/>
        </w:rPr>
        <w:t>Biometrics</w:t>
      </w:r>
      <w:r w:rsidRPr="0020409F">
        <w:t xml:space="preserve">, </w:t>
      </w:r>
      <w:r w:rsidRPr="0020409F">
        <w:rPr>
          <w:i/>
          <w:iCs/>
        </w:rPr>
        <w:t>60</w:t>
      </w:r>
      <w:r w:rsidRPr="0020409F">
        <w:t>(1), 108–115. https://doi.org/10.1111/j.0006-341x.2004.00142.x</w:t>
      </w:r>
    </w:p>
    <w:p w14:paraId="06E03834" w14:textId="77777777" w:rsidR="0020409F" w:rsidRPr="0020409F" w:rsidRDefault="0020409F" w:rsidP="0020409F">
      <w:pPr>
        <w:pStyle w:val="Bibliography"/>
      </w:pPr>
      <w:r w:rsidRPr="0020409F">
        <w:t xml:space="preserve">Royle, J. A., Nichols, J. D., &amp; Kéry, M. (2005). Modelling occurrence and abundance of species when detection is imperfect. </w:t>
      </w:r>
      <w:r w:rsidRPr="0020409F">
        <w:rPr>
          <w:i/>
          <w:iCs/>
        </w:rPr>
        <w:t>Oikos</w:t>
      </w:r>
      <w:r w:rsidRPr="0020409F">
        <w:t xml:space="preserve">, </w:t>
      </w:r>
      <w:r w:rsidRPr="0020409F">
        <w:rPr>
          <w:i/>
          <w:iCs/>
        </w:rPr>
        <w:t>110</w:t>
      </w:r>
      <w:r w:rsidRPr="0020409F">
        <w:t>(2), 353–359. https://doi.org/10.1111/j.0030-1299.2005.13534.x</w:t>
      </w:r>
    </w:p>
    <w:p w14:paraId="62D8E31A" w14:textId="77777777" w:rsidR="0020409F" w:rsidRPr="0020409F" w:rsidRDefault="0020409F" w:rsidP="0020409F">
      <w:pPr>
        <w:pStyle w:val="Bibliography"/>
      </w:pPr>
      <w:r w:rsidRPr="0020409F">
        <w:t xml:space="preserve">Santos, M., Vázquez, D. P., &amp; Resasco, J. (2025). Extinction debt of species and ecological interactions in a fragmented landscape. </w:t>
      </w:r>
      <w:r w:rsidRPr="0020409F">
        <w:rPr>
          <w:i/>
          <w:iCs/>
        </w:rPr>
        <w:t>Proceedings of the Royal Society B: Biological Sciences</w:t>
      </w:r>
      <w:r w:rsidRPr="0020409F">
        <w:t xml:space="preserve">, </w:t>
      </w:r>
      <w:r w:rsidRPr="0020409F">
        <w:rPr>
          <w:i/>
          <w:iCs/>
        </w:rPr>
        <w:t>292</w:t>
      </w:r>
      <w:r w:rsidRPr="0020409F">
        <w:t>(2056), 20251640. https://doi.org/10.1098/rspb.2025.1640</w:t>
      </w:r>
    </w:p>
    <w:p w14:paraId="358D4FD6" w14:textId="77777777" w:rsidR="0020409F" w:rsidRPr="0020409F" w:rsidRDefault="0020409F" w:rsidP="0020409F">
      <w:pPr>
        <w:pStyle w:val="Bibliography"/>
      </w:pPr>
      <w:r w:rsidRPr="0020409F">
        <w:t xml:space="preserve">Sawaya, G. M., Goldberg, A. S., Steele, M. A., &amp; Dalgleish, H. J. (2018). Environmental variation shifts the relationship between trees and scatterhoarders along the continuum from mutualism to antagonism. </w:t>
      </w:r>
      <w:r w:rsidRPr="0020409F">
        <w:rPr>
          <w:i/>
          <w:iCs/>
        </w:rPr>
        <w:t>Integrative Zoology</w:t>
      </w:r>
      <w:r w:rsidRPr="0020409F">
        <w:t xml:space="preserve">, </w:t>
      </w:r>
      <w:r w:rsidRPr="0020409F">
        <w:rPr>
          <w:i/>
          <w:iCs/>
        </w:rPr>
        <w:t>13</w:t>
      </w:r>
      <w:r w:rsidRPr="0020409F">
        <w:t>(3), 319–330. https://doi.org/10.1111/1749-4877.12311</w:t>
      </w:r>
    </w:p>
    <w:p w14:paraId="093C9418" w14:textId="77777777" w:rsidR="0020409F" w:rsidRPr="0020409F" w:rsidRDefault="0020409F" w:rsidP="0020409F">
      <w:pPr>
        <w:pStyle w:val="Bibliography"/>
      </w:pPr>
      <w:r w:rsidRPr="0020409F">
        <w:lastRenderedPageBreak/>
        <w:t xml:space="preserve">Selonen, V., Varjonen, R., &amp; Korpimäki, E. (2015). Immediate or lagged responses of a red squirrel population to pulsed resources. </w:t>
      </w:r>
      <w:r w:rsidRPr="0020409F">
        <w:rPr>
          <w:i/>
          <w:iCs/>
        </w:rPr>
        <w:t>Oecologia</w:t>
      </w:r>
      <w:r w:rsidRPr="0020409F">
        <w:t xml:space="preserve">, </w:t>
      </w:r>
      <w:r w:rsidRPr="0020409F">
        <w:rPr>
          <w:i/>
          <w:iCs/>
        </w:rPr>
        <w:t>177</w:t>
      </w:r>
      <w:r w:rsidRPr="0020409F">
        <w:t>(2), 401–411. https://doi.org/10.1007/s00442-014-3148-7</w:t>
      </w:r>
    </w:p>
    <w:p w14:paraId="740A1DE7" w14:textId="77777777" w:rsidR="0020409F" w:rsidRPr="0020409F" w:rsidRDefault="0020409F" w:rsidP="0020409F">
      <w:pPr>
        <w:pStyle w:val="Bibliography"/>
      </w:pPr>
      <w:r w:rsidRPr="0020409F">
        <w:t xml:space="preserve">Shaw, J. D., Steed, B. E., &amp; DeBlander, L. T. (2005). Forest Inventory and Analysis (FIA) Annual Inventory Answers the Question: What Is Happening to Pinyon-Juniper Woodlands? </w:t>
      </w:r>
      <w:r w:rsidRPr="0020409F">
        <w:rPr>
          <w:i/>
          <w:iCs/>
        </w:rPr>
        <w:t>Journal of Forestry</w:t>
      </w:r>
      <w:r w:rsidRPr="0020409F">
        <w:t xml:space="preserve">, </w:t>
      </w:r>
      <w:r w:rsidRPr="0020409F">
        <w:rPr>
          <w:i/>
          <w:iCs/>
        </w:rPr>
        <w:t>103</w:t>
      </w:r>
      <w:r w:rsidRPr="0020409F">
        <w:t>(6), 280–285. https://doi.org/10.1093/jof/103.6.280</w:t>
      </w:r>
    </w:p>
    <w:p w14:paraId="432A282B" w14:textId="77777777" w:rsidR="0020409F" w:rsidRPr="0020409F" w:rsidRDefault="0020409F" w:rsidP="0020409F">
      <w:pPr>
        <w:pStyle w:val="Bibliography"/>
      </w:pPr>
      <w:r w:rsidRPr="0020409F">
        <w:t xml:space="preserve">Sheppard, C. E., Inger, R., McDonald, R. A., Barker, S., Jackson, A. L., Thompson, F. J., Vitikainen, E. I. K., Cant, M. A., &amp; Marshall, H. H. (2018). Intragroup competition predicts individual foraging specialisation in a group‐living mammal. </w:t>
      </w:r>
      <w:r w:rsidRPr="0020409F">
        <w:rPr>
          <w:i/>
          <w:iCs/>
        </w:rPr>
        <w:t>Ecology Letters</w:t>
      </w:r>
      <w:r w:rsidRPr="0020409F">
        <w:t xml:space="preserve">, </w:t>
      </w:r>
      <w:r w:rsidRPr="0020409F">
        <w:rPr>
          <w:i/>
          <w:iCs/>
        </w:rPr>
        <w:t>21</w:t>
      </w:r>
      <w:r w:rsidRPr="0020409F">
        <w:t>(5), 665–673. https://doi.org/10.1111/ele.12933</w:t>
      </w:r>
    </w:p>
    <w:p w14:paraId="4353E033" w14:textId="77777777" w:rsidR="0020409F" w:rsidRPr="0020409F" w:rsidRDefault="0020409F" w:rsidP="0020409F">
      <w:pPr>
        <w:pStyle w:val="Bibliography"/>
      </w:pPr>
      <w:r w:rsidRPr="0020409F">
        <w:t xml:space="preserve">Shepperd, W. D., Edminster, C. B., &amp; Mata, S. A. (2006). Long-Term Seedfall, Establishment, Survival, and Growth of Natural and Planted Ponderosa Pine in the Colorado Front Range. </w:t>
      </w:r>
      <w:r w:rsidRPr="0020409F">
        <w:rPr>
          <w:i/>
          <w:iCs/>
        </w:rPr>
        <w:t>Western Journal of Applied Forestry</w:t>
      </w:r>
      <w:r w:rsidRPr="0020409F">
        <w:t xml:space="preserve">, </w:t>
      </w:r>
      <w:r w:rsidRPr="0020409F">
        <w:rPr>
          <w:i/>
          <w:iCs/>
        </w:rPr>
        <w:t>21</w:t>
      </w:r>
      <w:r w:rsidRPr="0020409F">
        <w:t>(1), 19–26. https://doi.org/10.1093/wjaf/21.1.19</w:t>
      </w:r>
    </w:p>
    <w:p w14:paraId="03CCD18F" w14:textId="77777777" w:rsidR="0020409F" w:rsidRPr="0020409F" w:rsidRDefault="0020409F" w:rsidP="0020409F">
      <w:pPr>
        <w:pStyle w:val="Bibliography"/>
      </w:pPr>
      <w:r w:rsidRPr="0020409F">
        <w:t xml:space="preserve">Simon, O. G., Manu, S. A., Nwaogu, C. J., &amp; Omotoriogun, T. C. (2023). Supplementing a grain diet with insects instead of fruits sustains the body condition of an omnivorous bird. </w:t>
      </w:r>
      <w:r w:rsidRPr="0020409F">
        <w:rPr>
          <w:i/>
          <w:iCs/>
        </w:rPr>
        <w:t>Ecology and Evolution</w:t>
      </w:r>
      <w:r w:rsidRPr="0020409F">
        <w:t xml:space="preserve">, </w:t>
      </w:r>
      <w:r w:rsidRPr="0020409F">
        <w:rPr>
          <w:i/>
          <w:iCs/>
        </w:rPr>
        <w:t>13</w:t>
      </w:r>
      <w:r w:rsidRPr="0020409F">
        <w:t>(5). https://doi.org/10.1002/ece3.10141</w:t>
      </w:r>
    </w:p>
    <w:p w14:paraId="639003EF" w14:textId="77777777" w:rsidR="0020409F" w:rsidRPr="0020409F" w:rsidRDefault="0020409F" w:rsidP="0020409F">
      <w:pPr>
        <w:pStyle w:val="Bibliography"/>
      </w:pPr>
      <w:r w:rsidRPr="0020409F">
        <w:t xml:space="preserve">Skagen, S. K., &amp; Adams, A. A. Y. (2012). Weather effects on avian breeding performance and implications of climate change. </w:t>
      </w:r>
      <w:r w:rsidRPr="0020409F">
        <w:rPr>
          <w:i/>
          <w:iCs/>
        </w:rPr>
        <w:t>Ecological Applications</w:t>
      </w:r>
      <w:r w:rsidRPr="0020409F">
        <w:t xml:space="preserve">, </w:t>
      </w:r>
      <w:r w:rsidRPr="0020409F">
        <w:rPr>
          <w:i/>
          <w:iCs/>
        </w:rPr>
        <w:t>22</w:t>
      </w:r>
      <w:r w:rsidRPr="0020409F">
        <w:t>(4), 1131–1145. https://doi.org/10.1890/11-0291.1</w:t>
      </w:r>
    </w:p>
    <w:p w14:paraId="26F3CF61" w14:textId="77777777" w:rsidR="0020409F" w:rsidRPr="0020409F" w:rsidRDefault="0020409F" w:rsidP="0020409F">
      <w:pPr>
        <w:pStyle w:val="Bibliography"/>
      </w:pPr>
      <w:r w:rsidRPr="0020409F">
        <w:t xml:space="preserve">Slagsvold, T., &amp; Wiebe, K. L. (2011). Social learning in birds and its role in shaping a foraging niche. </w:t>
      </w:r>
      <w:r w:rsidRPr="0020409F">
        <w:rPr>
          <w:i/>
          <w:iCs/>
        </w:rPr>
        <w:t>Philosophical Transactions of the Royal Society B: Biological Sciences</w:t>
      </w:r>
      <w:r w:rsidRPr="0020409F">
        <w:t xml:space="preserve">, </w:t>
      </w:r>
      <w:r w:rsidRPr="0020409F">
        <w:rPr>
          <w:i/>
          <w:iCs/>
        </w:rPr>
        <w:t>366</w:t>
      </w:r>
      <w:r w:rsidRPr="0020409F">
        <w:t>(1567), 969–977. https://doi.org/10.1098/rstb.2010.0343</w:t>
      </w:r>
    </w:p>
    <w:p w14:paraId="726770C3" w14:textId="77777777" w:rsidR="0020409F" w:rsidRPr="0020409F" w:rsidRDefault="0020409F" w:rsidP="0020409F">
      <w:pPr>
        <w:pStyle w:val="Bibliography"/>
      </w:pPr>
      <w:r w:rsidRPr="0020409F">
        <w:lastRenderedPageBreak/>
        <w:t xml:space="preserve">Stotz, N. G., &amp; Balda, R. P. (1995). Cache and recovery behavior of wild pinyon jays in northern Arizona. </w:t>
      </w:r>
      <w:r w:rsidRPr="0020409F">
        <w:rPr>
          <w:i/>
          <w:iCs/>
        </w:rPr>
        <w:t>The Southwestern Naturalist</w:t>
      </w:r>
      <w:r w:rsidRPr="0020409F">
        <w:t xml:space="preserve">, </w:t>
      </w:r>
      <w:r w:rsidRPr="0020409F">
        <w:rPr>
          <w:i/>
          <w:iCs/>
        </w:rPr>
        <w:t>40</w:t>
      </w:r>
      <w:r w:rsidRPr="0020409F">
        <w:t>(2), 180–184.</w:t>
      </w:r>
    </w:p>
    <w:p w14:paraId="055DCF58" w14:textId="77777777" w:rsidR="0020409F" w:rsidRPr="0020409F" w:rsidRDefault="0020409F" w:rsidP="0020409F">
      <w:pPr>
        <w:pStyle w:val="Bibliography"/>
      </w:pPr>
      <w:r w:rsidRPr="0020409F">
        <w:t xml:space="preserve">Strimas-Mackey, M., Hochachka, W. M., Ruiz-Gutierrez, V., Robinson, O. J., Miller, E. T., Auer, T., Kelling, S., Fink, D., &amp; Johnston, A. (2023). </w:t>
      </w:r>
      <w:r w:rsidRPr="0020409F">
        <w:rPr>
          <w:i/>
          <w:iCs/>
        </w:rPr>
        <w:t>Best Practices for Using eBird Data: Vol. Version 2.0</w:t>
      </w:r>
      <w:r w:rsidRPr="0020409F">
        <w:t>. Cornell Lab of Ornithology. https://doi.org/10.5281/zenodo.3620739</w:t>
      </w:r>
    </w:p>
    <w:p w14:paraId="7AE82906" w14:textId="77777777" w:rsidR="0020409F" w:rsidRPr="0020409F" w:rsidRDefault="0020409F" w:rsidP="0020409F">
      <w:pPr>
        <w:pStyle w:val="Bibliography"/>
      </w:pPr>
      <w:r w:rsidRPr="0020409F">
        <w:t xml:space="preserve">Strong, C., Zuckerberg, B., Betancourt, J. L., &amp; Koenig, W. D. (2015). Climatic dipoles drive two principal modes of North American boreal bird irruption. </w:t>
      </w:r>
      <w:r w:rsidRPr="0020409F">
        <w:rPr>
          <w:i/>
          <w:iCs/>
        </w:rPr>
        <w:t>Proceedings of the National Academy of Sciences</w:t>
      </w:r>
      <w:r w:rsidRPr="0020409F">
        <w:t xml:space="preserve">, </w:t>
      </w:r>
      <w:r w:rsidRPr="0020409F">
        <w:rPr>
          <w:i/>
          <w:iCs/>
        </w:rPr>
        <w:t>112</w:t>
      </w:r>
      <w:r w:rsidRPr="0020409F">
        <w:t>(21). https://doi.org/10.1073/pnas.1418414112</w:t>
      </w:r>
    </w:p>
    <w:p w14:paraId="377AC504" w14:textId="77777777" w:rsidR="0020409F" w:rsidRPr="0020409F" w:rsidRDefault="0020409F" w:rsidP="0020409F">
      <w:pPr>
        <w:pStyle w:val="Bibliography"/>
      </w:pPr>
      <w:r w:rsidRPr="0020409F">
        <w:t xml:space="preserve">Sullivan, B. L., Wood, C. L., Iliff, M. J., Bonney, R. E., Fink, D., &amp; Kelling, S. (2009). eBird: A citizen-based bird observation network in the biological sciences. </w:t>
      </w:r>
      <w:r w:rsidRPr="0020409F">
        <w:rPr>
          <w:i/>
          <w:iCs/>
        </w:rPr>
        <w:t>Biological Conservation</w:t>
      </w:r>
      <w:r w:rsidRPr="0020409F">
        <w:t xml:space="preserve">, </w:t>
      </w:r>
      <w:r w:rsidRPr="0020409F">
        <w:rPr>
          <w:i/>
          <w:iCs/>
        </w:rPr>
        <w:t>142</w:t>
      </w:r>
      <w:r w:rsidRPr="0020409F">
        <w:t>(10), 2282–2292. https://doi.org/10.1016/j.biocon.2009.05.006</w:t>
      </w:r>
    </w:p>
    <w:p w14:paraId="7BE4EB43" w14:textId="77777777" w:rsidR="0020409F" w:rsidRPr="0020409F" w:rsidRDefault="0020409F" w:rsidP="0020409F">
      <w:pPr>
        <w:pStyle w:val="Bibliography"/>
      </w:pPr>
      <w:r w:rsidRPr="0020409F">
        <w:t xml:space="preserve">Tylianakis, J. M., Didham, R. K., Bascompte, J., &amp; Wardle, D. A. (2008). Global change and species interactions in terrestrial ecosystems. </w:t>
      </w:r>
      <w:r w:rsidRPr="0020409F">
        <w:rPr>
          <w:i/>
          <w:iCs/>
        </w:rPr>
        <w:t>Ecology Letters</w:t>
      </w:r>
      <w:r w:rsidRPr="0020409F">
        <w:t xml:space="preserve">, </w:t>
      </w:r>
      <w:r w:rsidRPr="0020409F">
        <w:rPr>
          <w:i/>
          <w:iCs/>
        </w:rPr>
        <w:t>11</w:t>
      </w:r>
      <w:r w:rsidRPr="0020409F">
        <w:t>(12), 1351–1363. https://doi.org/10.1111/j.1461-0248.2008.01250.x</w:t>
      </w:r>
    </w:p>
    <w:p w14:paraId="18226E1E" w14:textId="77777777" w:rsidR="0020409F" w:rsidRPr="0020409F" w:rsidRDefault="0020409F" w:rsidP="0020409F">
      <w:pPr>
        <w:pStyle w:val="Bibliography"/>
      </w:pPr>
      <w:r w:rsidRPr="0020409F">
        <w:t xml:space="preserve">Valiente‐Banuet, A., Aizen, M. A., Alcántara, J. M., Arroyo, J., Cocucci, A., Galetti, M., García, M. B., García, D., Gómez, J. M., Jordano, P., Medel, R., Navarro, L., Obeso, J. R., Oviedo, R., Ramírez, N., Rey, P. J., Traveset, A., Verdú, M., &amp; Zamora, R. (2015). Beyond species loss: The extinction of ecological interactions in a changing world. </w:t>
      </w:r>
      <w:r w:rsidRPr="0020409F">
        <w:rPr>
          <w:i/>
          <w:iCs/>
        </w:rPr>
        <w:t>Functional Ecology</w:t>
      </w:r>
      <w:r w:rsidRPr="0020409F">
        <w:t xml:space="preserve">, </w:t>
      </w:r>
      <w:r w:rsidRPr="0020409F">
        <w:rPr>
          <w:i/>
          <w:iCs/>
        </w:rPr>
        <w:t>29</w:t>
      </w:r>
      <w:r w:rsidRPr="0020409F">
        <w:t>(3), 299–307. https://doi.org/10.1111/1365-2435.12356</w:t>
      </w:r>
    </w:p>
    <w:p w14:paraId="7BE72347" w14:textId="77777777" w:rsidR="0020409F" w:rsidRPr="0020409F" w:rsidRDefault="0020409F" w:rsidP="0020409F">
      <w:pPr>
        <w:pStyle w:val="Bibliography"/>
      </w:pPr>
      <w:r w:rsidRPr="0020409F">
        <w:t xml:space="preserve">Van Lanen, N. J., Monroe, A. P., &amp; Aldridge, C. L. (2023). A hidden cost of single species management: Habitat-relationships reveal potential negative effects of conifer removal on </w:t>
      </w:r>
      <w:r w:rsidRPr="0020409F">
        <w:lastRenderedPageBreak/>
        <w:t xml:space="preserve">a non-target species. </w:t>
      </w:r>
      <w:r w:rsidRPr="0020409F">
        <w:rPr>
          <w:i/>
          <w:iCs/>
        </w:rPr>
        <w:t>Biological Conservation</w:t>
      </w:r>
      <w:r w:rsidRPr="0020409F">
        <w:t xml:space="preserve">, </w:t>
      </w:r>
      <w:r w:rsidRPr="0020409F">
        <w:rPr>
          <w:i/>
          <w:iCs/>
        </w:rPr>
        <w:t>280</w:t>
      </w:r>
      <w:r w:rsidRPr="0020409F">
        <w:t>, 109959. https://doi.org/10.1016/j.biocon.2023.109959</w:t>
      </w:r>
    </w:p>
    <w:p w14:paraId="6D414557" w14:textId="77777777" w:rsidR="0020409F" w:rsidRPr="0020409F" w:rsidRDefault="0020409F" w:rsidP="0020409F">
      <w:pPr>
        <w:pStyle w:val="Bibliography"/>
      </w:pPr>
      <w:r w:rsidRPr="0020409F">
        <w:t xml:space="preserve">Wauters, L. A., Githiru, M., Bertolino, S., Molinari, A., Tosi, G., &amp; Lens, L. (2008). Demography of alpine red squirrel populations in relation to fluctuations in seed crop size. </w:t>
      </w:r>
      <w:r w:rsidRPr="0020409F">
        <w:rPr>
          <w:i/>
          <w:iCs/>
        </w:rPr>
        <w:t>Ecography</w:t>
      </w:r>
      <w:r w:rsidRPr="0020409F">
        <w:t xml:space="preserve">, </w:t>
      </w:r>
      <w:r w:rsidRPr="0020409F">
        <w:rPr>
          <w:i/>
          <w:iCs/>
        </w:rPr>
        <w:t>31</w:t>
      </w:r>
      <w:r w:rsidRPr="0020409F">
        <w:t>(1), 104–114. https://doi.org/10.1111/j.2007.0906-7590.05251.x</w:t>
      </w:r>
    </w:p>
    <w:p w14:paraId="7C0DFFAE" w14:textId="77777777" w:rsidR="0020409F" w:rsidRPr="0020409F" w:rsidRDefault="0020409F" w:rsidP="0020409F">
      <w:pPr>
        <w:pStyle w:val="Bibliography"/>
      </w:pPr>
      <w:r w:rsidRPr="0020409F">
        <w:t xml:space="preserve">Wiggins, D. A. (2005). </w:t>
      </w:r>
      <w:r w:rsidRPr="0020409F">
        <w:rPr>
          <w:i/>
          <w:iCs/>
        </w:rPr>
        <w:t>Pinyon Jay (Gymnorhinus cyanocephalus): A technical conservation assessment.</w:t>
      </w:r>
      <w:r w:rsidRPr="0020409F">
        <w:t xml:space="preserve"> USDA Forest Service, Rocky Mountain Region. http://www.fs.fed.us/r2/projects/scp/assessments/pinyonjay.pdf</w:t>
      </w:r>
    </w:p>
    <w:p w14:paraId="4016B7C3" w14:textId="77777777" w:rsidR="0020409F" w:rsidRPr="0020409F" w:rsidRDefault="0020409F" w:rsidP="0020409F">
      <w:pPr>
        <w:pStyle w:val="Bibliography"/>
      </w:pPr>
      <w:r w:rsidRPr="0020409F">
        <w:t xml:space="preserve">Williams, A. P., Cook, B. I., &amp; Smerdon, J. E. (2022). Rapid intensification of the emerging southwestern North American megadrought in 2020–2021. </w:t>
      </w:r>
      <w:r w:rsidRPr="0020409F">
        <w:rPr>
          <w:i/>
          <w:iCs/>
        </w:rPr>
        <w:t>Nature Climate Change</w:t>
      </w:r>
      <w:r w:rsidRPr="0020409F">
        <w:t xml:space="preserve">, </w:t>
      </w:r>
      <w:r w:rsidRPr="0020409F">
        <w:rPr>
          <w:i/>
          <w:iCs/>
        </w:rPr>
        <w:t>12</w:t>
      </w:r>
      <w:r w:rsidRPr="0020409F">
        <w:t>(3), 232–234. https://doi.org/10.1038/s41558-022-01290-z</w:t>
      </w:r>
    </w:p>
    <w:p w14:paraId="42948FED" w14:textId="77777777" w:rsidR="0020409F" w:rsidRPr="0020409F" w:rsidRDefault="0020409F" w:rsidP="0020409F">
      <w:pPr>
        <w:pStyle w:val="Bibliography"/>
      </w:pPr>
      <w:r w:rsidRPr="0020409F">
        <w:t xml:space="preserve">Wilson, B. T., Lister, A. J., Riemann, R. I., &amp; Griffith, D. M. (2013). </w:t>
      </w:r>
      <w:r w:rsidRPr="0020409F">
        <w:rPr>
          <w:i/>
          <w:iCs/>
        </w:rPr>
        <w:t>Live tree species basal area of the contiguous United States (2000-2009)</w:t>
      </w:r>
      <w:r w:rsidRPr="0020409F">
        <w:t xml:space="preserve"> [Dataset]. Forest Service Research Data Archive. https://doi.org/10.2737/RDS-2013-0013</w:t>
      </w:r>
    </w:p>
    <w:p w14:paraId="58625A00" w14:textId="77777777" w:rsidR="0020409F" w:rsidRPr="0020409F" w:rsidRDefault="0020409F" w:rsidP="0020409F">
      <w:pPr>
        <w:pStyle w:val="Bibliography"/>
      </w:pPr>
      <w:r w:rsidRPr="0020409F">
        <w:t xml:space="preserve">Wion, A. P., Pearse, I. S., Broxson, M., &amp; Redmond, M. D. (2025). Mast hindcasts reveal pervasive effects of extreme drought on a foundational conifer species. </w:t>
      </w:r>
      <w:r w:rsidRPr="0020409F">
        <w:rPr>
          <w:i/>
          <w:iCs/>
        </w:rPr>
        <w:t>New Phytologist</w:t>
      </w:r>
      <w:r w:rsidRPr="0020409F">
        <w:t xml:space="preserve">, </w:t>
      </w:r>
      <w:r w:rsidRPr="0020409F">
        <w:rPr>
          <w:i/>
          <w:iCs/>
        </w:rPr>
        <w:t>246</w:t>
      </w:r>
      <w:r w:rsidRPr="0020409F">
        <w:t>(2), 450–460. https://doi.org/10.1111/nph.20321</w:t>
      </w:r>
    </w:p>
    <w:p w14:paraId="5023A936" w14:textId="77777777" w:rsidR="0020409F" w:rsidRPr="0020409F" w:rsidRDefault="0020409F" w:rsidP="0020409F">
      <w:pPr>
        <w:pStyle w:val="Bibliography"/>
      </w:pPr>
      <w:r w:rsidRPr="0020409F">
        <w:t xml:space="preserve">Wion, A. P., Weisberg, P. J., Pearse, I. S., &amp; Redmond, M. D. (2020). Aridity drives spatiotemporal patterns of masting across the latitudinal range of a dryland conifer. </w:t>
      </w:r>
      <w:r w:rsidRPr="0020409F">
        <w:rPr>
          <w:i/>
          <w:iCs/>
        </w:rPr>
        <w:t>Ecography</w:t>
      </w:r>
      <w:r w:rsidRPr="0020409F">
        <w:t xml:space="preserve">, </w:t>
      </w:r>
      <w:r w:rsidRPr="0020409F">
        <w:rPr>
          <w:i/>
          <w:iCs/>
        </w:rPr>
        <w:t>43</w:t>
      </w:r>
      <w:r w:rsidRPr="0020409F">
        <w:t>(4), 569–580. https://doi.org/10.1111/ecog.04856</w:t>
      </w:r>
    </w:p>
    <w:p w14:paraId="031F5616" w14:textId="77777777" w:rsidR="0020409F" w:rsidRPr="0020409F" w:rsidRDefault="0020409F" w:rsidP="0020409F">
      <w:pPr>
        <w:pStyle w:val="Bibliography"/>
      </w:pPr>
      <w:r w:rsidRPr="0020409F">
        <w:t xml:space="preserve">Yang, Y., Foster, K. R., Coyte, K. Z., &amp; Li, A. (2023). Time delays modulate the stability of complex ecosystems. </w:t>
      </w:r>
      <w:r w:rsidRPr="0020409F">
        <w:rPr>
          <w:i/>
          <w:iCs/>
        </w:rPr>
        <w:t>Nature Ecology &amp; Evolution</w:t>
      </w:r>
      <w:r w:rsidRPr="0020409F">
        <w:t xml:space="preserve">, </w:t>
      </w:r>
      <w:r w:rsidRPr="0020409F">
        <w:rPr>
          <w:i/>
          <w:iCs/>
        </w:rPr>
        <w:t>7</w:t>
      </w:r>
      <w:r w:rsidRPr="0020409F">
        <w:t>(10), 1610–1619. https://doi.org/10.1038/s41559-023-02158-x</w:t>
      </w:r>
    </w:p>
    <w:p w14:paraId="643638D2" w14:textId="77777777" w:rsidR="0020409F" w:rsidRPr="0020409F" w:rsidRDefault="0020409F" w:rsidP="0020409F">
      <w:pPr>
        <w:pStyle w:val="Bibliography"/>
      </w:pPr>
      <w:r w:rsidRPr="0020409F">
        <w:lastRenderedPageBreak/>
        <w:t xml:space="preserve">Zylstra, E. R., Ries, L., Neupane, N., Saunders, S. P., Ramírez, M. I., Rendón-Salinas, E., Oberhauser, K. S., Farr, M. T., &amp; Zipkin, E. F. (2021). Changes in climate drive recent monarch butterfly dynamics. </w:t>
      </w:r>
      <w:r w:rsidRPr="0020409F">
        <w:rPr>
          <w:i/>
          <w:iCs/>
        </w:rPr>
        <w:t>Nature Ecology &amp; Evolution</w:t>
      </w:r>
      <w:r w:rsidRPr="0020409F">
        <w:t xml:space="preserve">, </w:t>
      </w:r>
      <w:r w:rsidRPr="0020409F">
        <w:rPr>
          <w:i/>
          <w:iCs/>
        </w:rPr>
        <w:t>5</w:t>
      </w:r>
      <w:r w:rsidRPr="0020409F">
        <w:t>(10), 1441–1452. https://doi.org/10.1038/s41559-021-01504-1</w:t>
      </w:r>
    </w:p>
    <w:p w14:paraId="63350F03" w14:textId="0F2EBE4A" w:rsidR="00482FFC" w:rsidRPr="00482FFC" w:rsidRDefault="0019106D" w:rsidP="0020409F">
      <w:pPr>
        <w:pStyle w:val="Bibliography"/>
        <w:rPr>
          <w:b/>
          <w:bCs/>
        </w:rPr>
      </w:pPr>
      <w:r>
        <w:rPr>
          <w:b/>
          <w:bCs/>
        </w:rPr>
        <w:fldChar w:fldCharType="end"/>
      </w:r>
    </w:p>
    <w:sectPr w:rsidR="00482FFC" w:rsidRPr="00482FFC" w:rsidSect="00167C71">
      <w:pgSz w:w="12240" w:h="15840"/>
      <w:pgMar w:top="1440" w:right="1440" w:bottom="1440" w:left="1440" w:header="720" w:footer="720" w:gutter="0"/>
      <w:lnNumType w:countBy="1" w:restart="continuous"/>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na Teresa Miller ter Kuile" w:date="2025-05-14T15:30:00Z" w:initials="AK">
    <w:p w14:paraId="249DF32B" w14:textId="4D39641A" w:rsidR="00A63129" w:rsidRDefault="00A63129" w:rsidP="00A63129">
      <w:r>
        <w:annotationRef/>
      </w:r>
      <w:r w:rsidRPr="33602D50">
        <w:t>will be generating this prior to submission</w:t>
      </w:r>
    </w:p>
  </w:comment>
  <w:comment w:id="6" w:author="Kiona Ogle" w:date="2025-10-28T11:25:00Z" w:initials="KO">
    <w:p w14:paraId="298497F2" w14:textId="77777777" w:rsidR="00562D45" w:rsidRDefault="00562D45" w:rsidP="00562D45">
      <w:pPr>
        <w:pStyle w:val="CommentText"/>
      </w:pPr>
      <w:r>
        <w:rPr>
          <w:rStyle w:val="CommentReference"/>
        </w:rPr>
        <w:annotationRef/>
      </w:r>
      <w:r>
        <w:t>What are journal guidelines are you currently following?</w:t>
      </w:r>
    </w:p>
  </w:comment>
  <w:comment w:id="7" w:author="Ana Miller-ter Kuile" w:date="2025-11-03T11:20:00Z" w:initials="AM">
    <w:p w14:paraId="7D5E115F" w14:textId="77777777" w:rsidR="0091159F" w:rsidRDefault="0091159F" w:rsidP="0091159F">
      <w:r>
        <w:rPr>
          <w:rStyle w:val="CommentReference"/>
        </w:rPr>
        <w:annotationRef/>
      </w:r>
      <w:r>
        <w:rPr>
          <w:sz w:val="20"/>
          <w:szCs w:val="20"/>
        </w:rPr>
        <w:t>PNAS has 250 words</w:t>
      </w:r>
    </w:p>
  </w:comment>
  <w:comment w:id="9" w:author="Ana Miller-ter Kuile" w:date="2025-11-03T11:31:00Z" w:initials="AM">
    <w:p w14:paraId="6963F3E4" w14:textId="77777777" w:rsidR="00E03D50" w:rsidRDefault="00E03D50" w:rsidP="00E03D50">
      <w:r>
        <w:rPr>
          <w:rStyle w:val="CommentReference"/>
        </w:rPr>
        <w:annotationRef/>
      </w:r>
      <w:r>
        <w:rPr>
          <w:sz w:val="20"/>
          <w:szCs w:val="20"/>
        </w:rPr>
        <w:t>This is new content - could use some "flashier" language probably</w:t>
      </w:r>
    </w:p>
  </w:comment>
  <w:comment w:id="11" w:author="Kiona Ogle" w:date="2025-10-28T11:34:00Z" w:initials="KO">
    <w:p w14:paraId="5E0FE5DA" w14:textId="77777777" w:rsidR="00D14E9C" w:rsidRDefault="00D14E9C" w:rsidP="00D14E9C">
      <w:pPr>
        <w:pStyle w:val="CommentText"/>
      </w:pPr>
      <w:r>
        <w:rPr>
          <w:rStyle w:val="CommentReference"/>
        </w:rPr>
        <w:annotationRef/>
      </w:r>
      <w:r>
        <w:t>Really like the intro now!</w:t>
      </w:r>
    </w:p>
  </w:comment>
  <w:comment w:id="14" w:author="Ana Miller-ter Kuile" w:date="2025-10-23T10:52:00Z" w:initials="AM">
    <w:p w14:paraId="7EF1989E" w14:textId="24CA0B14" w:rsidR="00EF64C9" w:rsidRDefault="00EF64C9" w:rsidP="00EF64C9">
      <w:r>
        <w:rPr>
          <w:rStyle w:val="CommentReference"/>
        </w:rPr>
        <w:annotationRef/>
      </w:r>
      <w:r>
        <w:rPr>
          <w:sz w:val="20"/>
          <w:szCs w:val="20"/>
        </w:rPr>
        <w:t>Andreas or Kyle, do you have an easy way to figure out elevation, MAP, and MAT for masked cone production or pinyon ba? Otherwise I'll do this</w:t>
      </w:r>
    </w:p>
  </w:comment>
  <w:comment w:id="23" w:author="Kyle Christopher Rodman" w:date="2025-08-11T12:02:00Z" w:initials="KR">
    <w:p w14:paraId="692C415B" w14:textId="6B3C842A" w:rsidR="00363179" w:rsidRDefault="00332E9D">
      <w:pPr>
        <w:pStyle w:val="CommentText"/>
      </w:pPr>
      <w:r>
        <w:rPr>
          <w:rStyle w:val="CommentReference"/>
        </w:rPr>
        <w:annotationRef/>
      </w:r>
      <w:r w:rsidRPr="36228D75">
        <w:t>You could probably shorten this to just a couple of sentences and make it an appendix section</w:t>
      </w:r>
    </w:p>
  </w:comment>
  <w:comment w:id="24" w:author="Kiona Ogle" w:date="2025-08-21T12:31:00Z" w:initials="KO">
    <w:p w14:paraId="667170D9" w14:textId="77777777" w:rsidR="00C7167B" w:rsidRDefault="00C7167B" w:rsidP="00C7167B">
      <w:pPr>
        <w:pStyle w:val="CommentText"/>
      </w:pPr>
      <w:r>
        <w:rPr>
          <w:rStyle w:val="CommentReference"/>
        </w:rPr>
        <w:annotationRef/>
      </w:r>
      <w:r>
        <w:t>I wouldn’t shorten, but might need some clarification.</w:t>
      </w:r>
    </w:p>
  </w:comment>
  <w:comment w:id="77" w:author="Kiona Ogle" w:date="2025-08-21T12:30:00Z" w:initials="KO">
    <w:p w14:paraId="45E0C097" w14:textId="33138884" w:rsidR="00C7167B" w:rsidRDefault="00C7167B" w:rsidP="00C7167B">
      <w:pPr>
        <w:pStyle w:val="CommentText"/>
      </w:pPr>
      <w:r>
        <w:rPr>
          <w:rStyle w:val="CommentReference"/>
        </w:rPr>
        <w:annotationRef/>
      </w:r>
      <w:r>
        <w:t>May need to provide a little more information about this. What is the source and spatial resolution? Is this different from the aforementioned BA estimates?</w:t>
      </w:r>
    </w:p>
  </w:comment>
  <w:comment w:id="75" w:author="Kiona Ogle" w:date="2025-09-24T15:51:00Z" w:initials="KO">
    <w:p w14:paraId="14F726F2" w14:textId="77777777" w:rsidR="00493A20" w:rsidRDefault="00493A20" w:rsidP="00493A20">
      <w:pPr>
        <w:pStyle w:val="CommentText"/>
      </w:pPr>
      <w:r>
        <w:rPr>
          <w:rStyle w:val="CommentReference"/>
        </w:rPr>
        <w:annotationRef/>
      </w:r>
      <w:r>
        <w:t>This seems very out of place. Are the “remotely sensed” cover data the same as the RAP cover data? If so, delete this; if not, then give more explanation for this step that used R.S. data.</w:t>
      </w:r>
    </w:p>
  </w:comment>
  <w:comment w:id="81" w:author="Kyle Christopher Rodman" w:date="2025-08-11T11:57:00Z" w:initials="KR">
    <w:p w14:paraId="6A67D02A" w14:textId="5BA1F062" w:rsidR="00363179" w:rsidRDefault="00332E9D">
      <w:pPr>
        <w:pStyle w:val="CommentText"/>
      </w:pPr>
      <w:r>
        <w:rPr>
          <w:rStyle w:val="CommentReference"/>
        </w:rPr>
        <w:annotationRef/>
      </w:r>
      <w:r w:rsidRPr="168721EA">
        <w:t>It's possible that we may need to put a couple of photos of example locations which show declines or increases in tree cover since the early 2000s.</w:t>
      </w:r>
    </w:p>
  </w:comment>
  <w:comment w:id="108" w:author="Ana Miller-ter Kuile" w:date="2025-11-03T10:43:00Z" w:initials="AM">
    <w:p w14:paraId="1A9CDA52" w14:textId="77777777" w:rsidR="00C5145A" w:rsidRDefault="00C5145A" w:rsidP="00C5145A">
      <w:r>
        <w:rPr>
          <w:rStyle w:val="CommentReference"/>
        </w:rPr>
        <w:annotationRef/>
      </w:r>
      <w:r>
        <w:rPr>
          <w:sz w:val="20"/>
          <w:szCs w:val="20"/>
        </w:rPr>
        <w:t>Andreas - can you verify this statement is true? Or update text to get at this idea that visual cues might be misleading? Can you provide a citation or two on pinyon or other pine species?</w:t>
      </w:r>
    </w:p>
  </w:comment>
  <w:comment w:id="109" w:author="Ana Miller-ter Kuile" w:date="2025-11-03T10:59:00Z" w:initials="AM">
    <w:p w14:paraId="43CBE0BF" w14:textId="77777777" w:rsidR="00750A3F" w:rsidRDefault="00750A3F" w:rsidP="00750A3F">
      <w:r>
        <w:rPr>
          <w:rStyle w:val="CommentReference"/>
        </w:rPr>
        <w:annotationRef/>
      </w:r>
      <w:r>
        <w:rPr>
          <w:sz w:val="20"/>
          <w:szCs w:val="20"/>
        </w:rPr>
        <w:t>take a look at vanderwall book at library</w:t>
      </w:r>
    </w:p>
  </w:comment>
  <w:comment w:id="110" w:author="Ana Miller-ter Kuile" w:date="2025-11-03T10:59:00Z" w:initials="AM">
    <w:p w14:paraId="62931089" w14:textId="77777777" w:rsidR="00750A3F" w:rsidRDefault="00750A3F" w:rsidP="00750A3F">
      <w:r>
        <w:rPr>
          <w:rStyle w:val="CommentReference"/>
        </w:rPr>
        <w:annotationRef/>
      </w:r>
      <w:r>
        <w:rPr>
          <w:sz w:val="20"/>
          <w:szCs w:val="20"/>
        </w:rPr>
        <w:t>otherwise i got this from the all about birds website, so have no idea how to cite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9DF32B" w15:done="0"/>
  <w15:commentEx w15:paraId="298497F2" w15:done="0"/>
  <w15:commentEx w15:paraId="7D5E115F" w15:paraIdParent="298497F2" w15:done="0"/>
  <w15:commentEx w15:paraId="6963F3E4" w15:done="0"/>
  <w15:commentEx w15:paraId="5E0FE5DA" w15:done="0"/>
  <w15:commentEx w15:paraId="7EF1989E" w15:done="0"/>
  <w15:commentEx w15:paraId="692C415B" w15:done="0"/>
  <w15:commentEx w15:paraId="667170D9" w15:paraIdParent="692C415B" w15:done="0"/>
  <w15:commentEx w15:paraId="45E0C097" w15:done="0"/>
  <w15:commentEx w15:paraId="14F726F2" w15:done="0"/>
  <w15:commentEx w15:paraId="6A67D02A" w15:done="0"/>
  <w15:commentEx w15:paraId="1A9CDA52" w15:done="0"/>
  <w15:commentEx w15:paraId="43CBE0BF" w15:done="0"/>
  <w15:commentEx w15:paraId="62931089" w15:paraIdParent="43CBE0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E235D0" w16cex:dateUtc="2025-05-14T22:30:00Z"/>
  <w16cex:commentExtensible w16cex:durableId="4783B2C8" w16cex:dateUtc="2025-10-28T18:25:00Z"/>
  <w16cex:commentExtensible w16cex:durableId="19BF056D" w16cex:dateUtc="2025-11-03T18:20:00Z"/>
  <w16cex:commentExtensible w16cex:durableId="3F26BE53" w16cex:dateUtc="2025-11-03T18:31:00Z"/>
  <w16cex:commentExtensible w16cex:durableId="01710126" w16cex:dateUtc="2025-10-28T18:34:00Z"/>
  <w16cex:commentExtensible w16cex:durableId="271CABB6" w16cex:dateUtc="2025-10-23T17:52:00Z"/>
  <w16cex:commentExtensible w16cex:durableId="65A94FC0" w16cex:dateUtc="2025-08-11T19:02:00Z"/>
  <w16cex:commentExtensible w16cex:durableId="4B76E3C7" w16cex:dateUtc="2025-08-21T19:31:00Z"/>
  <w16cex:commentExtensible w16cex:durableId="3DDD810B" w16cex:dateUtc="2025-08-21T19:30:00Z"/>
  <w16cex:commentExtensible w16cex:durableId="5DB9BAF0" w16cex:dateUtc="2025-09-24T22:51:00Z"/>
  <w16cex:commentExtensible w16cex:durableId="08493D9A" w16cex:dateUtc="2025-08-11T18:57:00Z"/>
  <w16cex:commentExtensible w16cex:durableId="2F6A0F8B" w16cex:dateUtc="2025-11-03T17:43:00Z"/>
  <w16cex:commentExtensible w16cex:durableId="7425B1C8" w16cex:dateUtc="2025-11-03T17:59:00Z"/>
  <w16cex:commentExtensible w16cex:durableId="2E68E195" w16cex:dateUtc="2025-11-03T17: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9DF32B" w16cid:durableId="58E235D0"/>
  <w16cid:commentId w16cid:paraId="298497F2" w16cid:durableId="4783B2C8"/>
  <w16cid:commentId w16cid:paraId="7D5E115F" w16cid:durableId="19BF056D"/>
  <w16cid:commentId w16cid:paraId="6963F3E4" w16cid:durableId="3F26BE53"/>
  <w16cid:commentId w16cid:paraId="5E0FE5DA" w16cid:durableId="01710126"/>
  <w16cid:commentId w16cid:paraId="7EF1989E" w16cid:durableId="271CABB6"/>
  <w16cid:commentId w16cid:paraId="692C415B" w16cid:durableId="65A94FC0"/>
  <w16cid:commentId w16cid:paraId="667170D9" w16cid:durableId="4B76E3C7"/>
  <w16cid:commentId w16cid:paraId="45E0C097" w16cid:durableId="3DDD810B"/>
  <w16cid:commentId w16cid:paraId="14F726F2" w16cid:durableId="5DB9BAF0"/>
  <w16cid:commentId w16cid:paraId="6A67D02A" w16cid:durableId="08493D9A"/>
  <w16cid:commentId w16cid:paraId="1A9CDA52" w16cid:durableId="2F6A0F8B"/>
  <w16cid:commentId w16cid:paraId="43CBE0BF" w16cid:durableId="7425B1C8"/>
  <w16cid:commentId w16cid:paraId="62931089" w16cid:durableId="2E68E1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63BBB" w14:textId="77777777" w:rsidR="00EF38D6" w:rsidRDefault="00EF38D6">
      <w:pPr>
        <w:spacing w:after="0"/>
      </w:pPr>
      <w:r>
        <w:separator/>
      </w:r>
    </w:p>
  </w:endnote>
  <w:endnote w:type="continuationSeparator" w:id="0">
    <w:p w14:paraId="4C0A67B8" w14:textId="77777777" w:rsidR="00EF38D6" w:rsidRDefault="00EF38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3343738"/>
      <w:docPartObj>
        <w:docPartGallery w:val="Page Numbers (Bottom of Page)"/>
        <w:docPartUnique/>
      </w:docPartObj>
    </w:sdtPr>
    <w:sdtContent>
      <w:p w14:paraId="1ADB0209" w14:textId="2B2963DF" w:rsidR="00167C71" w:rsidRDefault="00167C71" w:rsidP="001A42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C55E4">
          <w:rPr>
            <w:rStyle w:val="PageNumber"/>
            <w:noProof/>
          </w:rPr>
          <w:t>5</w:t>
        </w:r>
        <w:r>
          <w:rPr>
            <w:rStyle w:val="PageNumber"/>
          </w:rPr>
          <w:fldChar w:fldCharType="end"/>
        </w:r>
      </w:p>
    </w:sdtContent>
  </w:sdt>
  <w:p w14:paraId="5EE9DEDF" w14:textId="77777777" w:rsidR="00167C71" w:rsidRDefault="00167C71" w:rsidP="00167C71">
    <w:pPr>
      <w:pStyle w:val="Footer"/>
      <w:ind w:right="360"/>
    </w:pPr>
  </w:p>
  <w:p w14:paraId="4D17F56A" w14:textId="77777777" w:rsidR="00ED4EEA" w:rsidRDefault="00ED4EE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9240881"/>
      <w:docPartObj>
        <w:docPartGallery w:val="Page Numbers (Bottom of Page)"/>
        <w:docPartUnique/>
      </w:docPartObj>
    </w:sdtPr>
    <w:sdtContent>
      <w:p w14:paraId="3D6D369F" w14:textId="77777777" w:rsidR="00167C71" w:rsidRDefault="00167C71" w:rsidP="001A42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D54E73" w14:textId="77777777" w:rsidR="00167C71" w:rsidRDefault="00167C71" w:rsidP="00167C71">
    <w:pPr>
      <w:pStyle w:val="Footer"/>
      <w:ind w:right="360"/>
    </w:pPr>
  </w:p>
  <w:p w14:paraId="0F2F5FB5" w14:textId="77777777" w:rsidR="00ED4EEA" w:rsidRDefault="00ED4E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77CF6" w14:textId="77777777" w:rsidR="00EF38D6" w:rsidRDefault="00EF38D6">
      <w:pPr>
        <w:spacing w:after="0"/>
      </w:pPr>
      <w:r>
        <w:separator/>
      </w:r>
    </w:p>
  </w:footnote>
  <w:footnote w:type="continuationSeparator" w:id="0">
    <w:p w14:paraId="507A7EF8" w14:textId="77777777" w:rsidR="00EF38D6" w:rsidRDefault="00EF38D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7CE9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8885546"/>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2" w15:restartNumberingAfterBreak="0">
    <w:nsid w:val="170CD2DE"/>
    <w:multiLevelType w:val="multilevel"/>
    <w:tmpl w:val="FBAE0E6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23507B96"/>
    <w:multiLevelType w:val="hybridMultilevel"/>
    <w:tmpl w:val="ED6273AE"/>
    <w:lvl w:ilvl="0" w:tplc="7C009776">
      <w:start w:val="1"/>
      <w:numFmt w:val="decimal"/>
      <w:lvlText w:val="%1)"/>
      <w:lvlJc w:val="left"/>
      <w:pPr>
        <w:ind w:left="1020" w:hanging="360"/>
      </w:pPr>
    </w:lvl>
    <w:lvl w:ilvl="1" w:tplc="257A1436">
      <w:start w:val="1"/>
      <w:numFmt w:val="decimal"/>
      <w:lvlText w:val="%2)"/>
      <w:lvlJc w:val="left"/>
      <w:pPr>
        <w:ind w:left="1020" w:hanging="360"/>
      </w:pPr>
    </w:lvl>
    <w:lvl w:ilvl="2" w:tplc="B28E8A6E">
      <w:start w:val="1"/>
      <w:numFmt w:val="decimal"/>
      <w:lvlText w:val="%3)"/>
      <w:lvlJc w:val="left"/>
      <w:pPr>
        <w:ind w:left="1020" w:hanging="360"/>
      </w:pPr>
    </w:lvl>
    <w:lvl w:ilvl="3" w:tplc="36826F6E">
      <w:start w:val="1"/>
      <w:numFmt w:val="decimal"/>
      <w:lvlText w:val="%4)"/>
      <w:lvlJc w:val="left"/>
      <w:pPr>
        <w:ind w:left="1020" w:hanging="360"/>
      </w:pPr>
    </w:lvl>
    <w:lvl w:ilvl="4" w:tplc="34E82EB0">
      <w:start w:val="1"/>
      <w:numFmt w:val="decimal"/>
      <w:lvlText w:val="%5)"/>
      <w:lvlJc w:val="left"/>
      <w:pPr>
        <w:ind w:left="1020" w:hanging="360"/>
      </w:pPr>
    </w:lvl>
    <w:lvl w:ilvl="5" w:tplc="771497C8">
      <w:start w:val="1"/>
      <w:numFmt w:val="decimal"/>
      <w:lvlText w:val="%6)"/>
      <w:lvlJc w:val="left"/>
      <w:pPr>
        <w:ind w:left="1020" w:hanging="360"/>
      </w:pPr>
    </w:lvl>
    <w:lvl w:ilvl="6" w:tplc="40D6C93C">
      <w:start w:val="1"/>
      <w:numFmt w:val="decimal"/>
      <w:lvlText w:val="%7)"/>
      <w:lvlJc w:val="left"/>
      <w:pPr>
        <w:ind w:left="1020" w:hanging="360"/>
      </w:pPr>
    </w:lvl>
    <w:lvl w:ilvl="7" w:tplc="8F30A4A2">
      <w:start w:val="1"/>
      <w:numFmt w:val="decimal"/>
      <w:lvlText w:val="%8)"/>
      <w:lvlJc w:val="left"/>
      <w:pPr>
        <w:ind w:left="1020" w:hanging="360"/>
      </w:pPr>
    </w:lvl>
    <w:lvl w:ilvl="8" w:tplc="76D06E38">
      <w:start w:val="1"/>
      <w:numFmt w:val="decimal"/>
      <w:lvlText w:val="%9)"/>
      <w:lvlJc w:val="left"/>
      <w:pPr>
        <w:ind w:left="1020" w:hanging="360"/>
      </w:pPr>
    </w:lvl>
  </w:abstractNum>
  <w:abstractNum w:abstractNumId="4" w15:restartNumberingAfterBreak="0">
    <w:nsid w:val="76A329A5"/>
    <w:multiLevelType w:val="hybridMultilevel"/>
    <w:tmpl w:val="AC76B924"/>
    <w:lvl w:ilvl="0" w:tplc="3C482A12">
      <w:start w:val="1"/>
      <w:numFmt w:val="decimal"/>
      <w:lvlText w:val="%1)"/>
      <w:lvlJc w:val="left"/>
      <w:pPr>
        <w:ind w:left="1020" w:hanging="360"/>
      </w:pPr>
    </w:lvl>
    <w:lvl w:ilvl="1" w:tplc="5CE8BB2C">
      <w:start w:val="1"/>
      <w:numFmt w:val="decimal"/>
      <w:lvlText w:val="%2)"/>
      <w:lvlJc w:val="left"/>
      <w:pPr>
        <w:ind w:left="1020" w:hanging="360"/>
      </w:pPr>
    </w:lvl>
    <w:lvl w:ilvl="2" w:tplc="156E7B34">
      <w:start w:val="1"/>
      <w:numFmt w:val="decimal"/>
      <w:lvlText w:val="%3)"/>
      <w:lvlJc w:val="left"/>
      <w:pPr>
        <w:ind w:left="1020" w:hanging="360"/>
      </w:pPr>
    </w:lvl>
    <w:lvl w:ilvl="3" w:tplc="1BC25C98">
      <w:start w:val="1"/>
      <w:numFmt w:val="decimal"/>
      <w:lvlText w:val="%4)"/>
      <w:lvlJc w:val="left"/>
      <w:pPr>
        <w:ind w:left="1020" w:hanging="360"/>
      </w:pPr>
    </w:lvl>
    <w:lvl w:ilvl="4" w:tplc="9D8EB642">
      <w:start w:val="1"/>
      <w:numFmt w:val="decimal"/>
      <w:lvlText w:val="%5)"/>
      <w:lvlJc w:val="left"/>
      <w:pPr>
        <w:ind w:left="1020" w:hanging="360"/>
      </w:pPr>
    </w:lvl>
    <w:lvl w:ilvl="5" w:tplc="9AE260B4">
      <w:start w:val="1"/>
      <w:numFmt w:val="decimal"/>
      <w:lvlText w:val="%6)"/>
      <w:lvlJc w:val="left"/>
      <w:pPr>
        <w:ind w:left="1020" w:hanging="360"/>
      </w:pPr>
    </w:lvl>
    <w:lvl w:ilvl="6" w:tplc="2F44CDAC">
      <w:start w:val="1"/>
      <w:numFmt w:val="decimal"/>
      <w:lvlText w:val="%7)"/>
      <w:lvlJc w:val="left"/>
      <w:pPr>
        <w:ind w:left="1020" w:hanging="360"/>
      </w:pPr>
    </w:lvl>
    <w:lvl w:ilvl="7" w:tplc="DD64F5A0">
      <w:start w:val="1"/>
      <w:numFmt w:val="decimal"/>
      <w:lvlText w:val="%8)"/>
      <w:lvlJc w:val="left"/>
      <w:pPr>
        <w:ind w:left="1020" w:hanging="360"/>
      </w:pPr>
    </w:lvl>
    <w:lvl w:ilvl="8" w:tplc="A9385F10">
      <w:start w:val="1"/>
      <w:numFmt w:val="decimal"/>
      <w:lvlText w:val="%9)"/>
      <w:lvlJc w:val="left"/>
      <w:pPr>
        <w:ind w:left="1020" w:hanging="360"/>
      </w:pPr>
    </w:lvl>
  </w:abstractNum>
  <w:num w:numId="1" w16cid:durableId="1651514795">
    <w:abstractNumId w:val="2"/>
  </w:num>
  <w:num w:numId="2" w16cid:durableId="1441146044">
    <w:abstractNumId w:val="0"/>
  </w:num>
  <w:num w:numId="3" w16cid:durableId="195050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9163685">
    <w:abstractNumId w:val="3"/>
  </w:num>
  <w:num w:numId="5" w16cid:durableId="51684601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Teresa Miller ter Kuile">
    <w15:presenceInfo w15:providerId="AD" w15:userId="S::ana.miller-ter-kuile@nau.edu::f05f7ea4-c99a-402b-8c05-7689738ab6c0"/>
  </w15:person>
  <w15:person w15:author="Kiona Ogle">
    <w15:presenceInfo w15:providerId="AD" w15:userId="S::Kiona.Ogle@nau.edu::38df18cf-0f00-4a01-bbff-aa9af4ea00e4"/>
  </w15:person>
  <w15:person w15:author="Ana Miller-ter Kuile">
    <w15:presenceInfo w15:providerId="AD" w15:userId="S::Ana.Miller-ter-Kuile@nau.edu::f05f7ea4-c99a-402b-8c05-7689738ab6c0"/>
  </w15:person>
  <w15:person w15:author="Kyle Christopher Rodman">
    <w15:presenceInfo w15:providerId="AD" w15:userId="S::Kyle.Rodman@nau.edu::eb4c0d42-db71-4cbe-95f9-6192ec5d81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D8"/>
    <w:rsid w:val="000042D2"/>
    <w:rsid w:val="000062B8"/>
    <w:rsid w:val="00017D05"/>
    <w:rsid w:val="0002057B"/>
    <w:rsid w:val="0003237A"/>
    <w:rsid w:val="0003459F"/>
    <w:rsid w:val="0003608C"/>
    <w:rsid w:val="00040BEC"/>
    <w:rsid w:val="00044EBB"/>
    <w:rsid w:val="000473DE"/>
    <w:rsid w:val="0005263B"/>
    <w:rsid w:val="00052BC7"/>
    <w:rsid w:val="00055DC4"/>
    <w:rsid w:val="0007162F"/>
    <w:rsid w:val="00085CB0"/>
    <w:rsid w:val="0008670E"/>
    <w:rsid w:val="00087686"/>
    <w:rsid w:val="00095BB1"/>
    <w:rsid w:val="000A0DF7"/>
    <w:rsid w:val="000A3078"/>
    <w:rsid w:val="000B293B"/>
    <w:rsid w:val="000C1F3C"/>
    <w:rsid w:val="000C6F45"/>
    <w:rsid w:val="000D2862"/>
    <w:rsid w:val="000D576B"/>
    <w:rsid w:val="000E0454"/>
    <w:rsid w:val="000E6782"/>
    <w:rsid w:val="000F105A"/>
    <w:rsid w:val="00100FEF"/>
    <w:rsid w:val="00106000"/>
    <w:rsid w:val="00112596"/>
    <w:rsid w:val="00114B4D"/>
    <w:rsid w:val="00126373"/>
    <w:rsid w:val="001278B6"/>
    <w:rsid w:val="00132C63"/>
    <w:rsid w:val="00136F49"/>
    <w:rsid w:val="00137F43"/>
    <w:rsid w:val="00144A45"/>
    <w:rsid w:val="001533AB"/>
    <w:rsid w:val="001539DD"/>
    <w:rsid w:val="0015719C"/>
    <w:rsid w:val="00164413"/>
    <w:rsid w:val="00164807"/>
    <w:rsid w:val="00167C71"/>
    <w:rsid w:val="00167D56"/>
    <w:rsid w:val="00172574"/>
    <w:rsid w:val="00180953"/>
    <w:rsid w:val="00183C56"/>
    <w:rsid w:val="00186ED6"/>
    <w:rsid w:val="0019106D"/>
    <w:rsid w:val="001B1614"/>
    <w:rsid w:val="001B2070"/>
    <w:rsid w:val="001C0B34"/>
    <w:rsid w:val="001C5D82"/>
    <w:rsid w:val="001D6AB7"/>
    <w:rsid w:val="001E2CD1"/>
    <w:rsid w:val="001F33F2"/>
    <w:rsid w:val="001F4871"/>
    <w:rsid w:val="00201D20"/>
    <w:rsid w:val="00203A94"/>
    <w:rsid w:val="0020409F"/>
    <w:rsid w:val="00207146"/>
    <w:rsid w:val="00213B0C"/>
    <w:rsid w:val="002151D1"/>
    <w:rsid w:val="00220145"/>
    <w:rsid w:val="00221064"/>
    <w:rsid w:val="002271A6"/>
    <w:rsid w:val="00236C22"/>
    <w:rsid w:val="00240BE0"/>
    <w:rsid w:val="00241C08"/>
    <w:rsid w:val="00247FB8"/>
    <w:rsid w:val="002537F2"/>
    <w:rsid w:val="00274B0A"/>
    <w:rsid w:val="00275582"/>
    <w:rsid w:val="00281722"/>
    <w:rsid w:val="00282005"/>
    <w:rsid w:val="00287C85"/>
    <w:rsid w:val="00291DDF"/>
    <w:rsid w:val="002946CD"/>
    <w:rsid w:val="002A02DF"/>
    <w:rsid w:val="002A78F8"/>
    <w:rsid w:val="002B1C09"/>
    <w:rsid w:val="002B4D81"/>
    <w:rsid w:val="002C0AB4"/>
    <w:rsid w:val="002C7452"/>
    <w:rsid w:val="002D0660"/>
    <w:rsid w:val="002E03AA"/>
    <w:rsid w:val="002E059F"/>
    <w:rsid w:val="002E0719"/>
    <w:rsid w:val="002E297C"/>
    <w:rsid w:val="002E4972"/>
    <w:rsid w:val="002E6AEF"/>
    <w:rsid w:val="002E7051"/>
    <w:rsid w:val="002F06B9"/>
    <w:rsid w:val="002F4C16"/>
    <w:rsid w:val="0030190A"/>
    <w:rsid w:val="00306013"/>
    <w:rsid w:val="00310A66"/>
    <w:rsid w:val="00315E09"/>
    <w:rsid w:val="003215D9"/>
    <w:rsid w:val="0032401D"/>
    <w:rsid w:val="00332E9D"/>
    <w:rsid w:val="003405CF"/>
    <w:rsid w:val="00343DB2"/>
    <w:rsid w:val="00347BE8"/>
    <w:rsid w:val="00363179"/>
    <w:rsid w:val="00364CA8"/>
    <w:rsid w:val="003971A1"/>
    <w:rsid w:val="003A2DC6"/>
    <w:rsid w:val="003A387F"/>
    <w:rsid w:val="003A4B20"/>
    <w:rsid w:val="003B444C"/>
    <w:rsid w:val="003B53B7"/>
    <w:rsid w:val="003D1B61"/>
    <w:rsid w:val="003E0957"/>
    <w:rsid w:val="003F2E29"/>
    <w:rsid w:val="00410872"/>
    <w:rsid w:val="00410EEF"/>
    <w:rsid w:val="0043636C"/>
    <w:rsid w:val="00441A32"/>
    <w:rsid w:val="00447F19"/>
    <w:rsid w:val="00450279"/>
    <w:rsid w:val="00456A3F"/>
    <w:rsid w:val="00464FBB"/>
    <w:rsid w:val="00467B8C"/>
    <w:rsid w:val="0047671F"/>
    <w:rsid w:val="004819E8"/>
    <w:rsid w:val="00482FFC"/>
    <w:rsid w:val="00493A20"/>
    <w:rsid w:val="004A00EE"/>
    <w:rsid w:val="004A1F09"/>
    <w:rsid w:val="004B339F"/>
    <w:rsid w:val="004B3824"/>
    <w:rsid w:val="004C5801"/>
    <w:rsid w:val="004D072B"/>
    <w:rsid w:val="004D074E"/>
    <w:rsid w:val="004D1644"/>
    <w:rsid w:val="004D4B7B"/>
    <w:rsid w:val="004D75E2"/>
    <w:rsid w:val="004F23B2"/>
    <w:rsid w:val="004F39EE"/>
    <w:rsid w:val="00500830"/>
    <w:rsid w:val="00501471"/>
    <w:rsid w:val="00503E87"/>
    <w:rsid w:val="00513209"/>
    <w:rsid w:val="00514659"/>
    <w:rsid w:val="005236F7"/>
    <w:rsid w:val="0054338E"/>
    <w:rsid w:val="0054437E"/>
    <w:rsid w:val="005507D3"/>
    <w:rsid w:val="00557FAA"/>
    <w:rsid w:val="00562D45"/>
    <w:rsid w:val="00566D27"/>
    <w:rsid w:val="00575F07"/>
    <w:rsid w:val="0058745E"/>
    <w:rsid w:val="005C16F0"/>
    <w:rsid w:val="005C443E"/>
    <w:rsid w:val="005C6E8E"/>
    <w:rsid w:val="005D5F13"/>
    <w:rsid w:val="005D7B77"/>
    <w:rsid w:val="005D7C8D"/>
    <w:rsid w:val="005E2AEB"/>
    <w:rsid w:val="005F1762"/>
    <w:rsid w:val="005F6A84"/>
    <w:rsid w:val="005F7BD6"/>
    <w:rsid w:val="006062EF"/>
    <w:rsid w:val="006103F0"/>
    <w:rsid w:val="00612557"/>
    <w:rsid w:val="00626A70"/>
    <w:rsid w:val="0063252F"/>
    <w:rsid w:val="006332F8"/>
    <w:rsid w:val="00653D9D"/>
    <w:rsid w:val="006561E7"/>
    <w:rsid w:val="00660EB4"/>
    <w:rsid w:val="00662164"/>
    <w:rsid w:val="00666031"/>
    <w:rsid w:val="006872A2"/>
    <w:rsid w:val="006941F9"/>
    <w:rsid w:val="006B3C02"/>
    <w:rsid w:val="006B595D"/>
    <w:rsid w:val="006C0909"/>
    <w:rsid w:val="006C1BC7"/>
    <w:rsid w:val="006C286D"/>
    <w:rsid w:val="006C4265"/>
    <w:rsid w:val="006C55E4"/>
    <w:rsid w:val="006D4791"/>
    <w:rsid w:val="006E3DFE"/>
    <w:rsid w:val="006F4C84"/>
    <w:rsid w:val="007055F9"/>
    <w:rsid w:val="007069A1"/>
    <w:rsid w:val="00707916"/>
    <w:rsid w:val="00711C3E"/>
    <w:rsid w:val="00715C1E"/>
    <w:rsid w:val="0071752D"/>
    <w:rsid w:val="00727370"/>
    <w:rsid w:val="00728D59"/>
    <w:rsid w:val="007351E8"/>
    <w:rsid w:val="00750A3F"/>
    <w:rsid w:val="007545A8"/>
    <w:rsid w:val="00762550"/>
    <w:rsid w:val="00767225"/>
    <w:rsid w:val="00771E0C"/>
    <w:rsid w:val="007725FB"/>
    <w:rsid w:val="00785258"/>
    <w:rsid w:val="00785908"/>
    <w:rsid w:val="007945A8"/>
    <w:rsid w:val="00796DA3"/>
    <w:rsid w:val="007A2C07"/>
    <w:rsid w:val="007A4E12"/>
    <w:rsid w:val="007A7694"/>
    <w:rsid w:val="007B1138"/>
    <w:rsid w:val="007B38FC"/>
    <w:rsid w:val="007C026E"/>
    <w:rsid w:val="007C330C"/>
    <w:rsid w:val="007D07E4"/>
    <w:rsid w:val="007D0906"/>
    <w:rsid w:val="007D24D5"/>
    <w:rsid w:val="007D7AD4"/>
    <w:rsid w:val="007E06C9"/>
    <w:rsid w:val="007E3278"/>
    <w:rsid w:val="007E3BE6"/>
    <w:rsid w:val="007F0677"/>
    <w:rsid w:val="007F20E9"/>
    <w:rsid w:val="008059C1"/>
    <w:rsid w:val="008101C6"/>
    <w:rsid w:val="008114F5"/>
    <w:rsid w:val="008160B6"/>
    <w:rsid w:val="008266CE"/>
    <w:rsid w:val="008338FA"/>
    <w:rsid w:val="00840051"/>
    <w:rsid w:val="00840650"/>
    <w:rsid w:val="0084104D"/>
    <w:rsid w:val="00857430"/>
    <w:rsid w:val="00870758"/>
    <w:rsid w:val="00874FFC"/>
    <w:rsid w:val="0089071C"/>
    <w:rsid w:val="00891335"/>
    <w:rsid w:val="00893C0E"/>
    <w:rsid w:val="008A1F18"/>
    <w:rsid w:val="008A3B61"/>
    <w:rsid w:val="008A4CAE"/>
    <w:rsid w:val="008B24AA"/>
    <w:rsid w:val="008B6542"/>
    <w:rsid w:val="008C01AB"/>
    <w:rsid w:val="008C03F4"/>
    <w:rsid w:val="008C3953"/>
    <w:rsid w:val="008C60A1"/>
    <w:rsid w:val="008D0582"/>
    <w:rsid w:val="008F1739"/>
    <w:rsid w:val="008F4B4E"/>
    <w:rsid w:val="008F5C8E"/>
    <w:rsid w:val="008F6A89"/>
    <w:rsid w:val="0091159F"/>
    <w:rsid w:val="00914C70"/>
    <w:rsid w:val="00925D18"/>
    <w:rsid w:val="00942FE3"/>
    <w:rsid w:val="009459F1"/>
    <w:rsid w:val="0095581B"/>
    <w:rsid w:val="00966CEB"/>
    <w:rsid w:val="00975F2C"/>
    <w:rsid w:val="00986444"/>
    <w:rsid w:val="00987616"/>
    <w:rsid w:val="0099134A"/>
    <w:rsid w:val="009A0E39"/>
    <w:rsid w:val="009A1BE6"/>
    <w:rsid w:val="009A62EA"/>
    <w:rsid w:val="009C1F31"/>
    <w:rsid w:val="009C4515"/>
    <w:rsid w:val="009C789D"/>
    <w:rsid w:val="009D37C7"/>
    <w:rsid w:val="009E14D3"/>
    <w:rsid w:val="009E6BD1"/>
    <w:rsid w:val="009E74D5"/>
    <w:rsid w:val="009E7BA9"/>
    <w:rsid w:val="009F4C17"/>
    <w:rsid w:val="00A065AD"/>
    <w:rsid w:val="00A17E2A"/>
    <w:rsid w:val="00A272CA"/>
    <w:rsid w:val="00A2792A"/>
    <w:rsid w:val="00A418CE"/>
    <w:rsid w:val="00A51923"/>
    <w:rsid w:val="00A53FB8"/>
    <w:rsid w:val="00A63129"/>
    <w:rsid w:val="00A66A63"/>
    <w:rsid w:val="00A74DE0"/>
    <w:rsid w:val="00A82A9B"/>
    <w:rsid w:val="00A8348E"/>
    <w:rsid w:val="00A86FA3"/>
    <w:rsid w:val="00A94DE2"/>
    <w:rsid w:val="00A95DE3"/>
    <w:rsid w:val="00AA3036"/>
    <w:rsid w:val="00AA5B73"/>
    <w:rsid w:val="00AA646D"/>
    <w:rsid w:val="00AA6B58"/>
    <w:rsid w:val="00AB19C2"/>
    <w:rsid w:val="00AC0442"/>
    <w:rsid w:val="00AC281A"/>
    <w:rsid w:val="00AC35BA"/>
    <w:rsid w:val="00AD2B50"/>
    <w:rsid w:val="00AE1E03"/>
    <w:rsid w:val="00AF178B"/>
    <w:rsid w:val="00AF6F1D"/>
    <w:rsid w:val="00B0326C"/>
    <w:rsid w:val="00B056C2"/>
    <w:rsid w:val="00B073FE"/>
    <w:rsid w:val="00B07713"/>
    <w:rsid w:val="00B079E1"/>
    <w:rsid w:val="00B11DD0"/>
    <w:rsid w:val="00B20A83"/>
    <w:rsid w:val="00B24923"/>
    <w:rsid w:val="00B336AD"/>
    <w:rsid w:val="00B36970"/>
    <w:rsid w:val="00B47A0F"/>
    <w:rsid w:val="00B4B2EF"/>
    <w:rsid w:val="00B51F5B"/>
    <w:rsid w:val="00B54073"/>
    <w:rsid w:val="00B63F63"/>
    <w:rsid w:val="00B65236"/>
    <w:rsid w:val="00B652FB"/>
    <w:rsid w:val="00B75DCB"/>
    <w:rsid w:val="00B81AEA"/>
    <w:rsid w:val="00B96D92"/>
    <w:rsid w:val="00BA22E9"/>
    <w:rsid w:val="00BA3FBE"/>
    <w:rsid w:val="00BA4510"/>
    <w:rsid w:val="00BA739E"/>
    <w:rsid w:val="00BB019C"/>
    <w:rsid w:val="00BB28EF"/>
    <w:rsid w:val="00BC2839"/>
    <w:rsid w:val="00BD3DAE"/>
    <w:rsid w:val="00BD6793"/>
    <w:rsid w:val="00BE17B6"/>
    <w:rsid w:val="00BE2C8D"/>
    <w:rsid w:val="00BE3A4A"/>
    <w:rsid w:val="00BE7379"/>
    <w:rsid w:val="00BF2AC0"/>
    <w:rsid w:val="00BF533E"/>
    <w:rsid w:val="00BF706B"/>
    <w:rsid w:val="00BF7B38"/>
    <w:rsid w:val="00C01E47"/>
    <w:rsid w:val="00C146AB"/>
    <w:rsid w:val="00C21ACB"/>
    <w:rsid w:val="00C33659"/>
    <w:rsid w:val="00C37DC0"/>
    <w:rsid w:val="00C5145A"/>
    <w:rsid w:val="00C51F3D"/>
    <w:rsid w:val="00C65975"/>
    <w:rsid w:val="00C7167B"/>
    <w:rsid w:val="00C727CD"/>
    <w:rsid w:val="00C82930"/>
    <w:rsid w:val="00CC5652"/>
    <w:rsid w:val="00CD7DF1"/>
    <w:rsid w:val="00CE1439"/>
    <w:rsid w:val="00CE1655"/>
    <w:rsid w:val="00CE2CA1"/>
    <w:rsid w:val="00CE3E9E"/>
    <w:rsid w:val="00CE5DE4"/>
    <w:rsid w:val="00CF7BD5"/>
    <w:rsid w:val="00D11A36"/>
    <w:rsid w:val="00D14993"/>
    <w:rsid w:val="00D14E9C"/>
    <w:rsid w:val="00D23F1E"/>
    <w:rsid w:val="00D25C6F"/>
    <w:rsid w:val="00D30A78"/>
    <w:rsid w:val="00D351AD"/>
    <w:rsid w:val="00D35F65"/>
    <w:rsid w:val="00D373F1"/>
    <w:rsid w:val="00D426C8"/>
    <w:rsid w:val="00D430F8"/>
    <w:rsid w:val="00D431E9"/>
    <w:rsid w:val="00D52D77"/>
    <w:rsid w:val="00D5360B"/>
    <w:rsid w:val="00D56CAF"/>
    <w:rsid w:val="00D65306"/>
    <w:rsid w:val="00D67E4C"/>
    <w:rsid w:val="00D712C3"/>
    <w:rsid w:val="00D753EE"/>
    <w:rsid w:val="00D85BFC"/>
    <w:rsid w:val="00D86531"/>
    <w:rsid w:val="00D91440"/>
    <w:rsid w:val="00D93931"/>
    <w:rsid w:val="00DA6BA9"/>
    <w:rsid w:val="00DB13BB"/>
    <w:rsid w:val="00DB2382"/>
    <w:rsid w:val="00DB248A"/>
    <w:rsid w:val="00DC33CD"/>
    <w:rsid w:val="00DD05C3"/>
    <w:rsid w:val="00DD62AF"/>
    <w:rsid w:val="00DF04BB"/>
    <w:rsid w:val="00DF16ED"/>
    <w:rsid w:val="00DF2B03"/>
    <w:rsid w:val="00E02CB7"/>
    <w:rsid w:val="00E03D50"/>
    <w:rsid w:val="00E03F7B"/>
    <w:rsid w:val="00E05463"/>
    <w:rsid w:val="00E10382"/>
    <w:rsid w:val="00E236C8"/>
    <w:rsid w:val="00E360F7"/>
    <w:rsid w:val="00E5001E"/>
    <w:rsid w:val="00E50257"/>
    <w:rsid w:val="00E635D0"/>
    <w:rsid w:val="00E6583A"/>
    <w:rsid w:val="00E71BF5"/>
    <w:rsid w:val="00E71E3F"/>
    <w:rsid w:val="00E71F01"/>
    <w:rsid w:val="00E72E3D"/>
    <w:rsid w:val="00E753D3"/>
    <w:rsid w:val="00E763F2"/>
    <w:rsid w:val="00E7666B"/>
    <w:rsid w:val="00E83628"/>
    <w:rsid w:val="00E927E5"/>
    <w:rsid w:val="00EA0863"/>
    <w:rsid w:val="00EA3AE6"/>
    <w:rsid w:val="00EB3D45"/>
    <w:rsid w:val="00EB453B"/>
    <w:rsid w:val="00EB725C"/>
    <w:rsid w:val="00EB72EC"/>
    <w:rsid w:val="00EC422E"/>
    <w:rsid w:val="00EC50D8"/>
    <w:rsid w:val="00EC5970"/>
    <w:rsid w:val="00EC6B0C"/>
    <w:rsid w:val="00ED29E7"/>
    <w:rsid w:val="00ED4EEA"/>
    <w:rsid w:val="00ED76C3"/>
    <w:rsid w:val="00EE2B01"/>
    <w:rsid w:val="00EE3435"/>
    <w:rsid w:val="00EF089A"/>
    <w:rsid w:val="00EF38D6"/>
    <w:rsid w:val="00EF3AC6"/>
    <w:rsid w:val="00EF64C9"/>
    <w:rsid w:val="00F03710"/>
    <w:rsid w:val="00F10A0D"/>
    <w:rsid w:val="00F11CEB"/>
    <w:rsid w:val="00F202AF"/>
    <w:rsid w:val="00F20DD5"/>
    <w:rsid w:val="00F21677"/>
    <w:rsid w:val="00F2608D"/>
    <w:rsid w:val="00F44600"/>
    <w:rsid w:val="00F44FB3"/>
    <w:rsid w:val="00F4615A"/>
    <w:rsid w:val="00F51C32"/>
    <w:rsid w:val="00F57066"/>
    <w:rsid w:val="00F574EC"/>
    <w:rsid w:val="00F6365B"/>
    <w:rsid w:val="00F713D7"/>
    <w:rsid w:val="00F718C9"/>
    <w:rsid w:val="00F83DDB"/>
    <w:rsid w:val="00F83FC2"/>
    <w:rsid w:val="00F85840"/>
    <w:rsid w:val="00F927A3"/>
    <w:rsid w:val="00F928DF"/>
    <w:rsid w:val="00FA047F"/>
    <w:rsid w:val="00FA0A13"/>
    <w:rsid w:val="00FB105D"/>
    <w:rsid w:val="00FB2CF6"/>
    <w:rsid w:val="00FC7A8E"/>
    <w:rsid w:val="00FD5B80"/>
    <w:rsid w:val="00FE1E5C"/>
    <w:rsid w:val="00FE2ED5"/>
    <w:rsid w:val="00FE6ED2"/>
    <w:rsid w:val="00FF43A5"/>
    <w:rsid w:val="00FF74B5"/>
    <w:rsid w:val="011B9681"/>
    <w:rsid w:val="011DF35B"/>
    <w:rsid w:val="01534AE2"/>
    <w:rsid w:val="01750C90"/>
    <w:rsid w:val="01EE6DEC"/>
    <w:rsid w:val="021B69B9"/>
    <w:rsid w:val="02334A24"/>
    <w:rsid w:val="0249B656"/>
    <w:rsid w:val="0283F876"/>
    <w:rsid w:val="028F4835"/>
    <w:rsid w:val="02FA75EF"/>
    <w:rsid w:val="033B1713"/>
    <w:rsid w:val="03AC169D"/>
    <w:rsid w:val="03C17446"/>
    <w:rsid w:val="04216C11"/>
    <w:rsid w:val="0463804B"/>
    <w:rsid w:val="04B50E02"/>
    <w:rsid w:val="04E856A3"/>
    <w:rsid w:val="04F54D80"/>
    <w:rsid w:val="04F57F86"/>
    <w:rsid w:val="05058B66"/>
    <w:rsid w:val="052D2290"/>
    <w:rsid w:val="055E953A"/>
    <w:rsid w:val="05B370CC"/>
    <w:rsid w:val="05C25FED"/>
    <w:rsid w:val="05DC8B97"/>
    <w:rsid w:val="05F66445"/>
    <w:rsid w:val="05F7CAC8"/>
    <w:rsid w:val="061640D3"/>
    <w:rsid w:val="0651C8FD"/>
    <w:rsid w:val="066B7AA5"/>
    <w:rsid w:val="066F26CE"/>
    <w:rsid w:val="068F1032"/>
    <w:rsid w:val="069E344B"/>
    <w:rsid w:val="06E0FB0B"/>
    <w:rsid w:val="071F5F81"/>
    <w:rsid w:val="07BAC33C"/>
    <w:rsid w:val="07C0FDA9"/>
    <w:rsid w:val="07F2A787"/>
    <w:rsid w:val="081D73F4"/>
    <w:rsid w:val="0824FA74"/>
    <w:rsid w:val="0858DE93"/>
    <w:rsid w:val="0896811C"/>
    <w:rsid w:val="08EAAA6B"/>
    <w:rsid w:val="09018331"/>
    <w:rsid w:val="09463A85"/>
    <w:rsid w:val="09C84172"/>
    <w:rsid w:val="09CC910C"/>
    <w:rsid w:val="09E5952F"/>
    <w:rsid w:val="0A0F496A"/>
    <w:rsid w:val="0A30C1E0"/>
    <w:rsid w:val="0AB545A8"/>
    <w:rsid w:val="0B4DF6EF"/>
    <w:rsid w:val="0B65BD00"/>
    <w:rsid w:val="0B74DD29"/>
    <w:rsid w:val="0B953EC0"/>
    <w:rsid w:val="0BA742EC"/>
    <w:rsid w:val="0BB141C9"/>
    <w:rsid w:val="0BDEC906"/>
    <w:rsid w:val="0BF1CB5E"/>
    <w:rsid w:val="0C16686A"/>
    <w:rsid w:val="0C2A2C72"/>
    <w:rsid w:val="0C8050E2"/>
    <w:rsid w:val="0CAB81E3"/>
    <w:rsid w:val="0CC2A338"/>
    <w:rsid w:val="0CC47B1B"/>
    <w:rsid w:val="0CEF9BBD"/>
    <w:rsid w:val="0CF9A552"/>
    <w:rsid w:val="0D5338AA"/>
    <w:rsid w:val="0D719BAA"/>
    <w:rsid w:val="0D735083"/>
    <w:rsid w:val="0D74EAE6"/>
    <w:rsid w:val="0DDE7CC8"/>
    <w:rsid w:val="0DFE6E6F"/>
    <w:rsid w:val="0E3A00AF"/>
    <w:rsid w:val="0E3F13CD"/>
    <w:rsid w:val="0E4F0EA4"/>
    <w:rsid w:val="0E660FDD"/>
    <w:rsid w:val="0EACE5FB"/>
    <w:rsid w:val="0EB1698C"/>
    <w:rsid w:val="0ED8F597"/>
    <w:rsid w:val="0EE6C68C"/>
    <w:rsid w:val="0F418DD1"/>
    <w:rsid w:val="0F5C0030"/>
    <w:rsid w:val="0FABB77E"/>
    <w:rsid w:val="0FB70235"/>
    <w:rsid w:val="0FE66D6F"/>
    <w:rsid w:val="1065DB86"/>
    <w:rsid w:val="1078407B"/>
    <w:rsid w:val="10B0FCBA"/>
    <w:rsid w:val="10E973BE"/>
    <w:rsid w:val="10F02EB4"/>
    <w:rsid w:val="11388CD6"/>
    <w:rsid w:val="116CC9DF"/>
    <w:rsid w:val="116D5C04"/>
    <w:rsid w:val="11808E79"/>
    <w:rsid w:val="119B8280"/>
    <w:rsid w:val="11C3C8DB"/>
    <w:rsid w:val="11F31B1A"/>
    <w:rsid w:val="12129A1A"/>
    <w:rsid w:val="1266553E"/>
    <w:rsid w:val="127BB6E1"/>
    <w:rsid w:val="128946BC"/>
    <w:rsid w:val="129E162E"/>
    <w:rsid w:val="12CFC61E"/>
    <w:rsid w:val="12DBCD4F"/>
    <w:rsid w:val="12E3BE45"/>
    <w:rsid w:val="13138513"/>
    <w:rsid w:val="13325465"/>
    <w:rsid w:val="133EE712"/>
    <w:rsid w:val="137D77E5"/>
    <w:rsid w:val="1387A59F"/>
    <w:rsid w:val="1392FCAD"/>
    <w:rsid w:val="139E9E81"/>
    <w:rsid w:val="13A217E7"/>
    <w:rsid w:val="13B92F72"/>
    <w:rsid w:val="14067614"/>
    <w:rsid w:val="1466A940"/>
    <w:rsid w:val="1487F245"/>
    <w:rsid w:val="14BCC7C4"/>
    <w:rsid w:val="14C69298"/>
    <w:rsid w:val="14DAF68D"/>
    <w:rsid w:val="14F1C26D"/>
    <w:rsid w:val="15092E0B"/>
    <w:rsid w:val="156FB46F"/>
    <w:rsid w:val="1574EA7C"/>
    <w:rsid w:val="1591F426"/>
    <w:rsid w:val="15BBE611"/>
    <w:rsid w:val="15C84DCA"/>
    <w:rsid w:val="15D27CD2"/>
    <w:rsid w:val="15D6AE8E"/>
    <w:rsid w:val="15E295D7"/>
    <w:rsid w:val="15E3BB94"/>
    <w:rsid w:val="1615C51E"/>
    <w:rsid w:val="1616AD3D"/>
    <w:rsid w:val="1635E2D6"/>
    <w:rsid w:val="16F23538"/>
    <w:rsid w:val="17062877"/>
    <w:rsid w:val="1728EFB5"/>
    <w:rsid w:val="17462607"/>
    <w:rsid w:val="178AA79A"/>
    <w:rsid w:val="17A1C123"/>
    <w:rsid w:val="17A855A4"/>
    <w:rsid w:val="17C3DD55"/>
    <w:rsid w:val="180E4F50"/>
    <w:rsid w:val="18108420"/>
    <w:rsid w:val="1826A334"/>
    <w:rsid w:val="182F7D84"/>
    <w:rsid w:val="1866CA7F"/>
    <w:rsid w:val="1880E555"/>
    <w:rsid w:val="18C82296"/>
    <w:rsid w:val="19278AAD"/>
    <w:rsid w:val="192DD42C"/>
    <w:rsid w:val="19C5C24D"/>
    <w:rsid w:val="1A08E77C"/>
    <w:rsid w:val="1A3A4EB0"/>
    <w:rsid w:val="1A8D7631"/>
    <w:rsid w:val="1AAA5791"/>
    <w:rsid w:val="1AC5323C"/>
    <w:rsid w:val="1B1FF79B"/>
    <w:rsid w:val="1B2E6539"/>
    <w:rsid w:val="1B33017B"/>
    <w:rsid w:val="1B4E9CA3"/>
    <w:rsid w:val="1B6BD2D4"/>
    <w:rsid w:val="1B911208"/>
    <w:rsid w:val="1C3B3470"/>
    <w:rsid w:val="1C5EDD34"/>
    <w:rsid w:val="1C8057D5"/>
    <w:rsid w:val="1C9E7F9B"/>
    <w:rsid w:val="1D15F187"/>
    <w:rsid w:val="1DB91D08"/>
    <w:rsid w:val="1DEA6B8A"/>
    <w:rsid w:val="1E226E6F"/>
    <w:rsid w:val="1E2F72F7"/>
    <w:rsid w:val="1E41F5A7"/>
    <w:rsid w:val="1E6D3695"/>
    <w:rsid w:val="1E71E91B"/>
    <w:rsid w:val="1E9E0E05"/>
    <w:rsid w:val="1EB94AE4"/>
    <w:rsid w:val="1EE8AAA1"/>
    <w:rsid w:val="1EE8BE88"/>
    <w:rsid w:val="1F018223"/>
    <w:rsid w:val="2066B97E"/>
    <w:rsid w:val="20ED4694"/>
    <w:rsid w:val="20F6F878"/>
    <w:rsid w:val="212E806D"/>
    <w:rsid w:val="21DAA2AE"/>
    <w:rsid w:val="220BA848"/>
    <w:rsid w:val="223D30B8"/>
    <w:rsid w:val="22845A93"/>
    <w:rsid w:val="2299E4CD"/>
    <w:rsid w:val="22A4B8EF"/>
    <w:rsid w:val="22AFF10A"/>
    <w:rsid w:val="22C0DCFE"/>
    <w:rsid w:val="22C27CAA"/>
    <w:rsid w:val="22C8FFB0"/>
    <w:rsid w:val="22CEEA43"/>
    <w:rsid w:val="22F5AB4F"/>
    <w:rsid w:val="22F86B52"/>
    <w:rsid w:val="23137373"/>
    <w:rsid w:val="2314EAA7"/>
    <w:rsid w:val="2319C116"/>
    <w:rsid w:val="234F8A55"/>
    <w:rsid w:val="2362D4C3"/>
    <w:rsid w:val="2376D911"/>
    <w:rsid w:val="23914E88"/>
    <w:rsid w:val="23A24965"/>
    <w:rsid w:val="23D4AEFE"/>
    <w:rsid w:val="23D7BB77"/>
    <w:rsid w:val="246CE7E6"/>
    <w:rsid w:val="24C191E6"/>
    <w:rsid w:val="250F45A9"/>
    <w:rsid w:val="2539B669"/>
    <w:rsid w:val="256174FF"/>
    <w:rsid w:val="257881E1"/>
    <w:rsid w:val="25C4A19B"/>
    <w:rsid w:val="25EE13DA"/>
    <w:rsid w:val="261A005D"/>
    <w:rsid w:val="263ED7DA"/>
    <w:rsid w:val="264A19B5"/>
    <w:rsid w:val="264C8ED1"/>
    <w:rsid w:val="265422B9"/>
    <w:rsid w:val="2676DBE6"/>
    <w:rsid w:val="2680B88A"/>
    <w:rsid w:val="2687FEE7"/>
    <w:rsid w:val="26AE1157"/>
    <w:rsid w:val="26D30C65"/>
    <w:rsid w:val="26F58731"/>
    <w:rsid w:val="27117E49"/>
    <w:rsid w:val="27839AD7"/>
    <w:rsid w:val="2799B3B7"/>
    <w:rsid w:val="279A0052"/>
    <w:rsid w:val="27B2B975"/>
    <w:rsid w:val="27C4739B"/>
    <w:rsid w:val="27CE8AC0"/>
    <w:rsid w:val="27F3F69D"/>
    <w:rsid w:val="2825E5D0"/>
    <w:rsid w:val="28394B37"/>
    <w:rsid w:val="283D17D6"/>
    <w:rsid w:val="284CBFED"/>
    <w:rsid w:val="28A051BE"/>
    <w:rsid w:val="28FE5E49"/>
    <w:rsid w:val="29047E5F"/>
    <w:rsid w:val="29071713"/>
    <w:rsid w:val="2908B305"/>
    <w:rsid w:val="2944D350"/>
    <w:rsid w:val="299160E9"/>
    <w:rsid w:val="2999678E"/>
    <w:rsid w:val="2A0095A0"/>
    <w:rsid w:val="2A36A4CF"/>
    <w:rsid w:val="2A5CBB92"/>
    <w:rsid w:val="2A90D567"/>
    <w:rsid w:val="2AE78EBC"/>
    <w:rsid w:val="2AFC5B34"/>
    <w:rsid w:val="2B0F5BA8"/>
    <w:rsid w:val="2B1ECFF3"/>
    <w:rsid w:val="2B8656C0"/>
    <w:rsid w:val="2B9138DA"/>
    <w:rsid w:val="2BA6D9EB"/>
    <w:rsid w:val="2BC177C5"/>
    <w:rsid w:val="2BC24F6F"/>
    <w:rsid w:val="2BCBB6F3"/>
    <w:rsid w:val="2BD1D0EB"/>
    <w:rsid w:val="2C368314"/>
    <w:rsid w:val="2C53BDED"/>
    <w:rsid w:val="2C576FEF"/>
    <w:rsid w:val="2CA20DF3"/>
    <w:rsid w:val="2CAB24C0"/>
    <w:rsid w:val="2CF1F1F0"/>
    <w:rsid w:val="2D2A713A"/>
    <w:rsid w:val="2D2D8A65"/>
    <w:rsid w:val="2D3B7943"/>
    <w:rsid w:val="2D50C699"/>
    <w:rsid w:val="2D5B1416"/>
    <w:rsid w:val="2D97E3CF"/>
    <w:rsid w:val="2DABFDC3"/>
    <w:rsid w:val="2E2948EC"/>
    <w:rsid w:val="2E769A83"/>
    <w:rsid w:val="2E9D8CDE"/>
    <w:rsid w:val="2EA66092"/>
    <w:rsid w:val="2EBC56C8"/>
    <w:rsid w:val="2F617F86"/>
    <w:rsid w:val="2F7B8CAB"/>
    <w:rsid w:val="2F9265D3"/>
    <w:rsid w:val="2FD303EC"/>
    <w:rsid w:val="2FE9775D"/>
    <w:rsid w:val="30075FFB"/>
    <w:rsid w:val="3069D7A3"/>
    <w:rsid w:val="309A165A"/>
    <w:rsid w:val="30F0D39A"/>
    <w:rsid w:val="31072A96"/>
    <w:rsid w:val="311BCDC6"/>
    <w:rsid w:val="3188DE55"/>
    <w:rsid w:val="31AD4171"/>
    <w:rsid w:val="31DB902C"/>
    <w:rsid w:val="32072A4D"/>
    <w:rsid w:val="3246CAA5"/>
    <w:rsid w:val="32920DF8"/>
    <w:rsid w:val="32CAA183"/>
    <w:rsid w:val="32D68A1A"/>
    <w:rsid w:val="3304AC89"/>
    <w:rsid w:val="33376391"/>
    <w:rsid w:val="33C0E12C"/>
    <w:rsid w:val="33D73AC1"/>
    <w:rsid w:val="33FE8562"/>
    <w:rsid w:val="342603DF"/>
    <w:rsid w:val="3435A0C4"/>
    <w:rsid w:val="34527CBF"/>
    <w:rsid w:val="346B7366"/>
    <w:rsid w:val="349939B4"/>
    <w:rsid w:val="351C2C8A"/>
    <w:rsid w:val="35288D87"/>
    <w:rsid w:val="3563B9F8"/>
    <w:rsid w:val="3589F104"/>
    <w:rsid w:val="35923F62"/>
    <w:rsid w:val="35AE7912"/>
    <w:rsid w:val="35B4A7BA"/>
    <w:rsid w:val="35CBAC4D"/>
    <w:rsid w:val="35F176B9"/>
    <w:rsid w:val="360FD129"/>
    <w:rsid w:val="36136C62"/>
    <w:rsid w:val="3614FFDB"/>
    <w:rsid w:val="36243BF4"/>
    <w:rsid w:val="366715B8"/>
    <w:rsid w:val="369D506F"/>
    <w:rsid w:val="36D71A88"/>
    <w:rsid w:val="36DAF809"/>
    <w:rsid w:val="37147833"/>
    <w:rsid w:val="3738837C"/>
    <w:rsid w:val="375BDF4D"/>
    <w:rsid w:val="376E9E0A"/>
    <w:rsid w:val="37A95E8A"/>
    <w:rsid w:val="37F1756C"/>
    <w:rsid w:val="380EC41B"/>
    <w:rsid w:val="380F6759"/>
    <w:rsid w:val="380F78C5"/>
    <w:rsid w:val="38317865"/>
    <w:rsid w:val="3839CADC"/>
    <w:rsid w:val="388A739E"/>
    <w:rsid w:val="389C9FE3"/>
    <w:rsid w:val="38AA084F"/>
    <w:rsid w:val="38FBB8AA"/>
    <w:rsid w:val="3922E82D"/>
    <w:rsid w:val="397542FA"/>
    <w:rsid w:val="397C3238"/>
    <w:rsid w:val="39811E15"/>
    <w:rsid w:val="3A04190B"/>
    <w:rsid w:val="3A882BF3"/>
    <w:rsid w:val="3ACFCDFD"/>
    <w:rsid w:val="3AFD18C3"/>
    <w:rsid w:val="3B25F5D8"/>
    <w:rsid w:val="3B382D4E"/>
    <w:rsid w:val="3B886A12"/>
    <w:rsid w:val="3B895A23"/>
    <w:rsid w:val="3BB054E0"/>
    <w:rsid w:val="3C359A61"/>
    <w:rsid w:val="3D236EDC"/>
    <w:rsid w:val="3D26B65D"/>
    <w:rsid w:val="3D2A4B62"/>
    <w:rsid w:val="3D3C45AA"/>
    <w:rsid w:val="3D454AAF"/>
    <w:rsid w:val="3E91EC61"/>
    <w:rsid w:val="3ECA0B4A"/>
    <w:rsid w:val="3ECCEAE4"/>
    <w:rsid w:val="3EF48364"/>
    <w:rsid w:val="3F014CB4"/>
    <w:rsid w:val="3F3EC6C7"/>
    <w:rsid w:val="3F4C29D2"/>
    <w:rsid w:val="3FC2F738"/>
    <w:rsid w:val="3FE8E96C"/>
    <w:rsid w:val="3FED516A"/>
    <w:rsid w:val="40286402"/>
    <w:rsid w:val="40346C63"/>
    <w:rsid w:val="4079079C"/>
    <w:rsid w:val="407DE1D2"/>
    <w:rsid w:val="407ED1B3"/>
    <w:rsid w:val="408EE308"/>
    <w:rsid w:val="408FD636"/>
    <w:rsid w:val="40F55427"/>
    <w:rsid w:val="410FCE3C"/>
    <w:rsid w:val="41252DCD"/>
    <w:rsid w:val="412A22F2"/>
    <w:rsid w:val="4140DD89"/>
    <w:rsid w:val="414CD4EC"/>
    <w:rsid w:val="41701838"/>
    <w:rsid w:val="41706A1C"/>
    <w:rsid w:val="419BD524"/>
    <w:rsid w:val="419DCCCC"/>
    <w:rsid w:val="422C792A"/>
    <w:rsid w:val="423F66BE"/>
    <w:rsid w:val="426436E8"/>
    <w:rsid w:val="42BA7302"/>
    <w:rsid w:val="431714F8"/>
    <w:rsid w:val="43326006"/>
    <w:rsid w:val="438F4676"/>
    <w:rsid w:val="43C025C2"/>
    <w:rsid w:val="43F37965"/>
    <w:rsid w:val="4430EEBF"/>
    <w:rsid w:val="4454539C"/>
    <w:rsid w:val="4476D18A"/>
    <w:rsid w:val="44C800CB"/>
    <w:rsid w:val="44DCD889"/>
    <w:rsid w:val="451C9B32"/>
    <w:rsid w:val="456DF470"/>
    <w:rsid w:val="45A1D270"/>
    <w:rsid w:val="45C31BCB"/>
    <w:rsid w:val="45D1019E"/>
    <w:rsid w:val="45D5BD19"/>
    <w:rsid w:val="4606809B"/>
    <w:rsid w:val="466AEA2D"/>
    <w:rsid w:val="46894E8D"/>
    <w:rsid w:val="46AE285C"/>
    <w:rsid w:val="46BC3CEB"/>
    <w:rsid w:val="47637259"/>
    <w:rsid w:val="48041076"/>
    <w:rsid w:val="482D2FF8"/>
    <w:rsid w:val="48A68C04"/>
    <w:rsid w:val="48FC16DD"/>
    <w:rsid w:val="49AB28F7"/>
    <w:rsid w:val="49B9E889"/>
    <w:rsid w:val="49E4C305"/>
    <w:rsid w:val="49FFB9C2"/>
    <w:rsid w:val="4A01E089"/>
    <w:rsid w:val="4A11FA0B"/>
    <w:rsid w:val="4A3EC7F8"/>
    <w:rsid w:val="4AE070FA"/>
    <w:rsid w:val="4B06B96B"/>
    <w:rsid w:val="4B19F3E3"/>
    <w:rsid w:val="4B333BFE"/>
    <w:rsid w:val="4B563CBE"/>
    <w:rsid w:val="4B7C0520"/>
    <w:rsid w:val="4BC2E7E3"/>
    <w:rsid w:val="4BD4CD7B"/>
    <w:rsid w:val="4C1F8866"/>
    <w:rsid w:val="4C38B663"/>
    <w:rsid w:val="4CB7EC17"/>
    <w:rsid w:val="4D105C0C"/>
    <w:rsid w:val="4D1E5384"/>
    <w:rsid w:val="4D3665DC"/>
    <w:rsid w:val="4D71E382"/>
    <w:rsid w:val="4D830106"/>
    <w:rsid w:val="4D9393BF"/>
    <w:rsid w:val="4DB080DE"/>
    <w:rsid w:val="4DB6BC9A"/>
    <w:rsid w:val="4E3CBCDA"/>
    <w:rsid w:val="4E4E3961"/>
    <w:rsid w:val="4E634468"/>
    <w:rsid w:val="4EB9E9A9"/>
    <w:rsid w:val="4F861EF3"/>
    <w:rsid w:val="4FE6CA8F"/>
    <w:rsid w:val="50976A2E"/>
    <w:rsid w:val="5133BEEE"/>
    <w:rsid w:val="51371C7D"/>
    <w:rsid w:val="514358F6"/>
    <w:rsid w:val="51F2E445"/>
    <w:rsid w:val="5237C3F0"/>
    <w:rsid w:val="525B0663"/>
    <w:rsid w:val="5261738A"/>
    <w:rsid w:val="52907739"/>
    <w:rsid w:val="52BD2B80"/>
    <w:rsid w:val="52C4C418"/>
    <w:rsid w:val="52C5BE30"/>
    <w:rsid w:val="52CBC753"/>
    <w:rsid w:val="530DAE47"/>
    <w:rsid w:val="5336F6C9"/>
    <w:rsid w:val="53389330"/>
    <w:rsid w:val="53511C8A"/>
    <w:rsid w:val="5391CBCF"/>
    <w:rsid w:val="53C50215"/>
    <w:rsid w:val="544B7E78"/>
    <w:rsid w:val="545916F4"/>
    <w:rsid w:val="547A3B2A"/>
    <w:rsid w:val="549DCFEB"/>
    <w:rsid w:val="549E417F"/>
    <w:rsid w:val="54A15079"/>
    <w:rsid w:val="54AA492B"/>
    <w:rsid w:val="54D3246C"/>
    <w:rsid w:val="5570FF86"/>
    <w:rsid w:val="559EF4C4"/>
    <w:rsid w:val="55CE73D0"/>
    <w:rsid w:val="55EA88CC"/>
    <w:rsid w:val="55F6DE95"/>
    <w:rsid w:val="55FF0A2E"/>
    <w:rsid w:val="562649F8"/>
    <w:rsid w:val="566BCED8"/>
    <w:rsid w:val="5671B83F"/>
    <w:rsid w:val="5692DE91"/>
    <w:rsid w:val="56D5B4EA"/>
    <w:rsid w:val="56E7644F"/>
    <w:rsid w:val="56F257CF"/>
    <w:rsid w:val="571F4BFB"/>
    <w:rsid w:val="57425503"/>
    <w:rsid w:val="57624310"/>
    <w:rsid w:val="57FE482E"/>
    <w:rsid w:val="58024BE2"/>
    <w:rsid w:val="5802D821"/>
    <w:rsid w:val="58218242"/>
    <w:rsid w:val="585B4B85"/>
    <w:rsid w:val="5872359D"/>
    <w:rsid w:val="5874D55F"/>
    <w:rsid w:val="587C263A"/>
    <w:rsid w:val="59735182"/>
    <w:rsid w:val="59BBE99D"/>
    <w:rsid w:val="5A325375"/>
    <w:rsid w:val="5A81981B"/>
    <w:rsid w:val="5A83A434"/>
    <w:rsid w:val="5A88D2BA"/>
    <w:rsid w:val="5AB90AA4"/>
    <w:rsid w:val="5B12D144"/>
    <w:rsid w:val="5B2A7D73"/>
    <w:rsid w:val="5BA37B46"/>
    <w:rsid w:val="5BBE6A6D"/>
    <w:rsid w:val="5BDB13BA"/>
    <w:rsid w:val="5BEDA87A"/>
    <w:rsid w:val="5C054DE9"/>
    <w:rsid w:val="5C0EB055"/>
    <w:rsid w:val="5C2BBF51"/>
    <w:rsid w:val="5C37680A"/>
    <w:rsid w:val="5C4BEBCD"/>
    <w:rsid w:val="5C60BAC1"/>
    <w:rsid w:val="5CC4F5F6"/>
    <w:rsid w:val="5CCF4D0C"/>
    <w:rsid w:val="5D03202D"/>
    <w:rsid w:val="5D1E1A99"/>
    <w:rsid w:val="5D2E2CFA"/>
    <w:rsid w:val="5D443D8A"/>
    <w:rsid w:val="5D4E838E"/>
    <w:rsid w:val="5D5DF1FC"/>
    <w:rsid w:val="5DAAC3A1"/>
    <w:rsid w:val="5E2613AE"/>
    <w:rsid w:val="5E40DC16"/>
    <w:rsid w:val="5E652563"/>
    <w:rsid w:val="5E6BBD69"/>
    <w:rsid w:val="5E85B51C"/>
    <w:rsid w:val="5ECCD064"/>
    <w:rsid w:val="5ED0CAA8"/>
    <w:rsid w:val="5EDDA96B"/>
    <w:rsid w:val="5F4A25EB"/>
    <w:rsid w:val="5F945E32"/>
    <w:rsid w:val="5F95CBBC"/>
    <w:rsid w:val="5FCC4C16"/>
    <w:rsid w:val="600759E7"/>
    <w:rsid w:val="60416D3E"/>
    <w:rsid w:val="604A520F"/>
    <w:rsid w:val="60F9B4CF"/>
    <w:rsid w:val="611D64B6"/>
    <w:rsid w:val="6122F03A"/>
    <w:rsid w:val="614BAECB"/>
    <w:rsid w:val="6197D69E"/>
    <w:rsid w:val="61B58936"/>
    <w:rsid w:val="61C299D9"/>
    <w:rsid w:val="6230EC71"/>
    <w:rsid w:val="625E13F5"/>
    <w:rsid w:val="625F26E6"/>
    <w:rsid w:val="62ACF42D"/>
    <w:rsid w:val="62C67FB6"/>
    <w:rsid w:val="62D908E8"/>
    <w:rsid w:val="62E97BA5"/>
    <w:rsid w:val="62FD9848"/>
    <w:rsid w:val="63292764"/>
    <w:rsid w:val="633BA385"/>
    <w:rsid w:val="6357FDCA"/>
    <w:rsid w:val="6450F5E1"/>
    <w:rsid w:val="6451A163"/>
    <w:rsid w:val="64604529"/>
    <w:rsid w:val="646F6187"/>
    <w:rsid w:val="647AFD1A"/>
    <w:rsid w:val="64804D53"/>
    <w:rsid w:val="64BE4776"/>
    <w:rsid w:val="64ECA29E"/>
    <w:rsid w:val="64F86084"/>
    <w:rsid w:val="65423D22"/>
    <w:rsid w:val="659EA5E7"/>
    <w:rsid w:val="65E139C4"/>
    <w:rsid w:val="65E2BC79"/>
    <w:rsid w:val="6615DE47"/>
    <w:rsid w:val="661D6A8B"/>
    <w:rsid w:val="66362F58"/>
    <w:rsid w:val="665C07C9"/>
    <w:rsid w:val="665C6142"/>
    <w:rsid w:val="66B35D6D"/>
    <w:rsid w:val="66D9B208"/>
    <w:rsid w:val="66EBFFE8"/>
    <w:rsid w:val="66EC2264"/>
    <w:rsid w:val="66F6E6FD"/>
    <w:rsid w:val="66FC61B9"/>
    <w:rsid w:val="675C56FC"/>
    <w:rsid w:val="67899E65"/>
    <w:rsid w:val="67AA313D"/>
    <w:rsid w:val="67AB6589"/>
    <w:rsid w:val="67B3ACD6"/>
    <w:rsid w:val="67E2D569"/>
    <w:rsid w:val="6853D861"/>
    <w:rsid w:val="68540275"/>
    <w:rsid w:val="688A4D6A"/>
    <w:rsid w:val="68C25214"/>
    <w:rsid w:val="68C4DDB0"/>
    <w:rsid w:val="68CDFDF8"/>
    <w:rsid w:val="68DCF641"/>
    <w:rsid w:val="69426112"/>
    <w:rsid w:val="694E680E"/>
    <w:rsid w:val="6954B276"/>
    <w:rsid w:val="69906047"/>
    <w:rsid w:val="699DE01C"/>
    <w:rsid w:val="69A3B5FA"/>
    <w:rsid w:val="69FD31E9"/>
    <w:rsid w:val="6A23DA35"/>
    <w:rsid w:val="6A24BE3F"/>
    <w:rsid w:val="6A3888F4"/>
    <w:rsid w:val="6B3E213C"/>
    <w:rsid w:val="6B3ECA19"/>
    <w:rsid w:val="6B69974F"/>
    <w:rsid w:val="6B8F75BD"/>
    <w:rsid w:val="6BF55E17"/>
    <w:rsid w:val="6C10DEED"/>
    <w:rsid w:val="6C3BE2AD"/>
    <w:rsid w:val="6C69BA9A"/>
    <w:rsid w:val="6C9281F6"/>
    <w:rsid w:val="6D037B3A"/>
    <w:rsid w:val="6D6AE9FE"/>
    <w:rsid w:val="6D6E5E67"/>
    <w:rsid w:val="6DB3B361"/>
    <w:rsid w:val="6DC8B73F"/>
    <w:rsid w:val="6DE92C4C"/>
    <w:rsid w:val="6E81516E"/>
    <w:rsid w:val="6E925A42"/>
    <w:rsid w:val="6EB86744"/>
    <w:rsid w:val="6F19DD0B"/>
    <w:rsid w:val="6F4B68DC"/>
    <w:rsid w:val="6F647C5E"/>
    <w:rsid w:val="6F782C10"/>
    <w:rsid w:val="6F792EEC"/>
    <w:rsid w:val="6F7C75FF"/>
    <w:rsid w:val="6FCAEF03"/>
    <w:rsid w:val="7000E0CD"/>
    <w:rsid w:val="70060E41"/>
    <w:rsid w:val="70198720"/>
    <w:rsid w:val="7091F930"/>
    <w:rsid w:val="70BB7F0E"/>
    <w:rsid w:val="70D3B9D1"/>
    <w:rsid w:val="70E1B07F"/>
    <w:rsid w:val="70E5CC7D"/>
    <w:rsid w:val="717B8113"/>
    <w:rsid w:val="7199E1AA"/>
    <w:rsid w:val="72110EB3"/>
    <w:rsid w:val="722DEF5B"/>
    <w:rsid w:val="72908C70"/>
    <w:rsid w:val="72A2A232"/>
    <w:rsid w:val="733A448E"/>
    <w:rsid w:val="73482FE0"/>
    <w:rsid w:val="7351E9B7"/>
    <w:rsid w:val="736080A4"/>
    <w:rsid w:val="73A2E1C9"/>
    <w:rsid w:val="74504A46"/>
    <w:rsid w:val="745354F0"/>
    <w:rsid w:val="7479B1FC"/>
    <w:rsid w:val="7479CB93"/>
    <w:rsid w:val="74D65892"/>
    <w:rsid w:val="74F5BE68"/>
    <w:rsid w:val="7553A4FB"/>
    <w:rsid w:val="75958139"/>
    <w:rsid w:val="75F7CC7D"/>
    <w:rsid w:val="760B3A66"/>
    <w:rsid w:val="76122337"/>
    <w:rsid w:val="7622A1EE"/>
    <w:rsid w:val="764AA710"/>
    <w:rsid w:val="7665ACAE"/>
    <w:rsid w:val="76999233"/>
    <w:rsid w:val="76A6E536"/>
    <w:rsid w:val="76F92F19"/>
    <w:rsid w:val="7736A25C"/>
    <w:rsid w:val="7750638C"/>
    <w:rsid w:val="7758EA16"/>
    <w:rsid w:val="776C2C60"/>
    <w:rsid w:val="77818C08"/>
    <w:rsid w:val="77CDFE10"/>
    <w:rsid w:val="77EFB612"/>
    <w:rsid w:val="780BD701"/>
    <w:rsid w:val="78A178E0"/>
    <w:rsid w:val="78E96CAE"/>
    <w:rsid w:val="78FF64AF"/>
    <w:rsid w:val="79451897"/>
    <w:rsid w:val="79577DAA"/>
    <w:rsid w:val="79FC9A16"/>
    <w:rsid w:val="7A2D0057"/>
    <w:rsid w:val="7A326ED4"/>
    <w:rsid w:val="7AB497B3"/>
    <w:rsid w:val="7AF4B5B5"/>
    <w:rsid w:val="7B6492E7"/>
    <w:rsid w:val="7B8B4635"/>
    <w:rsid w:val="7B913FB1"/>
    <w:rsid w:val="7B9DC150"/>
    <w:rsid w:val="7BDDEFB1"/>
    <w:rsid w:val="7C0B7AE2"/>
    <w:rsid w:val="7C0F6815"/>
    <w:rsid w:val="7C29C934"/>
    <w:rsid w:val="7C2EC806"/>
    <w:rsid w:val="7C6715EC"/>
    <w:rsid w:val="7C718A92"/>
    <w:rsid w:val="7CE31ED8"/>
    <w:rsid w:val="7D2D6B83"/>
    <w:rsid w:val="7D4DD9CF"/>
    <w:rsid w:val="7D6450AC"/>
    <w:rsid w:val="7D6ABCF5"/>
    <w:rsid w:val="7D705E21"/>
    <w:rsid w:val="7D85F278"/>
    <w:rsid w:val="7DC0A3AA"/>
    <w:rsid w:val="7DDEA03C"/>
    <w:rsid w:val="7E263E90"/>
    <w:rsid w:val="7E832A71"/>
    <w:rsid w:val="7EB9EEA7"/>
    <w:rsid w:val="7F442BE0"/>
    <w:rsid w:val="7F4F7747"/>
    <w:rsid w:val="7F77728F"/>
    <w:rsid w:val="7F857A47"/>
    <w:rsid w:val="7F9D294E"/>
    <w:rsid w:val="7FA0DE8B"/>
    <w:rsid w:val="7FB6D2B9"/>
    <w:rsid w:val="7FBB9BDB"/>
    <w:rsid w:val="7FBF45A1"/>
    <w:rsid w:val="7FF6F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F906"/>
  <w15:docId w15:val="{579E4777-7185-4046-B38E-B8FE5890D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72CA"/>
  </w:style>
  <w:style w:type="paragraph" w:styleId="Heading1">
    <w:name w:val="heading 1"/>
    <w:basedOn w:val="Normal"/>
    <w:next w:val="BodyText"/>
    <w:uiPriority w:val="9"/>
    <w:qFormat/>
    <w:rsid w:val="00167C71"/>
    <w:pPr>
      <w:keepNext/>
      <w:keepLines/>
      <w:spacing w:before="480" w:after="0" w:line="480" w:lineRule="auto"/>
      <w:outlineLvl w:val="0"/>
    </w:pPr>
    <w:rPr>
      <w:rFonts w:ascii="Times New Roman" w:eastAsiaTheme="majorEastAsia" w:hAnsi="Times New Roman" w:cstheme="majorBidi"/>
      <w:b/>
      <w:bCs/>
      <w:color w:val="000000" w:themeColor="text1"/>
      <w:szCs w:val="32"/>
    </w:rPr>
  </w:style>
  <w:style w:type="paragraph" w:styleId="Heading2">
    <w:name w:val="heading 2"/>
    <w:basedOn w:val="Normal"/>
    <w:next w:val="BodyText"/>
    <w:uiPriority w:val="9"/>
    <w:unhideWhenUsed/>
    <w:qFormat/>
    <w:rsid w:val="00F927A3"/>
    <w:pPr>
      <w:keepNext/>
      <w:keepLines/>
      <w:spacing w:before="200" w:after="0" w:line="480" w:lineRule="auto"/>
      <w:outlineLvl w:val="1"/>
    </w:pPr>
    <w:rPr>
      <w:rFonts w:ascii="Times New Roman" w:eastAsiaTheme="majorEastAsia" w:hAnsi="Times New Roman" w:cstheme="majorBidi"/>
      <w:b/>
      <w:bCs/>
      <w:color w:val="000000" w:themeColor="text1"/>
      <w:szCs w:val="28"/>
    </w:rPr>
  </w:style>
  <w:style w:type="paragraph" w:styleId="Heading3">
    <w:name w:val="heading 3"/>
    <w:basedOn w:val="Normal"/>
    <w:next w:val="BodyText"/>
    <w:uiPriority w:val="9"/>
    <w:unhideWhenUsed/>
    <w:qFormat/>
    <w:rsid w:val="00FE1E5C"/>
    <w:pPr>
      <w:keepNext/>
      <w:keepLines/>
      <w:spacing w:before="200" w:after="0"/>
      <w:outlineLvl w:val="2"/>
    </w:pPr>
    <w:rPr>
      <w:rFonts w:ascii="Times New Roman" w:eastAsiaTheme="majorEastAsia" w:hAnsi="Times New Roman" w:cstheme="majorBidi"/>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67C71"/>
    <w:pPr>
      <w:spacing w:before="180" w:after="180" w:line="480" w:lineRule="auto"/>
    </w:pPr>
    <w:rPr>
      <w:rFonts w:ascii="Times New Roman" w:hAnsi="Times New Roman"/>
    </w:rPr>
  </w:style>
  <w:style w:type="paragraph" w:customStyle="1" w:styleId="FirstParagraph">
    <w:name w:val="First Paragraph"/>
    <w:basedOn w:val="BodyText"/>
    <w:next w:val="BodyText"/>
    <w:qFormat/>
    <w:rsid w:val="00167C71"/>
  </w:style>
  <w:style w:type="paragraph" w:customStyle="1" w:styleId="Compact">
    <w:name w:val="Compact"/>
    <w:basedOn w:val="BodyText"/>
    <w:qFormat/>
    <w:pPr>
      <w:spacing w:before="36" w:after="36"/>
    </w:pPr>
  </w:style>
  <w:style w:type="paragraph" w:styleId="Title">
    <w:name w:val="Title"/>
    <w:basedOn w:val="Normal"/>
    <w:next w:val="BodyText"/>
    <w:qFormat/>
    <w:rsid w:val="00167C71"/>
    <w:pPr>
      <w:keepNext/>
      <w:keepLines/>
      <w:spacing w:before="360" w:after="120"/>
    </w:pPr>
    <w:rPr>
      <w:rFonts w:ascii="Times New Roman" w:eastAsiaTheme="majorEastAsia" w:hAnsi="Times New Roman" w:cstheme="majorBidi"/>
      <w:bCs/>
      <w:color w:val="000000" w:themeColor="text1"/>
      <w:szCs w:val="36"/>
    </w:rPr>
  </w:style>
  <w:style w:type="paragraph" w:styleId="Subtitle">
    <w:name w:val="Subtitle"/>
    <w:basedOn w:val="Title"/>
    <w:next w:val="BodyText"/>
    <w:qFormat/>
    <w:rsid w:val="00167C71"/>
    <w:pPr>
      <w:spacing w:before="120"/>
    </w:pPr>
    <w:rPr>
      <w:szCs w:val="30"/>
    </w:rPr>
  </w:style>
  <w:style w:type="paragraph" w:customStyle="1" w:styleId="Author">
    <w:name w:val="Author"/>
    <w:next w:val="BodyText"/>
    <w:qFormat/>
    <w:rsid w:val="00167C71"/>
    <w:pPr>
      <w:keepNext/>
      <w:keepLines/>
      <w:spacing w:after="80"/>
    </w:pPr>
    <w:rPr>
      <w:rFonts w:ascii="Times New Roman" w:hAnsi="Times New Roman"/>
    </w:rPr>
  </w:style>
  <w:style w:type="paragraph" w:styleId="Date">
    <w:name w:val="Date"/>
    <w:next w:val="BodyText"/>
    <w:qFormat/>
    <w:rsid w:val="00167C71"/>
    <w:pPr>
      <w:keepNext/>
      <w:keepLines/>
      <w:spacing w:after="80"/>
    </w:pPr>
    <w:rPr>
      <w:rFonts w:ascii="Times New Roman" w:hAnsi="Times New Roman"/>
    </w:rPr>
  </w:style>
  <w:style w:type="paragraph" w:customStyle="1" w:styleId="Abstract">
    <w:name w:val="Abstract"/>
    <w:basedOn w:val="Normal"/>
    <w:next w:val="BodyText"/>
    <w:qFormat/>
    <w:rsid w:val="00167C71"/>
    <w:pPr>
      <w:keepNext/>
      <w:keepLines/>
      <w:spacing w:after="0" w:line="480" w:lineRule="auto"/>
    </w:pPr>
    <w:rPr>
      <w:rFonts w:ascii="Times New Roman" w:hAnsi="Times New Roman"/>
      <w:szCs w:val="20"/>
    </w:rPr>
  </w:style>
  <w:style w:type="paragraph" w:styleId="Bibliography">
    <w:name w:val="Bibliography"/>
    <w:basedOn w:val="Normal"/>
    <w:qFormat/>
    <w:rsid w:val="0030190A"/>
    <w:pPr>
      <w:spacing w:after="0" w:line="480" w:lineRule="auto"/>
      <w:ind w:left="720" w:hanging="720"/>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08670E"/>
    <w:rPr>
      <w:rFonts w:ascii="Times New Roman" w:hAnsi="Times New Roman"/>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545A8"/>
    <w:pPr>
      <w:keepNext/>
      <w:keepLines/>
      <w:spacing w:after="0"/>
    </w:pPr>
    <w:rPr>
      <w:rFonts w:ascii="Times New Roman" w:hAnsi="Times New Roman"/>
      <w:b/>
    </w:rPr>
  </w:style>
  <w:style w:type="paragraph" w:customStyle="1" w:styleId="Definition">
    <w:name w:val="Definition"/>
    <w:basedOn w:val="Normal"/>
    <w:rsid w:val="007545A8"/>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rsid w:val="00167C71"/>
    <w:pPr>
      <w:keepNext/>
    </w:pPr>
    <w:rPr>
      <w:rFonts w:ascii="Times New Roman" w:hAnsi="Times New Roman"/>
      <w:i w:val="0"/>
    </w:rPr>
  </w:style>
  <w:style w:type="paragraph" w:customStyle="1" w:styleId="ImageCaption">
    <w:name w:val="Image Caption"/>
    <w:basedOn w:val="Caption"/>
    <w:rsid w:val="00167C71"/>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sz w:val="24"/>
    </w:rPr>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rPr>
      <w:rFonts w:ascii="Times New Roman" w:hAnsi="Times New Roman"/>
      <w:sz w:val="24"/>
    </w:rPr>
  </w:style>
  <w:style w:type="character" w:styleId="FootnoteReference">
    <w:name w:val="footnote reference"/>
    <w:basedOn w:val="CaptionChar"/>
    <w:rsid w:val="007545A8"/>
    <w:rPr>
      <w:rFonts w:ascii="Times New Roman" w:hAnsi="Times New Roman"/>
      <w:sz w:val="24"/>
      <w:vertAlign w:val="superscript"/>
    </w:rPr>
  </w:style>
  <w:style w:type="character" w:styleId="Hyperlink">
    <w:name w:val="Hyperlink"/>
    <w:basedOn w:val="CaptionChar"/>
    <w:rPr>
      <w:rFonts w:ascii="Times New Roman" w:hAnsi="Times New Roman"/>
      <w:color w:val="4F81BD" w:themeColor="accent1"/>
      <w:sz w:val="24"/>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styleId="Footer">
    <w:name w:val="footer"/>
    <w:basedOn w:val="Normal"/>
    <w:link w:val="FooterChar"/>
    <w:rsid w:val="00167C71"/>
    <w:pPr>
      <w:tabs>
        <w:tab w:val="center" w:pos="4680"/>
        <w:tab w:val="right" w:pos="9360"/>
      </w:tabs>
      <w:spacing w:after="0"/>
    </w:pPr>
  </w:style>
  <w:style w:type="character" w:customStyle="1" w:styleId="FooterChar">
    <w:name w:val="Footer Char"/>
    <w:basedOn w:val="DefaultParagraphFont"/>
    <w:link w:val="Footer"/>
    <w:rsid w:val="00167C71"/>
    <w:rPr>
      <w:rFonts w:ascii="Times New Roman" w:hAnsi="Times New Roman"/>
      <w:sz w:val="24"/>
    </w:rPr>
  </w:style>
  <w:style w:type="character" w:styleId="PageNumber">
    <w:name w:val="page number"/>
    <w:basedOn w:val="DefaultParagraphFont"/>
    <w:rsid w:val="00167C71"/>
    <w:rPr>
      <w:rFonts w:ascii="Times New Roman" w:hAnsi="Times New Roman"/>
      <w:sz w:val="24"/>
    </w:rPr>
  </w:style>
  <w:style w:type="character" w:styleId="LineNumber">
    <w:name w:val="line number"/>
    <w:basedOn w:val="DefaultParagraphFont"/>
    <w:rsid w:val="00167C71"/>
    <w:rPr>
      <w:rFonts w:ascii="Times New Roman" w:hAnsi="Times New Roman"/>
      <w:sz w:val="24"/>
    </w:rPr>
  </w:style>
  <w:style w:type="paragraph" w:styleId="TableofAuthorities">
    <w:name w:val="table of authorities"/>
    <w:basedOn w:val="Normal"/>
    <w:next w:val="Normal"/>
    <w:rsid w:val="007545A8"/>
    <w:pPr>
      <w:spacing w:after="0"/>
      <w:ind w:left="240" w:hanging="240"/>
    </w:pPr>
    <w:rPr>
      <w:rFonts w:ascii="Times New Roman" w:hAnsi="Times New Roman"/>
    </w:rPr>
  </w:style>
  <w:style w:type="paragraph" w:styleId="BodyText2">
    <w:name w:val="Body Text 2"/>
    <w:basedOn w:val="Normal"/>
    <w:link w:val="BodyText2Char"/>
    <w:rsid w:val="00FA047F"/>
    <w:pPr>
      <w:spacing w:after="120" w:line="480" w:lineRule="auto"/>
    </w:pPr>
    <w:rPr>
      <w:rFonts w:ascii="Times New Roman" w:hAnsi="Times New Roman"/>
    </w:rPr>
  </w:style>
  <w:style w:type="character" w:customStyle="1" w:styleId="BodyText2Char">
    <w:name w:val="Body Text 2 Char"/>
    <w:basedOn w:val="DefaultParagraphFont"/>
    <w:link w:val="BodyText2"/>
    <w:rsid w:val="00FA047F"/>
    <w:rPr>
      <w:rFonts w:ascii="Times New Roman" w:hAnsi="Times New Roman"/>
    </w:rPr>
  </w:style>
  <w:style w:type="character" w:styleId="EndnoteReference">
    <w:name w:val="endnote reference"/>
    <w:basedOn w:val="DefaultParagraphFont"/>
    <w:rsid w:val="0030190A"/>
    <w:rPr>
      <w:rFonts w:ascii="Times New Roman" w:hAnsi="Times New Roman"/>
      <w:sz w:val="24"/>
      <w:vertAlign w:val="superscript"/>
    </w:rPr>
  </w:style>
  <w:style w:type="character" w:styleId="PlaceholderText">
    <w:name w:val="Placeholder Text"/>
    <w:basedOn w:val="DefaultParagraphFont"/>
    <w:rsid w:val="00D373F1"/>
    <w:rPr>
      <w:color w:val="666666"/>
    </w:rPr>
  </w:style>
  <w:style w:type="paragraph" w:customStyle="1" w:styleId="Equation">
    <w:name w:val="Equation"/>
    <w:basedOn w:val="Normal"/>
    <w:qFormat/>
    <w:rsid w:val="00FA047F"/>
    <w:rPr>
      <w:rFonts w:ascii="Times New Roman" w:hAnsi="Times New Roman"/>
      <w:i/>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B20A83"/>
    <w:rPr>
      <w:sz w:val="16"/>
      <w:szCs w:val="16"/>
    </w:rPr>
  </w:style>
  <w:style w:type="paragraph" w:styleId="CommentText">
    <w:name w:val="annotation text"/>
    <w:basedOn w:val="Normal"/>
    <w:link w:val="CommentTextChar"/>
    <w:rsid w:val="00B20A83"/>
    <w:rPr>
      <w:sz w:val="20"/>
      <w:szCs w:val="20"/>
    </w:rPr>
  </w:style>
  <w:style w:type="character" w:customStyle="1" w:styleId="CommentTextChar">
    <w:name w:val="Comment Text Char"/>
    <w:basedOn w:val="DefaultParagraphFont"/>
    <w:link w:val="CommentText"/>
    <w:rsid w:val="00B20A83"/>
    <w:rPr>
      <w:sz w:val="20"/>
      <w:szCs w:val="20"/>
    </w:rPr>
  </w:style>
  <w:style w:type="paragraph" w:styleId="CommentSubject">
    <w:name w:val="annotation subject"/>
    <w:basedOn w:val="CommentText"/>
    <w:next w:val="CommentText"/>
    <w:link w:val="CommentSubjectChar"/>
    <w:rsid w:val="00B20A83"/>
    <w:rPr>
      <w:b/>
      <w:bCs/>
    </w:rPr>
  </w:style>
  <w:style w:type="character" w:customStyle="1" w:styleId="CommentSubjectChar">
    <w:name w:val="Comment Subject Char"/>
    <w:basedOn w:val="CommentTextChar"/>
    <w:link w:val="CommentSubject"/>
    <w:rsid w:val="00B20A83"/>
    <w:rPr>
      <w:b/>
      <w:bCs/>
      <w:sz w:val="20"/>
      <w:szCs w:val="20"/>
    </w:rPr>
  </w:style>
  <w:style w:type="paragraph" w:styleId="Revision">
    <w:name w:val="Revision"/>
    <w:hidden/>
    <w:rsid w:val="006B595D"/>
    <w:pPr>
      <w:spacing w:after="0"/>
    </w:pPr>
  </w:style>
  <w:style w:type="paragraph" w:customStyle="1" w:styleId="paragraph">
    <w:name w:val="paragraph"/>
    <w:basedOn w:val="Normal"/>
    <w:rsid w:val="006C55E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6C55E4"/>
  </w:style>
  <w:style w:type="character" w:customStyle="1" w:styleId="eop">
    <w:name w:val="eop"/>
    <w:basedOn w:val="DefaultParagraphFont"/>
    <w:rsid w:val="006C55E4"/>
  </w:style>
  <w:style w:type="character" w:styleId="UnresolvedMention">
    <w:name w:val="Unresolved Mention"/>
    <w:basedOn w:val="DefaultParagraphFont"/>
    <w:uiPriority w:val="99"/>
    <w:semiHidden/>
    <w:unhideWhenUsed/>
    <w:rsid w:val="00BE2C8D"/>
    <w:rPr>
      <w:color w:val="605E5C"/>
      <w:shd w:val="clear" w:color="auto" w:fill="E1DFDD"/>
    </w:rPr>
  </w:style>
  <w:style w:type="character" w:styleId="FollowedHyperlink">
    <w:name w:val="FollowedHyperlink"/>
    <w:basedOn w:val="DefaultParagraphFont"/>
    <w:rsid w:val="00AA30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C0740-A11C-48DD-93A6-6DF2332FB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1169</TotalTime>
  <Pages>45</Pages>
  <Words>56946</Words>
  <Characters>324594</Characters>
  <Application>Microsoft Office Word</Application>
  <DocSecurity>0</DocSecurity>
  <Lines>2704</Lines>
  <Paragraphs>761</Paragraphs>
  <ScaleCrop>false</ScaleCrop>
  <HeadingPairs>
    <vt:vector size="2" baseType="variant">
      <vt:variant>
        <vt:lpstr>Title</vt:lpstr>
      </vt:variant>
      <vt:variant>
        <vt:i4>1</vt:i4>
      </vt:variant>
    </vt:vector>
  </HeadingPairs>
  <TitlesOfParts>
    <vt:vector size="1" baseType="lpstr">
      <vt:lpstr>Title: The relationship between an avian seed disperser and seed availability in the Southwest USA is lagged and dependent on climate and habitat context</vt:lpstr>
    </vt:vector>
  </TitlesOfParts>
  <Company/>
  <LinksUpToDate>false</LinksUpToDate>
  <CharactersWithSpaces>380779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The relationship between an avian seed disperser and seed availability in the Southwest USA is lagged and dependent on climate and habitat context</dc:title>
  <dc:creator>Ana Miller-ter Kuile</dc:creator>
  <cp:keywords/>
  <cp:lastModifiedBy>Ana Miller-ter Kuile</cp:lastModifiedBy>
  <cp:revision>67</cp:revision>
  <dcterms:created xsi:type="dcterms:W3CDTF">2025-10-16T16:59:00Z</dcterms:created>
  <dcterms:modified xsi:type="dcterms:W3CDTF">2025-11-03T18:46:00Z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journal-of-animal-ecology.csl</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ZOTERO_PREF_1">
    <vt:lpwstr>&lt;data data-version="3" zotero-version="7.0.28"&gt;&lt;session id="M0f7iJhh"/&gt;&lt;style id="http://www.zotero.org/styles/journal-of-animal-ecology" hasBibliography="1" bibliographyStyleHasBeenSet="1"/&gt;&lt;prefs&gt;&lt;pref name="fieldType" value="Field"/&gt;&lt;/prefs&gt;&lt;/data&gt;</vt:lpwstr>
  </property>
  <property fmtid="{D5CDD505-2E9C-101B-9397-08002B2CF9AE}" pid="12" name="MTWinEqns">
    <vt:bool>true</vt:bool>
  </property>
</Properties>
</file>
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D097" w14:textId="751889F8" w:rsidR="00BA739E" w:rsidRDefault="2E9D8CDE" w:rsidP="5A83A434">
      <w:pPr>
        <w:pStyle w:val="Title"/>
        <w:rPr>
          <w:bCs w:val="0"/>
          <w:szCs w:val="24"/>
        </w:rPr>
      </w:pPr>
      <w:bookmarkStart w:id="0" w:name="materials-and-methods"/>
      <w:r w:rsidRPr="10F02EB4">
        <w:rPr>
          <w:b/>
        </w:rPr>
        <w:t>Title:</w:t>
      </w:r>
      <w:r>
        <w:t xml:space="preserve"> </w:t>
      </w:r>
      <w:r w:rsidR="46AE285C" w:rsidRPr="10F02EB4">
        <w:rPr>
          <w:bCs w:val="0"/>
          <w:szCs w:val="24"/>
        </w:rPr>
        <w:t xml:space="preserve"> Caching in: Tree masting influences populations of </w:t>
      </w:r>
      <w:r w:rsidR="001F33F2">
        <w:rPr>
          <w:bCs w:val="0"/>
          <w:szCs w:val="24"/>
        </w:rPr>
        <w:t>a declining</w:t>
      </w:r>
      <w:r w:rsidR="46AE285C" w:rsidRPr="10F02EB4">
        <w:rPr>
          <w:bCs w:val="0"/>
          <w:szCs w:val="24"/>
        </w:rPr>
        <w:t xml:space="preserve"> avian </w:t>
      </w:r>
      <w:r w:rsidR="00B81AEA">
        <w:rPr>
          <w:bCs w:val="0"/>
          <w:szCs w:val="24"/>
        </w:rPr>
        <w:t>seed disperser</w:t>
      </w:r>
    </w:p>
    <w:p w14:paraId="6594BC53" w14:textId="74139241" w:rsidR="006103F0" w:rsidRPr="006103F0" w:rsidRDefault="006103F0" w:rsidP="006103F0">
      <w:pPr>
        <w:pStyle w:val="BodyText"/>
      </w:pPr>
      <w:r>
        <w:t>OR</w:t>
      </w:r>
    </w:p>
    <w:p w14:paraId="71C381B8" w14:textId="60432ED2" w:rsidR="00785908" w:rsidRDefault="00785908" w:rsidP="00D351AD">
      <w:pPr>
        <w:pStyle w:val="BodyText"/>
      </w:pPr>
      <w:r w:rsidRPr="10F02EB4">
        <w:t xml:space="preserve">Caching in: Tree masting influences populations of </w:t>
      </w:r>
      <w:r>
        <w:t xml:space="preserve">an </w:t>
      </w:r>
      <w:r w:rsidRPr="10F02EB4">
        <w:t xml:space="preserve">avian </w:t>
      </w:r>
      <w:r>
        <w:t>seed disperser over varying timescales</w:t>
      </w:r>
    </w:p>
    <w:p w14:paraId="563AA64A" w14:textId="1DDA72DE" w:rsidR="006103F0" w:rsidRDefault="006103F0" w:rsidP="00D351AD">
      <w:pPr>
        <w:pStyle w:val="BodyText"/>
      </w:pPr>
      <w:r>
        <w:t>OR</w:t>
      </w:r>
    </w:p>
    <w:p w14:paraId="624F36C8" w14:textId="3CB34B14" w:rsidR="00E10382" w:rsidRPr="00E10382" w:rsidRDefault="00164413" w:rsidP="006103F0">
      <w:pPr>
        <w:pStyle w:val="BodyText"/>
      </w:pPr>
      <w:r>
        <w:t>Caching in: Modeling the temporal signal</w:t>
      </w:r>
      <w:r w:rsidR="006103F0">
        <w:t>s</w:t>
      </w:r>
      <w:r w:rsidR="00172574">
        <w:t xml:space="preserve"> (or </w:t>
      </w:r>
      <w:r w:rsidR="006103F0">
        <w:t>memory/legacies</w:t>
      </w:r>
      <w:r w:rsidR="00172574">
        <w:t xml:space="preserve">?) </w:t>
      </w:r>
      <w:r>
        <w:t xml:space="preserve">of seed dispersal interactions </w:t>
      </w:r>
    </w:p>
    <w:p w14:paraId="12ECABA7" w14:textId="5E3336E7"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Kiona Ogle</w:t>
      </w:r>
      <w:r w:rsidRPr="5A83A434">
        <w:rPr>
          <w:vertAlign w:val="superscript"/>
        </w:rPr>
        <w:t>1</w:t>
      </w:r>
      <w:r>
        <w:t>, Jamie S. Sanderlin</w:t>
      </w:r>
      <w:r w:rsidRPr="5A83A434">
        <w:rPr>
          <w:vertAlign w:val="superscript"/>
        </w:rPr>
        <w:t>2</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77777777" w:rsidR="00A63129" w:rsidRDefault="2E9D8CDE" w:rsidP="00A63129">
      <w:pPr>
        <w:pStyle w:val="BodyText"/>
      </w:pPr>
      <w:r w:rsidRPr="001F33F2">
        <w:rPr>
          <w:vertAlign w:val="superscript"/>
        </w:rPr>
        <w:t>1</w:t>
      </w:r>
      <w:r>
        <w:t xml:space="preserve"> Northern Arizona University School of Informatics, Computing, and Cyber Systems, Flagstaff, Arizona, USA</w:t>
      </w:r>
    </w:p>
    <w:p w14:paraId="4AA15869" w14:textId="77777777" w:rsidR="00A63129" w:rsidRDefault="2E9D8CDE" w:rsidP="00A63129">
      <w:pPr>
        <w:pStyle w:val="BodyText"/>
      </w:pPr>
      <w:r w:rsidRPr="001F33F2">
        <w:rPr>
          <w:vertAlign w:val="superscript"/>
        </w:rPr>
        <w:t>2</w:t>
      </w:r>
      <w:r>
        <w:t xml:space="preserve"> USDA Forest Service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lastRenderedPageBreak/>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t>Author Contributions</w:t>
      </w:r>
    </w:p>
    <w:p w14:paraId="009A3C9E" w14:textId="0F5A5250" w:rsidR="00A63129" w:rsidRDefault="36D71A88" w:rsidP="00A63129">
      <w:pPr>
        <w:pStyle w:val="FirstParagraph"/>
      </w:pPr>
      <w:r>
        <w:t>AM</w:t>
      </w:r>
      <w:r w:rsidR="001F33F2">
        <w:t>-tK</w:t>
      </w:r>
      <w:r w:rsidR="2E9D8CDE">
        <w:t xml:space="preserve">, </w:t>
      </w:r>
      <w:r w:rsidR="1E2F72F7">
        <w:t>APW</w:t>
      </w:r>
      <w:r w:rsidR="2E9D8CDE">
        <w:t xml:space="preserve">, and </w:t>
      </w:r>
      <w:r w:rsidR="6B69974F">
        <w:t>KCR</w:t>
      </w:r>
      <w:r w:rsidR="2E9D8CDE">
        <w:t xml:space="preserve"> conceived the ideas; </w:t>
      </w:r>
      <w:r w:rsidR="223D30B8">
        <w:t>A</w:t>
      </w:r>
      <w:r w:rsidR="001F33F2">
        <w:t>M-tK</w:t>
      </w:r>
      <w:r w:rsidR="2E9D8CDE">
        <w:t xml:space="preserve">, </w:t>
      </w:r>
      <w:r w:rsidR="57FE482E">
        <w:t>KO</w:t>
      </w:r>
      <w:r w:rsidR="2E9D8CDE">
        <w:t xml:space="preserve">, and </w:t>
      </w:r>
      <w:r w:rsidR="69906047">
        <w:t>JSS</w:t>
      </w:r>
      <w:r w:rsidR="2E9D8CDE">
        <w:t xml:space="preserve"> developed statistical methods; </w:t>
      </w:r>
      <w:r w:rsidR="0B65BD00">
        <w:t>A</w:t>
      </w:r>
      <w:r w:rsidR="001F33F2">
        <w:t>M-tK</w:t>
      </w:r>
      <w:r w:rsidR="2E9D8CDE">
        <w:t xml:space="preserve"> and </w:t>
      </w:r>
      <w:r w:rsidR="600759E7">
        <w:t>KCR</w:t>
      </w:r>
      <w:r w:rsidR="2E9D8CDE">
        <w:t xml:space="preserve"> developed novel data layers and ran statistical models; </w:t>
      </w:r>
      <w:r w:rsidR="14F1C26D">
        <w:t>AM</w:t>
      </w:r>
      <w:r w:rsidR="001F33F2">
        <w:t>-tK</w:t>
      </w:r>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Data and code for this paper are available on Zenodo (</w:t>
      </w:r>
      <w:commentRangeStart w:id="4"/>
      <w:r>
        <w:t>get up there!</w:t>
      </w:r>
      <w:commentRangeEnd w:id="4"/>
      <w: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4244D609" w14:textId="3C0C9094" w:rsidR="00A63129" w:rsidRDefault="00E635D0" w:rsidP="00A63129">
      <w:pPr>
        <w:pStyle w:val="Compact"/>
        <w:numPr>
          <w:ilvl w:val="0"/>
          <w:numId w:val="3"/>
        </w:numPr>
      </w:pPr>
      <w:r>
        <w:t xml:space="preserve">Species interactions shape the structure and function of ecosystems across the globe. Many species interactions, including mutualisms, are particularly vulnerable to anthropogenic change. Many species interactions have non-instantaneous effects on ecosystem structure due to complex population and community dynamics. However, we lack a cohesive framework with which to model </w:t>
      </w:r>
      <w:r w:rsidR="00BD6793">
        <w:t>this temporal complexity which allows for multiple temporal signals to simultaneously influence interactions. Further, we lack a broad understanding of how species interactions are shaped by local habitat and climate suitability.</w:t>
      </w:r>
    </w:p>
    <w:p w14:paraId="65D3E591" w14:textId="0C3EF000" w:rsidR="00A63129" w:rsidRDefault="00BD6793" w:rsidP="00A63129">
      <w:pPr>
        <w:pStyle w:val="Compact"/>
        <w:numPr>
          <w:ilvl w:val="0"/>
          <w:numId w:val="3"/>
        </w:numPr>
      </w:pPr>
      <w:r>
        <w:t xml:space="preserve">In this study, we evaluate an imperiled species interaction between a key seed disperser (pinyon jay; </w:t>
      </w:r>
      <w:r w:rsidRPr="00AC0442">
        <w:rPr>
          <w:i/>
          <w:iCs/>
        </w:rPr>
        <w:t>Gymnorhinus cyanocephalus</w:t>
      </w:r>
      <w:r>
        <w:t xml:space="preserve">) and a masting tree species (two-needle pinyon pine; </w:t>
      </w:r>
      <w:r>
        <w:rPr>
          <w:i/>
          <w:iCs/>
        </w:rPr>
        <w:t>Pinus edulis</w:t>
      </w:r>
      <w:r>
        <w:t xml:space="preserve">) in the Southwest USA. Both species face threats due to climate and habitat change. We leveraged over a decade (2010-2022) of eBird data on pinyon jay abundance and a dataset on yearly pinyon pine cone production to evaluate the temporal signals between pinyon jays and pinyon pine. Specifically, we explored the relative contribution of three temporal relationships between pinyon jays and pinyon pine: 1) pinyon jays “predict” pine cone production, 2) pinyon jays respond “immediately” to cone availability in the spring following fall cone production, and 3) pinyon jays have a “delayed” response to cone availability as young from successful breeding following cone production enter the breeding population in subsequent years. We used a stochastic antecedent model (SAM) to evaluate these hypotheses within one model, which allowed the relative contribution of each to be simultaneously measured. We examined these relationships given variation in underlying habitat suitability (measured via pinyon pine </w:t>
      </w:r>
      <w:r>
        <w:lastRenderedPageBreak/>
        <w:t xml:space="preserve">basal area and summer precipitation (monsoon) moisture components) and in yearly climate suitability (seasonal temperature and precipitation). </w:t>
      </w:r>
    </w:p>
    <w:p w14:paraId="0D1AE4C3" w14:textId="1B5318D5" w:rsidR="00A63129" w:rsidRDefault="00BD6793" w:rsidP="00A63129">
      <w:pPr>
        <w:pStyle w:val="Compact"/>
        <w:numPr>
          <w:ilvl w:val="0"/>
          <w:numId w:val="3"/>
        </w:numPr>
      </w:pPr>
      <w:r>
        <w:t>Pinyon jays were most abundant the spring following high cone production</w:t>
      </w:r>
      <w:r w:rsidR="00055DC4">
        <w:t xml:space="preserve"> (64% relative importance for the jay-cone relationship)</w:t>
      </w:r>
      <w:r>
        <w:t>, likely because they nested near areas where they cached those seeds. Furthermore, there was a prolonged legacy of high seed years</w:t>
      </w:r>
      <w:r w:rsidR="00055DC4">
        <w:t xml:space="preserve"> (13 and 21% relative importance two and three years after cone availability)</w:t>
      </w:r>
      <w:r>
        <w:t xml:space="preserve">, suggesting that the population boon from a seed year influences pinyon jay populations for years following a </w:t>
      </w:r>
      <w:r w:rsidR="00055DC4">
        <w:t xml:space="preserve">high-seed </w:t>
      </w:r>
      <w:r>
        <w:t xml:space="preserve">year. Furthermore, pinyon jays rely more on cones during “stressful” climate years and less on cones in more favorable habitat conditions. </w:t>
      </w:r>
    </w:p>
    <w:p w14:paraId="5BC6D4B2" w14:textId="01449207" w:rsidR="00A63129" w:rsidRDefault="00BD6793" w:rsidP="00A63129">
      <w:pPr>
        <w:pStyle w:val="Compact"/>
        <w:numPr>
          <w:ilvl w:val="0"/>
          <w:numId w:val="3"/>
        </w:numPr>
      </w:pPr>
      <w:r>
        <w:t xml:space="preserve">This study provides valuable insight into the causes of decline for pinyon jays. It also provides a modeling approach that can be used to evaluate the temporal patterns of species interactions beyond seed dispersal in this system. Incorporating temporal effects into these types of studies is invaluable for understanding population changes and building more predictive species interaction and food web models. </w:t>
      </w:r>
    </w:p>
    <w:p w14:paraId="182108E5" w14:textId="270AB30D" w:rsidR="00055DC4" w:rsidRDefault="00055DC4" w:rsidP="00A63129">
      <w:pPr>
        <w:pStyle w:val="Heading1"/>
      </w:pPr>
      <w:bookmarkStart w:id="6" w:name="keywords"/>
      <w:bookmarkEnd w:id="5"/>
      <w:r>
        <w:t>Significance Statement (120 words max)</w:t>
      </w:r>
    </w:p>
    <w:p w14:paraId="75DA91EB" w14:textId="2442220D" w:rsidR="00A63129" w:rsidRDefault="00A63129" w:rsidP="00A63129">
      <w:pPr>
        <w:pStyle w:val="Heading1"/>
      </w:pPr>
      <w:r>
        <w:t>Keywords</w:t>
      </w:r>
    </w:p>
    <w:p w14:paraId="2F8FCE68" w14:textId="3DA7CDA5" w:rsidR="00E83628" w:rsidRDefault="7C29C934" w:rsidP="00E635D0">
      <w:pPr>
        <w:pStyle w:val="FirstParagraph"/>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t>seed production</w:t>
      </w:r>
      <w:r w:rsidR="2E9D8CDE">
        <w:t>,</w:t>
      </w:r>
      <w:r w:rsidR="05C25FED">
        <w:t xml:space="preserve"> </w:t>
      </w:r>
      <w:r w:rsidR="2E9D8CDE">
        <w:t xml:space="preserve">mutualism, </w:t>
      </w:r>
      <w:r w:rsidR="05058B66" w:rsidRPr="5A83A434">
        <w:rPr>
          <w:i/>
          <w:iCs/>
        </w:rPr>
        <w:t>Pinus edulis</w:t>
      </w:r>
      <w:r w:rsidR="2E9D8CDE">
        <w:t xml:space="preserve">, </w:t>
      </w:r>
      <w:r w:rsidR="00AC0442" w:rsidRPr="00AC0442">
        <w:rPr>
          <w:i/>
          <w:iCs/>
        </w:rPr>
        <w:t>Gymnorhinus cyanocephalus</w:t>
      </w:r>
      <w:r w:rsidR="2E9D8CDE">
        <w:t xml:space="preserve">, </w:t>
      </w:r>
      <w:r w:rsidR="1B2E6539">
        <w:t xml:space="preserve">resource availability, </w:t>
      </w:r>
      <w:r w:rsidR="2E9D8CDE">
        <w:t xml:space="preserve">species </w:t>
      </w:r>
      <w:r w:rsidR="00E635D0">
        <w:t>interactio</w:t>
      </w:r>
      <w:r w:rsidR="2E9D8CDE">
        <w:t>n</w:t>
      </w:r>
      <w:bookmarkStart w:id="7" w:name="introduction"/>
      <w:bookmarkEnd w:id="6"/>
      <w:r w:rsidR="00E635D0">
        <w:t>s, temporal legacies</w:t>
      </w:r>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65D9AD9A" w:rsidR="006C55E4" w:rsidRDefault="006C55E4" w:rsidP="002F4C16">
      <w:pPr>
        <w:pStyle w:val="paragraph"/>
        <w:spacing w:before="0" w:beforeAutospacing="0" w:after="0" w:afterAutospacing="0" w:line="480" w:lineRule="auto"/>
        <w:textAlignment w:val="baseline"/>
        <w:rPr>
          <w:rStyle w:val="eop"/>
        </w:rPr>
      </w:pPr>
      <w:r>
        <w:rPr>
          <w:rStyle w:val="normaltextrun"/>
        </w:rPr>
        <w:t>Species interactions, including predation, herbivory, competition, and mutualisms, shape the functioning of every ecosystem</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{"citationID":"VnW07xyl","properties":{"formattedCitation":"(Tylianakis et al., 2008)","plainCitation":"(Tylianakis et al., 2008)","noteIndex":0},"citationItems":[{"id":138,"uris":["http://zotero.org/users/6391447/items/695HTSZE"],"itemData":{"id":138,"type":"article-journal","abstract":"The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8F1739">
        <w:rPr>
          <w:rStyle w:val="normaltextrun"/>
        </w:rPr>
        <w:fldChar w:fldCharType="separate"/>
      </w:r>
      <w:r w:rsidR="008F1739">
        <w:rPr>
          <w:rStyle w:val="normaltextrun"/>
          <w:noProof/>
        </w:rPr>
        <w:t>(Tylianakis et al., 2008)</w:t>
      </w:r>
      <w:r w:rsidR="008F1739">
        <w:rPr>
          <w:rStyle w:val="normaltextrun"/>
        </w:rPr>
        <w:fldChar w:fldCharType="end"/>
      </w:r>
      <w:r>
        <w:rPr>
          <w:rStyle w:val="normaltextrun"/>
        </w:rPr>
        <w:t>.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ecological functions associated with mutualist interactions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{"citationID":"KcMhwlFA","properties":{"formattedCitation":"(Donoso et al., 2020; Santos et al., 2025; Valiente\\uc0\\u8208{}Banuet et al., 2015)","plainCitation":"(Donoso et al., 2020; Santos et al., 2025; Valiente‐Banuet et al., 2015)","noteIndex":0},"citationItems":[{"id":2530,"uris":["http://zotero.org/users/6391447/items/B5R8FK83"],"itemData":{"id":2530,"type":"article-journal","abstract":"Abstract\n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Lena"},{"family":"Mueller","given":"Thomas"},{"family":"Schleuning","given":"Matthias"}],"issued":{"date-parts":[["2020",3,27]]}}},{"id":3028,"uris":["http://zotero.org/users/6391447/items/VHSZ4TPU"],"itemData":{"id":3028,"type":"article-journal","abstract":"Addressing the worldwide biodiversity crisis in fragmented landscapes requires considering both immediate and delayed extinctions—the extinction debt. This debt arises from the gradual loss of species following habitat fragmentation. Additionally, species interactions may also experience an extinction debt, affecting ecosystem structure and function. However, the extinction debt for species interactions has received little attention. We studied the lasting effects of habitat fragmentation on plants, herbivore insects of four trophic guilds, parasitoids and their trophic interactions in a dryland landscape in central-western Argentina. Assuming a paid debt in long-fragmented habitats, we examined the potentially unpaid debt in recently fragmented habitats as the difference between the current richness of species and interactions and their expected richness based on area and connectivity from long-fragmented habitats. We found a higher extinction debt for herbivores and plant–herbivore interactions in small, isolated habitats and a lower extinction debt for plants only in small habitats. By contrast, the extinction debt of parasitoids was higher in large, well-connected habitats, while there was no extinction debt detected for herbivore-parasitoid interactions. Understanding the magnitude of extinction debts for species and interactions offers guidance for mitigating future extinctions of species and interactions to curb the degradation of ecosystems and preserve their long-term function.","container-title":"Proceedings of the Royal Society B: Biological Sciences","DOI":"10.1098/rspb.2025.1640","ISSN":"1471-2954","issue":"2056","journalAbbreviation":"Proc. R. Soc. B.","language":"en","page":"20251640","source":"DOI.org (Crossref)","title":"Extinction debt of species and ecological interactions in a fragmented landscape","volume":"292","author":[{"family":"Santos","given":"Micaela"},{"family":"Vázquez","given":"Diego P."},{"family":"Resasco","given":"Julian"}],"issued":{"date-parts":[["2025",10]]}}},{"id":134,"uris":["http://zotero.org/users/6391447/items/VWMS2D8E"],"itemData":{"id":134,"type":"article-journal","container-title":"Functional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8F1739">
        <w:rPr>
          <w:rStyle w:val="normaltextrun"/>
        </w:rPr>
        <w:fldChar w:fldCharType="separate"/>
      </w:r>
      <w:r w:rsidR="008F1739" w:rsidRPr="008F1739">
        <w:t>(Donoso et al., 2020; Santos et al., 2025; Valiente‐Banuet et al., 2015)</w:t>
      </w:r>
      <w:r w:rsidR="008F1739">
        <w:rPr>
          <w:rStyle w:val="normaltextrun"/>
        </w:rPr>
        <w:fldChar w:fldCharType="end"/>
      </w:r>
      <w:r>
        <w:rPr>
          <w:rStyle w:val="normaltextrun"/>
        </w:rPr>
        <w:t>. For example, the loss of large-bodied seed dispersers reduces forest carbon storage</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{"citationID":"s8gnZ1Of","properties":{"formattedCitation":"(Brodie et al., 2025)","plainCitation":"(Brodie et al., 2025)","noteIndex":0},"citationItems":[{"id":2959,"uris":["http://zotero.org/users/6391447/items/XHTXUPAK"],"itemData":{"id":2959,"type":"article-journal","abstract":"Abstract\n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1739">
        <w:rPr>
          <w:rStyle w:val="normaltextrun"/>
          <w:rFonts w:ascii="Cambria Math" w:hAnsi="Cambria Math" w:cs="Cambria Math"/>
        </w:rPr>
        <w:instrText>∼</w:instrText>
      </w:r>
      <w:r w:rsidR="008F1739">
        <w:rPr>
          <w:rStyle w:val="normaltextrun"/>
        </w:rPr>
        <w:instrText xml:space="preserve">1.6 Pg CO\n              2\n              equivalent across the Brazilian Atlantic Forest and 4−9.2 Pg across the Amazon over 100 years and of </w:instrText>
      </w:r>
      <w:r w:rsidR="008F1739">
        <w:rPr>
          <w:rStyle w:val="normaltextrun"/>
          <w:rFonts w:ascii="Cambria Math" w:hAnsi="Cambria Math" w:cs="Cambria Math"/>
        </w:rPr>
        <w:instrText>∼</w:instrText>
      </w:r>
      <w:r w:rsidR="008F173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1739">
        <w:rPr>
          <w:rStyle w:val="normaltextrun"/>
          <w:rFonts w:ascii="Cambria Math" w:hAnsi="Cambria Math" w:cs="Cambria Math"/>
        </w:rPr>
        <w:instrText>∼</w:instrText>
      </w:r>
      <w:r w:rsidR="008F1739">
        <w:rPr>
          <w:rStyle w:val="normaltextrun"/>
        </w:rPr>
        <w:instrText xml:space="preserve">1.6 Pg CO\n                  2\n                  en el Bosque Atlántico Brasileño y de 4 ‐ 9.2 Pg en la Amazonia a lo largo de cien años; la pérdida es de </w:instrText>
      </w:r>
      <w:r w:rsidR="008F1739">
        <w:rPr>
          <w:rStyle w:val="normaltextrun"/>
          <w:rFonts w:ascii="Cambria Math" w:hAnsi="Cambria Math" w:cs="Cambria Math"/>
        </w:rPr>
        <w:instrText>∼</w:instrText>
      </w:r>
      <w:r w:rsidR="008F173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8F1739">
        <w:rPr>
          <w:rStyle w:val="normaltextrun"/>
        </w:rPr>
        <w:fldChar w:fldCharType="separate"/>
      </w:r>
      <w:r w:rsidR="008F1739">
        <w:rPr>
          <w:rStyle w:val="normaltextrun"/>
          <w:noProof/>
        </w:rPr>
        <w:t>(Brodie et al., 2025)</w:t>
      </w:r>
      <w:r w:rsidR="008F1739">
        <w:rPr>
          <w:rStyle w:val="normaltextrun"/>
        </w:rPr>
        <w:fldChar w:fldCharType="end"/>
      </w:r>
      <w:r>
        <w:rPr>
          <w:rStyle w:val="normaltextrun"/>
        </w:rPr>
        <w:t xml:space="preserve">, and the global pollinator decline is likely to </w:t>
      </w:r>
      <w:r w:rsidR="00785908">
        <w:rPr>
          <w:rStyle w:val="normaltextrun"/>
        </w:rPr>
        <w:t xml:space="preserve">negatively impact </w:t>
      </w:r>
      <w:r>
        <w:rPr>
          <w:rStyle w:val="normaltextrun"/>
        </w:rPr>
        <w:t>not only crop production</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{"citationID":"erGX7bF5","properties":{"formattedCitation":"(Burkle et al., 2013; Reilly et al., 2024)","plainCitation":"(Burkle et al., 2013; Reilly et al., 2024)","noteIndex":0},"citationItems":[{"id":2960,"uris":["http://zotero.org/users/6391447/items/QWPJRRYP"],"itemData":{"id":2960,"type":"article-journal","abstract":"Honeybees Can't Do It Alone\n            \n              The majority of food crops require pollination to set fruit with the honeybee providing a pollination workhorse, with both feral and managed populations an integral component of crop management (see the Perspective by\n              \n                Tylianakis\n              \n              , published online 28 February).\n              \n                Garibaldi\n                et al.\n              \n              (p.\n              1608\n              , published online 28 February) now show that wild pollinators are also a vital part of our crop systems. In more than 40 important crops grown worldwide, wild pollinators improved pollination efficiency, increasing fruit set by twice that facilitated by honeybees.\n              \n                Burkle\n                et al.\n              \n              (p.\n              1611\n              , published online 28 February) took advantage of one of the most thorough and oldest data sets available on plant-pollinator interaction networks and recollected data on plant-pollinator interactions after more than 120 years of climate change and landscape alteration. The historical data set consists of observations collected by Charles Robertson near Carlinville, Illinois (USA), in the late 1800s on the phenology of plants and their pollinating insects, as well as information about which plants and pollinators interacted with one another. Many sites were revisited in the early 1970s and in 2009 and 2010 to collect similar plant-pollinator data. Pollinator function has declined through time, with bees showing lower visitation rates and lower fidelity to individual plant species.\n            \n          , \n            \n              Long-term data in a North American landscape document the loss of species interactions in plant-pollinator networks.\n              \n                [Also see Perspective by\n                Tylianakis\n                ]\n              \n            \n          , \n            Using historic data sets, we quantified the degree to which global change over 120 years disrupted plant-pollinator interactions in a temperate forest understory community in Illinois, USA. We found degradation of interaction network structure and function and extirpation of 50% of bee species. Network changes can be attributed to shifts in forb and bee phenologies resulting in temporal mismatches, nonrandom species extinctions, and loss of spatial co-occurrences between extant species in modified landscapes. Quantity and quality of pollination services have declined through time. The historic network showed flexibility in response to disturbance; however, our data suggest that networks will be less resilient to future changes.","container-title":"Science","DOI":"10.1126/science.1232728","ISSN":"0036-8075, 1095-9203","issue":"6127","journalAbbreviation":"Science","language":"en","page":"1611-1615","source":"DOI.org (Crossref)","title":"Plant-Pollinator Interactions over 120 Years: Loss of Species, Co-Occurrence, and Function","title-short":"Plant-Pollinator Interactions over 120 Years","volume":"339","author":[{"family":"Burkle","given":"Laura A."},{"family":"Marlin","given":"John C."},{"family":"Knight","given":"Tiffany M."}],"issued":{"date-parts":[["2013",3,29]]}}},{"id":2981,"uris":["http://zotero.org/users/6391447/items/G7EIG2IS"],"itemData":{"id":2981,"type":"article-journal","abstract":"Abstract\n            \n              Aim\n              Most of the world's food crops are dependent on pollinators. However, there is a great deal of uncertainty in the strength of this relationship, especially regarding the relative contributions of the honey bee (often a managed species) and wild insects to crop yields on a global scale. Previous data syntheses have likewise reached differing conclusions on whether pollinator species diversity, or only the number of pollinator visits to flowers, is important to crop yield. This study quantifies the current state of these relationships and links to a dynamic version of our analyses that updates automatically as studies become available.\n            \n            \n              Location\n              Global.\n            \n            \n              Time Period\n              Present.\n            \n            \n              Taxa studied\n              Insect pollinators of global crops.\n            \n            \n              Methods\n              Using a newly created database of 93 crop pollination studies across six continents that roughly triples the number of studies previously available, we analysed the relationship between insect visit rates, pollinator diversity, and crop yields in a series of mixed‐effects models.\n            \n            \n              Results\n              We found that honey bees and wild insects contribute roughly equal amounts to crop yields worldwide, having similar average flower visitation rates and producing similar increases in yield per visit. We also found that pollinator species diversity was positively associated with increased crop yields even when total visits from all species are accounted for, though it was less explanatory than the total number of visits itself.\n            \n            \n              Main conclusions\n              Our analysis suggests a middle ground where honey bees are not responsible for the vast majority of crop pollination as has often been assumed in the agricultural literature, and likewise wild insects are not vastly more important than honey bees, as recent global analyses have reported. We also conclude that while pollinator diversity is less important than the number of pollinator visits, these typically involve many species, underscoring the importance of conserving a diversity of wild pollinators.","container-title":"Global Ecology and Biogeography","DOI":"10.1111/geb.13843","ISSN":"1466-822X, 1466-8238","issue":"7","journalAbbreviation":"Global Ecol Biogeogr","language":"en","page":"e13843","source":"DOI.org (Crossref)","title":"Wild insects and honey bees are equally important to crop yields in a global analysis","volume":"33","author":[{"family":"Reilly","given":"James"},{"family":"Bartomeus","given":"Ignasi"},{"family":"Simpson","given":"Dylan"},{"family":"Allen‐Perkins","given":"Alfonso"},{"family":"Garibaldi","given":"Lucas"},{"family":"Winfree","given":"Rachael"}],"issued":{"date-parts":[["2024",7]]}}}],"schema":"https://github.com/citation-style-language/schema/raw/master/csl-citation.json"} </w:instrText>
      </w:r>
      <w:r w:rsidR="008F1739">
        <w:rPr>
          <w:rStyle w:val="normaltextrun"/>
        </w:rPr>
        <w:fldChar w:fldCharType="separate"/>
      </w:r>
      <w:r w:rsidR="008F1739">
        <w:rPr>
          <w:rStyle w:val="normaltextrun"/>
          <w:noProof/>
        </w:rPr>
        <w:t>(Burkle et al., 2013; Reilly et al., 2024)</w:t>
      </w:r>
      <w:r w:rsidR="008F1739">
        <w:rPr>
          <w:rStyle w:val="normaltextrun"/>
        </w:rPr>
        <w:fldChar w:fldCharType="end"/>
      </w:r>
      <w:r>
        <w:rPr>
          <w:rStyle w:val="normaltextrun"/>
        </w:rPr>
        <w:t>, but also the structure and diversity of plant communities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{"citationID":"QOkOVTzr","properties":{"formattedCitation":"(Artamendi et al., 2024; Potts et al., 2010)","plainCitation":"(Artamendi et al., 2024; Potts et al., 2010)","noteIndex":0},"citationItems":[{"id":2980,"uris":["http://zotero.org/users/6391447/items/9GYEVZG9"],"itemData":{"id":2980,"type":"article-journal","container-title":"Nature Ecology &amp; Evolution","DOI":"10.1038/s41559-024-02595-2","ISSN":"2397-334X","issue":"2","journalAbbreviation":"Nat Ecol Evol","language":"en","page":"296-313","source":"DOI.org (Crossref)","title":"Loss of pollinator diversity consistently reduces reproductive success for wild and cultivated plants","volume":"9","author":[{"family":"Artamendi","given":"Maddi"},{"family":"Martin","given":"Philip A."},{"family":"Bartomeus","given":"Ignasi"},{"family":"Magrach","given":"Ainhoa"}],"issued":{"date-parts":[["2024",12,11]]}}},{"id":2962,"uris":["http://zotero.org/users/6391447/items/HCPNDDJ3"],"itemData":{"id":2962,"type":"article-journal","container-title":"Trends in Ecology &amp; Evolution","DOI":"10.1016/j.tree.2010.01.007","ISSN":"01695347","issue":"6","journalAbbreviation":"Trends in Ecology &amp; Evolution","language":"en","license":"https://www.elsevier.com/tdm/userlicense/1.0/","page":"345-353","source":"DOI.org (Crossref)","title":"Global pollinator declines: trends, impacts and drivers","title-short":"Global pollinator declines","volume":"25","author":[{"family":"Potts","given":"Simon G."},{"family":"Biesmeijer","given":"Jacobus C."},{"family":"Kremen","given":"Claire"},{"family":"Neumann","given":"Peter"},{"family":"Schweiger","given":"Oliver"},{"family":"Kunin","given":"William E."}],"issued":{"date-parts":[["2010",6]]}}}],"schema":"https://github.com/citation-style-language/schema/raw/master/csl-citation.json"} </w:instrText>
      </w:r>
      <w:r w:rsidR="008F1739">
        <w:rPr>
          <w:rStyle w:val="normaltextrun"/>
        </w:rPr>
        <w:fldChar w:fldCharType="separate"/>
      </w:r>
      <w:r w:rsidR="008F1739">
        <w:rPr>
          <w:rStyle w:val="normaltextrun"/>
          <w:noProof/>
        </w:rPr>
        <w:t>(Artamendi et al., 2024; Potts et al., 2010)</w:t>
      </w:r>
      <w:r w:rsidR="008F1739">
        <w:rPr>
          <w:rStyle w:val="normaltextrun"/>
        </w:rPr>
        <w:fldChar w:fldCharType="end"/>
      </w:r>
      <w:r>
        <w:rPr>
          <w:rStyle w:val="normaltextrun"/>
        </w:rPr>
        <w:t>. Importantly, many mutualist interactions have non-instantaneous effects</w:t>
      </w:r>
      <w:r w:rsidR="0032401D">
        <w:rPr>
          <w:rStyle w:val="normaltextrun"/>
        </w:rPr>
        <w:t xml:space="preserve"> since</w:t>
      </w:r>
      <w:r>
        <w:rPr>
          <w:rStyle w:val="normaltextrun"/>
        </w:rPr>
        <w:t xml:space="preserve"> past population and community dynamics likely shape present and future ecosystem functioning</w:t>
      </w:r>
      <w:r w:rsidR="008F1739">
        <w:rPr>
          <w:rStyle w:val="normaltextrun"/>
        </w:rPr>
        <w:t xml:space="preserve"> </w:t>
      </w:r>
      <w:r w:rsidR="008F1739">
        <w:rPr>
          <w:rStyle w:val="normaltextrun"/>
        </w:rPr>
        <w:fldChar w:fldCharType="begin"/>
      </w:r>
      <w:r w:rsidR="00513209">
        <w:rPr>
          <w:rStyle w:val="normaltextrun"/>
        </w:rPr>
        <w:instrText xml:space="preserve"> ADDIN ZOTERO_ITEM CSL_CITATION {"citationID":"o3f74da0","properties":{"formattedCitation":"(Essl et al., 2015; Padisak, 1992)","plainCitation":"(Essl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normaltextrun"/>
        </w:rPr>
        <w:fldChar w:fldCharType="separate"/>
      </w:r>
      <w:r w:rsidR="00513209">
        <w:rPr>
          <w:rStyle w:val="normaltextrun"/>
          <w:noProof/>
        </w:rPr>
        <w:t>(Essl et al., 2015; Padisak, 1992)</w:t>
      </w:r>
      <w:r w:rsidR="008F1739">
        <w:rPr>
          <w:rStyle w:val="normaltextrun"/>
        </w:rPr>
        <w:fldChar w:fldCharType="end"/>
      </w:r>
      <w:r w:rsidR="008F1739">
        <w:rPr>
          <w:rStyle w:val="normaltextrun"/>
        </w:rPr>
        <w:t>.</w:t>
      </w:r>
      <w:r>
        <w:rPr>
          <w:rStyle w:val="normaltextrun"/>
        </w:rPr>
        <w:t xml:space="preserve"> Thus, understanding the current rewiring of mutualist interactions</w:t>
      </w:r>
      <w:r w:rsidR="0032401D">
        <w:rPr>
          <w:rStyle w:val="normaltextrun"/>
        </w:rPr>
        <w:t xml:space="preserve"> </w:t>
      </w:r>
      <w:r>
        <w:rPr>
          <w:rStyle w:val="normaltextrun"/>
        </w:rPr>
        <w:t>requires examining the temporal dynamics of populations and communities and how these shape interaction strength</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{"citationID":"i7wSUZAl","properties":{"formattedCitation":"(Figueiredo et al., 2019)","plainCitation":"(Figueiredo et al., 2019)","noteIndex":0},"citationItems":[{"id":2545,"uris":["http://zotero.org/users/6391447/items/BQIXEEKN"],"itemData":{"id":2545,"type":"article-journal","abstract":"Extinction debt refers to delayed species extinctions expected as a consequence of ecosystem perturbation. Quantifying such extinctions and investigating long‐term consequences of perturbations has proven challenging, because perturbations are not isolated and occur across various spatial and temporal scales, from local habitat losses to global warming. Additionally, the relative importance of eco‐evolutionary processes varies across scales, because levels of ecological organization, i.e. individuals, (meta)populations and (meta)communities, respond hierarchically to perturbations. To summarize our current knowledge of the scales and mechanisms influencing extinction debts, we reviewed recent empirical, theoretical and methodological studies addressing either the spatio–temporal scales of extinction debts or the eco‐evolutionary mechanisms delaying extinctions. Extinction debts were detected across a range of ecosystems and taxonomic groups, with estimates ranging from 9 to 90% of current species richness. The duration over which debts have been sustained varies from 5 to 570 yr, and projections of the total period required to settle a debt can extend to 1000 yr. Reported causes of delayed extinctions are 1) life‐history traits that prolong individual survival, and 2) population and metapopulation dynamics that maintain populations under deteriorated conditions. Other potential factors that may extend survival time such as microevolutionary dynamics, or delayed extinctions of interaction partners, have rarely been analyzed. Therefore, we propose a roadmap for future research with three key avenues: 1) the microevolutionary dynamics of extinction processes, 2) the disjunctive loss of interacting species and 3) the impact of multiple regimes of perturbation on the payment of debts. For their ability to integrate processes occurring at different levels of ecological organization, we highlight mechanistic simulation models as tools to address these knowledge gaps and to deepen our understanding of extinction dynamics.","container-title":"Ecography","DOI":"10.1111/ecog.04740","ISSN":"0906-7590, 1600-0587","issue":"12","journalAbbreviation":"Ecography","language":"en","page":"1973-1990","source":"DOI.org (Crossref)","title":"Understanding extinction debts: spatio–temporal scales, mechanisms and a roadmap for future research","title-short":"Understanding extinction debts","volume":"42","author":[{"family":"Figueiredo","given":"Ludmilla"},{"family":"Krauss","given":"Jochen"},{"family":"Steffan‐Dewenter","given":"Ingolf"},{"family":"Sarmento Cabral","given":"Juliano"}],"issued":{"date-parts":[["2019",12]]}}}],"schema":"https://github.com/citation-style-language/schema/raw/master/csl-citation.json"} </w:instrText>
      </w:r>
      <w:r w:rsidR="008F1739">
        <w:rPr>
          <w:rStyle w:val="normaltextrun"/>
        </w:rPr>
        <w:fldChar w:fldCharType="separate"/>
      </w:r>
      <w:r w:rsidR="008F1739">
        <w:rPr>
          <w:rStyle w:val="normaltextrun"/>
          <w:noProof/>
        </w:rPr>
        <w:t>(Figueiredo et al., 2019)</w:t>
      </w:r>
      <w:r w:rsidR="008F1739">
        <w:rPr>
          <w:rStyle w:val="normaltextrun"/>
        </w:rPr>
        <w:fldChar w:fldCharType="end"/>
      </w:r>
      <w:r w:rsidR="008F1739">
        <w:rPr>
          <w:rStyle w:val="normaltextrun"/>
        </w:rPr>
        <w:t>.</w:t>
      </w:r>
    </w:p>
    <w:p w14:paraId="7255F75B" w14:textId="28E003A5" w:rsidR="006C55E4" w:rsidRPr="0032401D" w:rsidRDefault="00164413" w:rsidP="00164413">
      <w:pPr>
        <w:pStyle w:val="paragraph"/>
        <w:spacing w:before="0" w:beforeAutospacing="0" w:after="0" w:afterAutospacing="0" w:line="480" w:lineRule="auto"/>
        <w:textAlignment w:val="baseline"/>
      </w:pPr>
      <w:r>
        <w:rPr>
          <w:rStyle w:val="eop"/>
        </w:rPr>
        <w:tab/>
        <w:t>Mutualist interaction strength and direction are shaped by past dynamics, reflecting ecological memory or biological legacies</w:t>
      </w:r>
      <w:r w:rsidR="008F1739">
        <w:rPr>
          <w:rStyle w:val="eop"/>
        </w:rPr>
        <w:t xml:space="preserve"> </w:t>
      </w:r>
      <w:r w:rsidR="008F1739">
        <w:rPr>
          <w:rStyle w:val="eop"/>
        </w:rPr>
        <w:fldChar w:fldCharType="begin"/>
      </w:r>
      <w:r w:rsidR="001C5D82">
        <w:rPr>
          <w:rStyle w:val="eop"/>
        </w:rPr>
        <w:instrText xml:space="preserve"> ADDIN ZOTERO_ITEM CSL_CITATION {"citationID":"oJY2rIbX","properties":{"formattedCitation":"(Ogle et al., 2015; Padisak, 1992)","plainCitation":"(Ogle et al., 2015; Padisak, 1992)","dontUpdate":true,"noteIndex":0},"citationItems":[{"id":67,"uris":["http://zotero.org/users/6391447/items/HCIC6RJW"],"itemData":{"id":67,"type":"article-journal","abstract":"The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eop"/>
        </w:rPr>
        <w:fldChar w:fldCharType="separate"/>
      </w:r>
      <w:r w:rsidR="008F1739">
        <w:rPr>
          <w:rStyle w:val="eop"/>
          <w:noProof/>
        </w:rPr>
        <w:t>(e.g., Ogle et al., 2015; Padisak, 1992)</w:t>
      </w:r>
      <w:r w:rsidR="008F1739">
        <w:rPr>
          <w:rStyle w:val="eop"/>
        </w:rPr>
        <w:fldChar w:fldCharType="end"/>
      </w:r>
      <w:r>
        <w:rPr>
          <w:rStyle w:val="normaltextrun"/>
        </w:rPr>
        <w:t>,</w:t>
      </w:r>
      <w:r>
        <w:rPr>
          <w:rStyle w:val="eop"/>
        </w:rPr>
        <w:t xml:space="preserve"> and often vary across space due to variation in fitness, resource availability, and competitive interactions</w:t>
      </w:r>
      <w:r w:rsidR="008F1739">
        <w:rPr>
          <w:rStyle w:val="eop"/>
        </w:rPr>
        <w:t xml:space="preserve"> </w:t>
      </w:r>
      <w:r w:rsidR="008F1739">
        <w:rPr>
          <w:rStyle w:val="eop"/>
        </w:rPr>
        <w:fldChar w:fldCharType="begin"/>
      </w:r>
      <w:r w:rsidR="008F1739">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8F1739">
        <w:rPr>
          <w:rStyle w:val="eop"/>
        </w:rPr>
        <w:fldChar w:fldCharType="separate"/>
      </w:r>
      <w:r w:rsidR="008F1739">
        <w:rPr>
          <w:rStyle w:val="eop"/>
          <w:noProof/>
        </w:rPr>
        <w:t>(Langendorf et al., 2025; Liu &amp; Gaines, 2022)</w:t>
      </w:r>
      <w:r w:rsidR="008F1739">
        <w:rPr>
          <w:rStyle w:val="eop"/>
        </w:rPr>
        <w:fldChar w:fldCharType="end"/>
      </w:r>
      <w:r w:rsidR="006C55E4">
        <w:rPr>
          <w:rStyle w:val="normaltextrun"/>
        </w:rPr>
        <w:t xml:space="preserve">. </w:t>
      </w:r>
      <w:r w:rsidR="0032401D">
        <w:rPr>
          <w:rStyle w:val="normaltextrun"/>
        </w:rPr>
        <w:t xml:space="preserve">This </w:t>
      </w:r>
      <w:r w:rsidR="00715C1E">
        <w:rPr>
          <w:rStyle w:val="normaltextrun"/>
        </w:rPr>
        <w:t xml:space="preserve">spatiotemporal </w:t>
      </w:r>
      <w:r w:rsidR="0032401D">
        <w:rPr>
          <w:rStyle w:val="normaltextrun"/>
        </w:rPr>
        <w:t>variation may be especially important for seed dispersal</w:t>
      </w:r>
      <w:r w:rsidR="00715C1E">
        <w:rPr>
          <w:rStyle w:val="normaltextrun"/>
        </w:rPr>
        <w:t xml:space="preserve"> interactions</w:t>
      </w:r>
      <w:r w:rsidR="0032401D">
        <w:rPr>
          <w:rStyle w:val="normaltextrun"/>
        </w:rPr>
        <w:t xml:space="preserve">, where mutualisms can switch </w:t>
      </w:r>
      <w:r w:rsidR="00715C1E">
        <w:rPr>
          <w:rStyle w:val="normaltextrun"/>
        </w:rPr>
        <w:t xml:space="preserve">between beneficial to </w:t>
      </w:r>
      <w:r w:rsidR="0032401D">
        <w:rPr>
          <w:rStyle w:val="normaltextrun"/>
        </w:rPr>
        <w:t>consumptive interactions depending on seed availability</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{"citationID":"KjFjW6XI","properties":{"formattedCitation":"(Bogdziewicz et al., 2020; Moore &amp; Dittel, 2020; Sawaya et al., 2018)","plainCitation":"(Bogdziewicz et al., 2020; Moore &amp; Dittel, 2020; Sawaya et al., 2018)","noteIndex":0},"citationItems":[{"id":2854,"uris":["http://zotero.org/groups/5634119/items/MJABSAQ9"],"itemData":{"id":2854,"type":"article-journal","abstract":"AbstractNumerous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8F1739">
        <w:rPr>
          <w:rStyle w:val="normaltextrun"/>
        </w:rPr>
        <w:fldChar w:fldCharType="separate"/>
      </w:r>
      <w:r w:rsidR="008F1739">
        <w:rPr>
          <w:rStyle w:val="normaltextrun"/>
          <w:noProof/>
        </w:rPr>
        <w:t>(Bogdziewicz et al., 2020; Moore &amp; Dittel, 2020; Sawaya et al., 2018)</w:t>
      </w:r>
      <w:r w:rsidR="008F1739">
        <w:rPr>
          <w:rStyle w:val="normaltextrun"/>
        </w:rPr>
        <w:fldChar w:fldCharType="end"/>
      </w:r>
      <w:r w:rsidR="008F1739">
        <w:rPr>
          <w:rStyle w:val="normaltextrun"/>
        </w:rPr>
        <w:t xml:space="preserve">. </w:t>
      </w:r>
      <w:r w:rsidR="0032401D">
        <w:rPr>
          <w:rStyle w:val="normaltextrun"/>
        </w:rPr>
        <w:t>I</w:t>
      </w:r>
      <w:r w:rsidR="006C55E4">
        <w:rPr>
          <w:rStyle w:val="normaltextrun"/>
        </w:rPr>
        <w:t xml:space="preserve">n marginal conditions (i.e. fewer resources, lower fitness individuals), </w:t>
      </w:r>
      <w:r w:rsidR="0032401D">
        <w:rPr>
          <w:rStyle w:val="normaltextrun"/>
        </w:rPr>
        <w:t>seed dispersers</w:t>
      </w:r>
      <w:r w:rsidR="006C55E4">
        <w:rPr>
          <w:rStyle w:val="normaltextrun"/>
        </w:rPr>
        <w:t xml:space="preserve"> spend more time foraging on </w:t>
      </w:r>
      <w:r w:rsidR="008266CE">
        <w:rPr>
          <w:rStyle w:val="normaltextrun"/>
        </w:rPr>
        <w:t xml:space="preserve">patches </w:t>
      </w:r>
      <w:r w:rsidR="00715C1E">
        <w:rPr>
          <w:rStyle w:val="normaltextrun"/>
        </w:rPr>
        <w:t xml:space="preserve">supporting more </w:t>
      </w:r>
      <w:r w:rsidR="008266CE">
        <w:rPr>
          <w:rStyle w:val="normaltextrun"/>
        </w:rPr>
        <w:t>readily</w:t>
      </w:r>
      <w:r w:rsidR="00715C1E">
        <w:rPr>
          <w:rStyle w:val="normaltextrun"/>
        </w:rPr>
        <w:t xml:space="preserve"> </w:t>
      </w:r>
      <w:r w:rsidR="008266CE">
        <w:rPr>
          <w:rStyle w:val="normaltextrun"/>
        </w:rPr>
        <w:lastRenderedPageBreak/>
        <w:t xml:space="preserve">available </w:t>
      </w:r>
      <w:r w:rsidR="006C55E4">
        <w:rPr>
          <w:rStyle w:val="normaltextrun"/>
        </w:rPr>
        <w:t xml:space="preserve">resources and less time exploring their </w:t>
      </w:r>
      <w:r w:rsidR="00715C1E">
        <w:rPr>
          <w:rStyle w:val="normaltextrun"/>
        </w:rPr>
        <w:t xml:space="preserve">broader </w:t>
      </w:r>
      <w:r w:rsidR="006C55E4">
        <w:rPr>
          <w:rStyle w:val="normaltextrun"/>
        </w:rPr>
        <w:t>environment</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{"citationID":"9zx7f2iO","properties":{"formattedCitation":"(Barnett et al., 2007; Charnov, 1976)","plainCitation":"(Barnett et al., 2007; Charnov, 1976)","noteIndex":0},"citationItems":[{"id":3019,"uris":["http://zotero.org/groups/5634119/items/36JB6G3C"],"itemData":{"id":3019,"type":"article-journal","container-title":"Behavioral Ecology","DOI":"10.1093/beheco/arm027","ISSN":"1465-7279, 1045-2249","issue":"4","language":"en","page":"645-651","source":"DOI.org (Crossref)","title":"State-dependent decision making: educated predators strategically trade off the costs and benefits of consuming aposematic prey","title-short":"State-dependent decision making","volume":"18","author":[{"family":"Barnett","given":"Ca"},{"family":"Bateson","given":"M"},{"family":"Rowe","given":"C"}],"issued":{"date-parts":[["2007",7]]}}},{"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L."}],"issued":{"date-parts":[["1976",4]]}}}],"schema":"https://github.com/citation-style-language/schema/raw/master/csl-citation.json"} </w:instrText>
      </w:r>
      <w:r w:rsidR="008F1739">
        <w:rPr>
          <w:rStyle w:val="normaltextrun"/>
        </w:rPr>
        <w:fldChar w:fldCharType="separate"/>
      </w:r>
      <w:r w:rsidR="008F1739">
        <w:rPr>
          <w:rStyle w:val="normaltextrun"/>
          <w:noProof/>
        </w:rPr>
        <w:t>(Barnett et al., 2007; Charnov, 1976)</w:t>
      </w:r>
      <w:r w:rsidR="008F1739">
        <w:rPr>
          <w:rStyle w:val="normaltextrun"/>
        </w:rPr>
        <w:fldChar w:fldCharType="end"/>
      </w:r>
      <w:r w:rsidR="006C55E4">
        <w:rPr>
          <w:rStyle w:val="normaltextrun"/>
        </w:rPr>
        <w:t xml:space="preserve">. </w:t>
      </w:r>
      <w:r w:rsidR="0032401D">
        <w:rPr>
          <w:rStyle w:val="normaltextrun"/>
        </w:rPr>
        <w:t>T</w:t>
      </w:r>
      <w:r w:rsidR="006C55E4">
        <w:rPr>
          <w:rStyle w:val="normaltextrun"/>
        </w:rPr>
        <w:t>his could mean that if</w:t>
      </w:r>
      <w:r w:rsidR="0032401D">
        <w:rPr>
          <w:rStyle w:val="normaltextrun"/>
        </w:rPr>
        <w:t xml:space="preserve"> patches of</w:t>
      </w:r>
      <w:r w:rsidR="006C55E4">
        <w:rPr>
          <w:rStyle w:val="normaltextrun"/>
        </w:rPr>
        <w:t xml:space="preserve"> seeds are available in marginal conditions, seed dispersers will rely more heavily on those seeds</w:t>
      </w:r>
      <w:r w:rsidR="0032401D">
        <w:rPr>
          <w:rStyle w:val="normaltextrun"/>
        </w:rPr>
        <w:t xml:space="preserve">, increasing </w:t>
      </w:r>
      <w:r w:rsidR="006C55E4">
        <w:rPr>
          <w:rStyle w:val="normaltextrun"/>
        </w:rPr>
        <w:t>dependencies between seed dispersers and seed</w:t>
      </w:r>
      <w:r w:rsidR="0032401D">
        <w:rPr>
          <w:rStyle w:val="normaltextrun"/>
        </w:rPr>
        <w:t xml:space="preserve">s. </w:t>
      </w:r>
      <w:r w:rsidR="00715C1E">
        <w:rPr>
          <w:rStyle w:val="normaltextrun"/>
        </w:rPr>
        <w:t>On the other hand</w:t>
      </w:r>
      <w:r w:rsidR="006C55E4">
        <w:rPr>
          <w:rStyle w:val="normaltextrun"/>
        </w:rPr>
        <w:t xml:space="preserve">, </w:t>
      </w:r>
      <w:r w:rsidR="00715C1E">
        <w:rPr>
          <w:rStyle w:val="normaltextrun"/>
        </w:rPr>
        <w:t>under more favorable</w:t>
      </w:r>
      <w:r w:rsidR="008266CE">
        <w:rPr>
          <w:rStyle w:val="normaltextrun"/>
        </w:rPr>
        <w:t xml:space="preserve"> conditions </w:t>
      </w:r>
      <w:r w:rsidR="006C55E4">
        <w:rPr>
          <w:rStyle w:val="normaltextrun"/>
        </w:rPr>
        <w:t xml:space="preserve">that likely support larger seed disperser population sizes, higher intraspecific competition may lead to more generalist foraging </w:t>
      </w:r>
      <w:r w:rsidR="00715C1E">
        <w:rPr>
          <w:rStyle w:val="normaltextrun"/>
        </w:rPr>
        <w:t xml:space="preserve">by </w:t>
      </w:r>
      <w:r w:rsidR="006C55E4">
        <w:rPr>
          <w:rStyle w:val="normaltextrun"/>
        </w:rPr>
        <w:t xml:space="preserve">individuals, thus reducing the dependency between seed dispersers and seeds </w:t>
      </w:r>
      <w:r w:rsidR="001B2070">
        <w:rPr>
          <w:rStyle w:val="normaltextrun"/>
        </w:rPr>
        <w:t xml:space="preserve">produced by </w:t>
      </w:r>
      <w:r w:rsidR="006C55E4">
        <w:rPr>
          <w:rStyle w:val="normaltextrun"/>
        </w:rPr>
        <w:t>particular plant species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{"citationID":"NCcgHCVX","properties":{"formattedCitation":"(King &amp; Marshall, 2022; Sheppard et al., 2018)","plainCitation":"(King &amp; Marshall, 2022; Sheppard et al., 2018)","noteIndex":0},"citationItems":[{"id":3005,"uris":["http://zotero.org/groups/5634119/items/I67YUCRI"],"itemData":{"id":3005,"type":"article-journal","container-title":"Current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8F1739">
        <w:rPr>
          <w:rStyle w:val="normaltextrun"/>
        </w:rPr>
        <w:fldChar w:fldCharType="separate"/>
      </w:r>
      <w:r w:rsidR="008F1739">
        <w:rPr>
          <w:rStyle w:val="normaltextrun"/>
          <w:noProof/>
        </w:rPr>
        <w:t>(King &amp; Marshall, 2022; Sheppard et al., 2018)</w:t>
      </w:r>
      <w:r w:rsidR="008F1739">
        <w:rPr>
          <w:rStyle w:val="normaltextrun"/>
        </w:rPr>
        <w:fldChar w:fldCharType="end"/>
      </w:r>
      <w:r w:rsidR="006C55E4">
        <w:rPr>
          <w:rStyle w:val="normaltextrun"/>
        </w:rPr>
        <w:t xml:space="preserve">. These patterns can </w:t>
      </w:r>
      <w:r w:rsidR="001B2070">
        <w:rPr>
          <w:rStyle w:val="normaltextrun"/>
        </w:rPr>
        <w:t>emerge from</w:t>
      </w:r>
      <w:r w:rsidR="006C55E4">
        <w:rPr>
          <w:rStyle w:val="normaltextrun"/>
        </w:rPr>
        <w:t xml:space="preserve"> predictive frameworks</w:t>
      </w:r>
      <w:r w:rsidR="001B2070">
        <w:rPr>
          <w:rStyle w:val="normaltextrun"/>
        </w:rPr>
        <w:t>, such as</w:t>
      </w:r>
      <w:r w:rsidR="006C55E4">
        <w:rPr>
          <w:rStyle w:val="normaltextrun"/>
        </w:rPr>
        <w:t xml:space="preserve"> optimal foraging theory</w:t>
      </w:r>
      <w:r w:rsidR="001B2070">
        <w:rPr>
          <w:rStyle w:val="normaltextrun"/>
        </w:rPr>
        <w:t xml:space="preserve"> </w:t>
      </w:r>
      <w:r w:rsidR="008F1739">
        <w:rPr>
          <w:rStyle w:val="normaltextrun"/>
        </w:rPr>
        <w:fldChar w:fldCharType="begin"/>
      </w:r>
      <w:r w:rsidR="008F1739">
        <w:rPr>
          <w:rStyle w:val="normaltextrun"/>
        </w:rPr>
        <w:instrText xml:space="preserve"> ADDIN ZOTERO_ITEM CSL_CITATION {"citationID":"Ghs5iWBC","properties":{"formattedCitation":"(King &amp; Marshall, 2022)","plainCitation":"(King &amp; Marshall, 2022)","noteIndex":0},"citationItems":[{"id":3005,"uris":["http://zotero.org/groups/5634119/items/I67YUCRI"],"itemData":{"id":3005,"type":"article-journal","container-title":"Current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H."}],"issued":{"date-parts":[["2022",6]]}}}],"schema":"https://github.com/citation-style-language/schema/raw/master/csl-citation.json"} </w:instrText>
      </w:r>
      <w:r w:rsidR="008F1739">
        <w:rPr>
          <w:rStyle w:val="normaltextrun"/>
        </w:rPr>
        <w:fldChar w:fldCharType="separate"/>
      </w:r>
      <w:r w:rsidR="008F1739">
        <w:rPr>
          <w:rStyle w:val="normaltextrun"/>
          <w:noProof/>
        </w:rPr>
        <w:t>(King &amp; Marshall, 2022)</w:t>
      </w:r>
      <w:r w:rsidR="008F1739">
        <w:rPr>
          <w:rStyle w:val="normaltextrun"/>
        </w:rPr>
        <w:fldChar w:fldCharType="end"/>
      </w:r>
      <w:r w:rsidR="006C55E4">
        <w:rPr>
          <w:rStyle w:val="normaltextrun"/>
        </w:rPr>
        <w:t xml:space="preserve">, providing </w:t>
      </w:r>
      <w:r w:rsidR="006C1BC7">
        <w:rPr>
          <w:rStyle w:val="normaltextrun"/>
        </w:rPr>
        <w:t>insight into</w:t>
      </w:r>
      <w:r w:rsidR="006C55E4">
        <w:rPr>
          <w:rStyle w:val="normaltextrun"/>
        </w:rPr>
        <w:t xml:space="preserve"> why and when mutualist interactions change in magnitude and direction</w:t>
      </w:r>
      <w:r w:rsidR="008F1739">
        <w:rPr>
          <w:rStyle w:val="normaltextrun"/>
        </w:rPr>
        <w:t xml:space="preserve"> </w:t>
      </w:r>
      <w:r w:rsidR="008F1739">
        <w:rPr>
          <w:rStyle w:val="normaltextrun"/>
        </w:rPr>
        <w:fldChar w:fldCharType="begin"/>
      </w:r>
      <w:r w:rsidR="00942FE3">
        <w:rPr>
          <w:rStyle w:val="normaltextrun"/>
        </w:rPr>
        <w:instrText xml:space="preserve"> ADDIN ZOTERO_ITEM CSL_CITATION {"citationID":"MSk5fvJl","properties":{"formattedCitation":"(Chamberlain et al., 2014; Moore &amp; Dittel, 2020)","plainCitation":"(Chamberlain et al., 2014; Moore &amp; Dittel, 2020)","noteIndex":0},"citationItems":[{"id":133,"uris":["http://zotero.org/users/6391447/items/NWNSW57M"],"itemData":{"id":133,"type":"article-journal","abstract":"The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8F1739">
        <w:rPr>
          <w:rStyle w:val="normaltextrun"/>
        </w:rPr>
        <w:fldChar w:fldCharType="separate"/>
      </w:r>
      <w:r w:rsidR="00942FE3">
        <w:rPr>
          <w:rStyle w:val="normaltextrun"/>
          <w:noProof/>
        </w:rPr>
        <w:t>(Chamberlain et al., 2014; Moore &amp; Dittel, 2020)</w:t>
      </w:r>
      <w:r w:rsidR="008F1739">
        <w:rPr>
          <w:rStyle w:val="normaltextrun"/>
        </w:rPr>
        <w:fldChar w:fldCharType="end"/>
      </w:r>
      <w:r w:rsidR="006C55E4">
        <w:rPr>
          <w:rStyle w:val="normaltextrun"/>
        </w:rPr>
        <w:t>. </w:t>
      </w:r>
      <w:r w:rsidR="006C55E4">
        <w:rPr>
          <w:rStyle w:val="eop"/>
        </w:rPr>
        <w:t> </w:t>
      </w:r>
    </w:p>
    <w:p w14:paraId="66FF5711" w14:textId="3284A315" w:rsidR="006C55E4" w:rsidRDefault="00DD62AF"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S</w:t>
      </w:r>
      <w:r w:rsidR="006C55E4">
        <w:rPr>
          <w:rStyle w:val="normaltextrun"/>
        </w:rPr>
        <w:t xml:space="preserve">eed dispersal interactions are likely </w:t>
      </w:r>
      <w:r>
        <w:rPr>
          <w:rStyle w:val="normaltextrun"/>
        </w:rPr>
        <w:t xml:space="preserve">to vary in their </w:t>
      </w:r>
      <w:r w:rsidR="006C55E4">
        <w:rPr>
          <w:rStyle w:val="normaltextrun"/>
        </w:rPr>
        <w:t>strength and direction</w:t>
      </w:r>
      <w:r>
        <w:rPr>
          <w:rStyle w:val="normaltextrun"/>
        </w:rPr>
        <w:t xml:space="preserve">, showing dynamic behavior across </w:t>
      </w:r>
      <w:r w:rsidR="006C55E4">
        <w:rPr>
          <w:rStyle w:val="normaltextrun"/>
        </w:rPr>
        <w:t>space and time. Th</w:t>
      </w:r>
      <w:r>
        <w:rPr>
          <w:rStyle w:val="normaltextrun"/>
        </w:rPr>
        <w:t>ese dynamics interactions are</w:t>
      </w:r>
      <w:r w:rsidR="006C55E4">
        <w:rPr>
          <w:rStyle w:val="normaltextrun"/>
        </w:rPr>
        <w:t xml:space="preserve"> likely heightened in systems where seed dispersers depend on unreliable resources, such as interactions with masting plant species. Masting plants are those which, at the population level, produce a synchronous and abundant seed crop in particular years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{"citationID":"nlT4eO99","properties":{"formattedCitation":"(Pearse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942FE3">
        <w:rPr>
          <w:rStyle w:val="normaltextrun"/>
        </w:rPr>
        <w:fldChar w:fldCharType="separate"/>
      </w:r>
      <w:r w:rsidR="00942FE3">
        <w:rPr>
          <w:rStyle w:val="normaltextrun"/>
          <w:noProof/>
        </w:rPr>
        <w:t>(Pearse et al., 2016)</w:t>
      </w:r>
      <w:r w:rsidR="00942FE3">
        <w:rPr>
          <w:rStyle w:val="normaltextrun"/>
        </w:rPr>
        <w:fldChar w:fldCharType="end"/>
      </w:r>
      <w:r w:rsidR="00240BE0">
        <w:rPr>
          <w:rStyle w:val="normaltextrun"/>
        </w:rPr>
        <w:t xml:space="preserve">. Masting is </w:t>
      </w:r>
      <w:r>
        <w:rPr>
          <w:rStyle w:val="normaltextrun"/>
        </w:rPr>
        <w:t xml:space="preserve">generally </w:t>
      </w:r>
      <w:r w:rsidR="006C55E4">
        <w:rPr>
          <w:rStyle w:val="normaltextrun"/>
        </w:rPr>
        <w:t>due to cyclical climatic suitability and mediated by how much plants rely on animal-mediated pollination and dispersal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{"citationID":"BxN5proA","properties":{"formattedCitation":"(Qiu et al., 2023)","plainCitation":"(Qiu et al., 2023)","noteIndex":0},"citationItems":[{"id":2965,"uris":["http://zotero.org/groups/5634119/items/RZD7PAXV"],"itemData":{"id":2965,"type":"article-journal","container-title":"Nature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942FE3">
        <w:rPr>
          <w:rStyle w:val="normaltextrun"/>
        </w:rPr>
        <w:fldChar w:fldCharType="separate"/>
      </w:r>
      <w:r w:rsidR="00942FE3">
        <w:rPr>
          <w:rStyle w:val="normaltextrun"/>
          <w:noProof/>
        </w:rPr>
        <w:t>(Qiu et al., 2023)</w:t>
      </w:r>
      <w:r w:rsidR="00942FE3">
        <w:rPr>
          <w:rStyle w:val="normaltextrun"/>
        </w:rPr>
        <w:fldChar w:fldCharType="end"/>
      </w:r>
      <w:r w:rsidR="006C55E4">
        <w:rPr>
          <w:rStyle w:val="normaltextrun"/>
        </w:rPr>
        <w:t>. Masting leads to unreliable resources for seed dispersers since seeds are available in abundance some years and virtually absent in other years. Thus, masting plant species often have weaker mutualist interactions overall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{"citationID":"qKG5Zeqx","properties":{"formattedCitation":"(Kelly &amp; Sork, 2002)","plainCitation":"(Kelly &amp; Sork, 2002)","noteIndex":0},"citationItems":[{"id":3021,"uris":["http://zotero.org/groups/5634119/items/LUWCQDBN"],"itemData":{"id":3021,"type":"article-journal","abstract":"▪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L."}],"issued":{"date-parts":[["2002",11]]}}}],"schema":"https://github.com/citation-style-language/schema/raw/master/csl-citation.json"} </w:instrText>
      </w:r>
      <w:r w:rsidR="00942FE3">
        <w:rPr>
          <w:rStyle w:val="normaltextrun"/>
        </w:rPr>
        <w:fldChar w:fldCharType="separate"/>
      </w:r>
      <w:r w:rsidR="00942FE3">
        <w:rPr>
          <w:rStyle w:val="normaltextrun"/>
          <w:noProof/>
        </w:rPr>
        <w:t>(Kelly &amp; Sork, 2002)</w:t>
      </w:r>
      <w:r w:rsidR="00942FE3">
        <w:rPr>
          <w:rStyle w:val="normaltextrun"/>
        </w:rPr>
        <w:fldChar w:fldCharType="end"/>
      </w:r>
      <w:r w:rsidR="006C55E4">
        <w:rPr>
          <w:rStyle w:val="normaltextrun"/>
        </w:rPr>
        <w:t xml:space="preserve">. Seed dispersers and predators that rely on masting species often have a variety of temporal responses to seed availability, including anticipatory </w:t>
      </w:r>
      <w:r>
        <w:rPr>
          <w:rStyle w:val="normaltextrun"/>
        </w:rPr>
        <w:t xml:space="preserve">or predictive </w:t>
      </w:r>
      <w:r w:rsidR="006C55E4">
        <w:rPr>
          <w:rStyle w:val="normaltextrun"/>
        </w:rPr>
        <w:t xml:space="preserve">(e.g., </w:t>
      </w:r>
      <w:r w:rsidR="00942FE3">
        <w:rPr>
          <w:rStyle w:val="normaltextrun"/>
        </w:rPr>
        <w:fldChar w:fldCharType="begin"/>
      </w:r>
      <w:r w:rsidR="00942FE3">
        <w:rPr>
          <w:rStyle w:val="normaltextrun"/>
        </w:rPr>
        <w:instrText xml:space="preserve"> ADDIN ZOTERO_ITEM CSL_CITATION {"citationID":"fDiJI7D6","properties":{"formattedCitation":"(Boutin et al., 2006; Wauters 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942FE3">
        <w:rPr>
          <w:rStyle w:val="normaltextrun"/>
        </w:rPr>
        <w:fldChar w:fldCharType="separate"/>
      </w:r>
      <w:r w:rsidR="00942FE3">
        <w:rPr>
          <w:rStyle w:val="normaltextrun"/>
          <w:noProof/>
        </w:rPr>
        <w:t>(Boutin et al., 2006; Wauters et al., 2008)</w:t>
      </w:r>
      <w:r w:rsidR="00942FE3">
        <w:rPr>
          <w:rStyle w:val="normaltextrun"/>
        </w:rPr>
        <w:fldChar w:fldCharType="end"/>
      </w:r>
      <w:r w:rsidR="006C55E4">
        <w:rPr>
          <w:rStyle w:val="normaltextrun"/>
        </w:rPr>
        <w:t>. and lagged</w:t>
      </w:r>
      <w:r>
        <w:rPr>
          <w:rStyle w:val="normaltextrun"/>
        </w:rPr>
        <w:t xml:space="preserve"> or delayed responses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{"citationID":"wd7yzIfb","properties":{"formattedCitation":"(Hallworth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942FE3">
        <w:rPr>
          <w:rStyle w:val="normaltextrun"/>
        </w:rPr>
        <w:fldChar w:fldCharType="separate"/>
      </w:r>
      <w:r w:rsidR="00942FE3">
        <w:rPr>
          <w:rStyle w:val="normaltextrun"/>
          <w:noProof/>
        </w:rPr>
        <w:t>(Hallworth et al., 2024)</w:t>
      </w:r>
      <w:r w:rsidR="00942FE3">
        <w:rPr>
          <w:rStyle w:val="normaltextrun"/>
        </w:rPr>
        <w:fldChar w:fldCharType="end"/>
      </w:r>
      <w:r w:rsidR="006C55E4">
        <w:rPr>
          <w:rStyle w:val="normaltextrun"/>
        </w:rPr>
        <w:t>. Due to the variable availability of seeds, masting seed eaters rely on a variety of</w:t>
      </w:r>
      <w:r>
        <w:rPr>
          <w:rStyle w:val="normaltextrun"/>
        </w:rPr>
        <w:t xml:space="preserve"> other</w:t>
      </w:r>
      <w:r w:rsidR="006C55E4">
        <w:rPr>
          <w:rStyle w:val="normaltextrun"/>
        </w:rPr>
        <w:t xml:space="preserve"> food sources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{"citationID":"ugySqiDn","properties":{"formattedCitation":"(McKinnon et al., 2017; Simon et al., 2023)","plainCitation":"(McKinnon et al., 2017; Simon et al., 2023)","noteIndex":0},"citationItems":[{"id":2872,"uris":["http://zotero.org/groups/5634119/items/XSSRDULF"],"itemData":{"id":2872,"type":"article-journal","container-title":"Journal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942FE3">
        <w:rPr>
          <w:rStyle w:val="normaltextrun"/>
        </w:rPr>
        <w:fldChar w:fldCharType="separate"/>
      </w:r>
      <w:r w:rsidR="00942FE3">
        <w:rPr>
          <w:rStyle w:val="normaltextrun"/>
          <w:noProof/>
        </w:rPr>
        <w:t xml:space="preserve">(McKinnon et al., 2017; Simon </w:t>
      </w:r>
      <w:r w:rsidR="00942FE3">
        <w:rPr>
          <w:rStyle w:val="normaltextrun"/>
          <w:noProof/>
        </w:rPr>
        <w:lastRenderedPageBreak/>
        <w:t>et al., 2023)</w:t>
      </w:r>
      <w:r w:rsidR="00942FE3">
        <w:rPr>
          <w:rStyle w:val="normaltextrun"/>
        </w:rPr>
        <w:fldChar w:fldCharType="end"/>
      </w:r>
      <w:r w:rsidR="006C55E4">
        <w:rPr>
          <w:rStyle w:val="normaltextrun"/>
        </w:rPr>
        <w:t xml:space="preserve"> and have evolved behaviors that optimize finding seeds in patchy landscapes (e.g., flocking behavior and </w:t>
      </w:r>
      <w:r w:rsidR="008101C6">
        <w:rPr>
          <w:rStyle w:val="normaltextrun"/>
        </w:rPr>
        <w:t xml:space="preserve">large-scale </w:t>
      </w:r>
      <w:r w:rsidR="006C55E4">
        <w:rPr>
          <w:rStyle w:val="normaltextrun"/>
        </w:rPr>
        <w:t xml:space="preserve">population </w:t>
      </w:r>
      <w:r w:rsidR="008101C6">
        <w:rPr>
          <w:rStyle w:val="normaltextrun"/>
        </w:rPr>
        <w:t xml:space="preserve">movements or </w:t>
      </w:r>
      <w:r w:rsidR="006C55E4">
        <w:rPr>
          <w:rStyle w:val="normaltextrun"/>
        </w:rPr>
        <w:t>“irruptions”</w:t>
      </w:r>
      <w:r>
        <w:rPr>
          <w:rStyle w:val="normaltextrun"/>
        </w:rPr>
        <w:t>)</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{"citationID":"dLvju1hx","properties":{"formattedCitation":"(Slagsvold &amp; Wiebe, 2011; Strong et al., 2015)","plainCitation":"(Slagsvold &amp; Wiebe, 2011; Strong et al., 2015)","noteIndex":0},"citationItems":[{"id":3014,"uris":["http://zotero.org/groups/5634119/items/KQV99MIS"],"itemData":{"id":3014,"type":"article-journal","abstract":"We briefly review the literature on social learning in birds, concluding that strong evidence exists mainly for predator recognition, song, mate choice and foraging. The mechanism of local enhancement may be more important than imitation for birds learning to forage, but the former mechanism may be sufficient for faithful transmission depending on the ecological circumstances. To date, most insights have been gained from birds in captivity. We present a study of social learning of foraging in two passerine birds in the wild, where we cross-fostered eggs between nests of blue tits,\n              Cyanistes caeruleus\n              and great tits,\n              Parus major\n              . Early learning causes a shift in the foraging sites used by the tits in the direction of the foster species. The shift in foraging niches was consistent across seasons, as showed by an analysis of prey items, and the effect lasted for life. The fact that young birds learn from their foster parents, and use this experience later when subsequently feeding their own offspring, suggests that foraging behaviour can be culturally transmitted over generations in the wild. It may therefore have both ecological and evolutionary consequences, some of which are discussed.","container-title":"Philosophical Transactions of the Royal Society B: Biological Sciences","DOI":"10.1098/rstb.2010.0343","ISSN":"0962-8436, 1471-2970","issue":"1567","journalAbbreviation":"Phil. Trans. R. Soc. B","language":"en","page":"969-977","source":"DOI.org (Crossref)","title":"Social learning in birds and its role in shaping a foraging niche","volume":"366","author":[{"family":"Slagsvold","given":"Tore"},{"family":"Wiebe","given":"Karen L."}],"issued":{"date-parts":[["2011",4,12]]}}},{"id":2869,"uris":["http://zotero.org/groups/5634119/items/W2LLACPC"],"itemData":{"id":2869,"type":"article-journal","abstract":"SignificanceThis study is the first, to our knowledge, to reveal how climate variability drives irruptions of North American boreal seed-eating birds. Patterns of Pine Siskin irruption and associated climate drivers manifest as two modes (North-South and West-East) in which dipoles of temperature and precipitation anomalies push and pull irruptive movements across the continent at biennial to decadal periodicities. Our study accentuates the value of sustained and synoptic biological observations, contributed by citizen scientists in this case, that match the spatial and temporal scales at which climatic phenomena are observed and understood. Such observations can help probe new questions, such as the role of climatic dipoles in other large-scale ecological processes.","container-title":"Proceedings of the National Academy of Sciences","DOI":"10.1073/pnas.1418414112","ISSN":"0027-8424, 1091-6490","issue":"21","journalAbbreviation":"Proc. Natl. Acad. Sci. U.S.A.","language":"en","license":"http://www.pnas.org/site/misc/userlicense.xhtml","note":"publisher: Proceedings of the National Academy of Sciences","source":"Crossref","title":"Climatic dipoles drive two principal modes of North American boreal bird irruption","URL":"https://pnas.org/doi/full/10.1073/pnas.1418414112","volume":"112","author":[{"family":"Strong","given":"Courtenay"},{"family":"Zuckerberg","given":"Benjamin"},{"family":"Betancourt","given":"Julio L."},{"family":"Koenig","given":"Walter D."}],"accessed":{"date-parts":[["2025",7,16]]},"issued":{"date-parts":[["2015",5,26]]}}}],"schema":"https://github.com/citation-style-language/schema/raw/master/csl-citation.json"} </w:instrText>
      </w:r>
      <w:r w:rsidR="00942FE3">
        <w:rPr>
          <w:rStyle w:val="normaltextrun"/>
        </w:rPr>
        <w:fldChar w:fldCharType="separate"/>
      </w:r>
      <w:r w:rsidR="00942FE3">
        <w:rPr>
          <w:rStyle w:val="normaltextrun"/>
          <w:noProof/>
        </w:rPr>
        <w:t>(Slagsvold &amp; Wiebe, 2011; Strong et al., 2015)</w:t>
      </w:r>
      <w:r w:rsidR="00942FE3">
        <w:rPr>
          <w:rStyle w:val="normaltextrun"/>
        </w:rPr>
        <w:fldChar w:fldCharType="end"/>
      </w:r>
      <w:r w:rsidR="00942FE3">
        <w:rPr>
          <w:rStyle w:val="normaltextrun"/>
        </w:rPr>
        <w:t>.</w:t>
      </w:r>
      <w:r w:rsidR="006C55E4">
        <w:rPr>
          <w:rStyle w:val="normaltextrun"/>
        </w:rPr>
        <w:t xml:space="preserve"> </w:t>
      </w:r>
    </w:p>
    <w:p w14:paraId="6CBC19E3" w14:textId="2570C8A9"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r>
        <w:rPr>
          <w:rStyle w:val="normaltextrun"/>
          <w:i/>
          <w:iCs/>
        </w:rPr>
        <w:t>Gymnorhinus cyanocephalus</w:t>
      </w:r>
      <w:r>
        <w:rPr>
          <w:rStyle w:val="normaltextrun"/>
        </w:rPr>
        <w:t>) in the western United States. In this close mutualism, pinyon jays</w:t>
      </w:r>
      <w:r>
        <w:rPr>
          <w:rStyle w:val="normaltextrun"/>
          <w:i/>
          <w:iCs/>
        </w:rPr>
        <w:t xml:space="preserve"> </w:t>
      </w:r>
      <w:r>
        <w:rPr>
          <w:rStyle w:val="normaltextrun"/>
        </w:rPr>
        <w:t xml:space="preserve">cache seeds as a food resource across the landscape, which, in turn, can help to promote </w:t>
      </w:r>
      <w:r w:rsidR="00DD62AF">
        <w:rPr>
          <w:rStyle w:val="normaltextrun"/>
        </w:rPr>
        <w:t>establishment of new</w:t>
      </w:r>
      <w:r>
        <w:rPr>
          <w:rStyle w:val="normaltextrun"/>
        </w:rPr>
        <w:t xml:space="preserve"> pinyon pine </w:t>
      </w:r>
      <w:r w:rsidR="00942FE3">
        <w:rPr>
          <w:rStyle w:val="normaltextrun"/>
        </w:rPr>
        <w:fldChar w:fldCharType="begin"/>
      </w:r>
      <w:r w:rsidR="00942FE3">
        <w:rPr>
          <w:rStyle w:val="normaltextrun"/>
        </w:rPr>
        <w:instrText xml:space="preserve"> ADDIN ZOTERO_ITEM CSL_CITATION {"citationID":"mQ22wyVL","properties":{"formattedCitation":"(Floyd, 1982; Ligon, 1978; Wiggins, 2005)","plainCitation":"(Floyd, 1982; Ligon, 1978; Wiggins, 2005)","noteIndex":0},"citationItems":[{"id":2770,"uris":["http://zotero.org/groups/5634119/items/TLD8BRSG"],"itemData":{"id":2770,"type":"article-journal","container-title":"The Southwestern Naturalist","DOI":"10.2307/3671138","ISSN":"00384909","issue":"2","journalAbbreviation":"The Southwestern Naturalist","page":"143","source":"DOI.org (Crossref)","title":"The Interaction of Pinon Pine and Gambel Oak in Plant Succession near Dolores, Colorado","volume":"27","author":[{"family":"Floyd","given":"Mary E."}],"issued":{"date-parts":[["1982",5,21]]}}},{"id":2753,"uris":["http://zotero.org/groups/5634119/items/4RGGXF3K"],"itemData":{"id":2753,"type":"article-journal","abstract":"Pinon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942FE3">
        <w:rPr>
          <w:rStyle w:val="normaltextrun"/>
        </w:rPr>
        <w:fldChar w:fldCharType="separate"/>
      </w:r>
      <w:r w:rsidR="00942FE3">
        <w:rPr>
          <w:rStyle w:val="normaltextrun"/>
          <w:noProof/>
        </w:rPr>
        <w:t>(Floyd, 1982; Ligon, 1978; Wiggins, 2005)</w:t>
      </w:r>
      <w:r w:rsidR="00942FE3">
        <w:rPr>
          <w:rStyle w:val="normaltextrun"/>
        </w:rPr>
        <w:fldChar w:fldCharType="end"/>
      </w:r>
      <w:r>
        <w:rPr>
          <w:rStyle w:val="normaltextrun"/>
        </w:rPr>
        <w:t xml:space="preserve">. Pinyon jays have been declining over the last several decades, </w:t>
      </w:r>
      <w:r w:rsidR="00DD62AF">
        <w:rPr>
          <w:rStyle w:val="normaltextrun"/>
        </w:rPr>
        <w:t xml:space="preserve">however, and </w:t>
      </w:r>
      <w:r>
        <w:rPr>
          <w:rStyle w:val="normaltextrun"/>
        </w:rPr>
        <w:t>the cause of their decline likely involves a complex and unknown set of drivers, which could include climate</w:t>
      </w:r>
      <w:r w:rsidR="00DD62AF">
        <w:rPr>
          <w:rStyle w:val="normaltextrun"/>
        </w:rPr>
        <w:t xml:space="preserve"> variability</w:t>
      </w:r>
      <w:r>
        <w:rPr>
          <w:rStyle w:val="normaltextrun"/>
        </w:rPr>
        <w:t>, habitat change, and food resource availability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{"citationID":"SP6EyjFH","properties":{"formattedCitation":"(Boone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Concurrently, pinyon pine has faced recent large-scale mortality</w:t>
      </w:r>
      <w:r w:rsidR="00DD62AF">
        <w:rPr>
          <w:rStyle w:val="normaltextrun"/>
        </w:rPr>
        <w:t xml:space="preserve">, </w:t>
      </w:r>
      <w:r>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Pr>
          <w:rStyle w:val="normaltextrun"/>
        </w:rPr>
        <w:t xml:space="preserve">. </w:t>
      </w:r>
      <w:r w:rsidR="008101C6">
        <w:rPr>
          <w:rStyle w:val="normaltextrun"/>
        </w:rPr>
        <w:t xml:space="preserve">This </w:t>
      </w:r>
      <w:r w:rsidR="00DD62AF">
        <w:rPr>
          <w:rStyle w:val="normaltextrun"/>
        </w:rPr>
        <w:t xml:space="preserve">pinyon–pinyon jay </w:t>
      </w:r>
      <w:r w:rsidR="008101C6">
        <w:rPr>
          <w:rStyle w:val="normaltextrun"/>
        </w:rPr>
        <w:t xml:space="preserve">system is not unique </w:t>
      </w:r>
      <w:r w:rsidR="00DD62AF">
        <w:rPr>
          <w:rStyle w:val="normaltextrun"/>
        </w:rPr>
        <w:t xml:space="preserve">as </w:t>
      </w:r>
      <w:r w:rsidR="008101C6">
        <w:rPr>
          <w:rStyle w:val="normaltextrun"/>
        </w:rPr>
        <w:t xml:space="preserve">changes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 unprecedent ways, which</w:t>
      </w:r>
      <w:r w:rsidR="008266CE">
        <w:rPr>
          <w:rStyle w:val="normaltextrun"/>
        </w:rPr>
        <w:t xml:space="preserve"> 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AE1E03">
        <w:rPr>
          <w:rStyle w:val="normaltextrun"/>
        </w:rPr>
        <w:t xml:space="preserve">. </w:t>
      </w:r>
      <w:r w:rsidR="008101C6">
        <w:rPr>
          <w:rStyle w:val="eop"/>
        </w:rPr>
        <w:t> </w:t>
      </w:r>
    </w:p>
    <w:p w14:paraId="073A1D31" w14:textId="0A9B96B5"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 xml:space="preserve">the </w:t>
      </w:r>
      <w:r w:rsidR="00464FBB">
        <w:rPr>
          <w:rStyle w:val="normaltextrun"/>
        </w:rPr>
        <w:t xml:space="preserve">dynamic </w:t>
      </w:r>
      <w:r w:rsidR="008101C6">
        <w:rPr>
          <w:rStyle w:val="normaltextrun"/>
        </w:rPr>
        <w:t xml:space="preserve">relationship between </w:t>
      </w:r>
      <w:r>
        <w:rPr>
          <w:rStyle w:val="normaltextrun"/>
        </w:rPr>
        <w:t xml:space="preserve">pinyon jay and pinyon </w:t>
      </w:r>
      <w:r w:rsidR="00464FBB">
        <w:rPr>
          <w:rStyle w:val="normaltextrun"/>
        </w:rPr>
        <w:t xml:space="preserve">pine cone production using </w:t>
      </w:r>
      <w:r w:rsidR="00AE1E03">
        <w:rPr>
          <w:rStyle w:val="normaltextrun"/>
        </w:rPr>
        <w:t>over a decade</w:t>
      </w:r>
      <w:r w:rsidR="00464FBB">
        <w:rPr>
          <w:rStyle w:val="normaltextrun"/>
        </w:rPr>
        <w:t xml:space="preserve"> (</w:t>
      </w:r>
      <w:r w:rsidR="00C51F3D">
        <w:rPr>
          <w:rStyle w:val="normaltextrun"/>
        </w:rPr>
        <w:t>2010-2022</w:t>
      </w:r>
      <w:r w:rsidR="00464FBB">
        <w:rPr>
          <w:rStyle w:val="normaltextrun"/>
        </w:rPr>
        <w:t xml:space="preserve">) of data spanning </w:t>
      </w:r>
      <w:r w:rsidR="00AE1E03">
        <w:rPr>
          <w:rStyle w:val="normaltextrun"/>
        </w:rPr>
        <w:t xml:space="preserve">the full range of pinyon </w:t>
      </w:r>
      <w:r w:rsidR="00464FBB">
        <w:rPr>
          <w:rStyle w:val="normaltextrun"/>
        </w:rPr>
        <w:t xml:space="preserve">pine </w:t>
      </w:r>
      <w:r w:rsidR="00AE1E03">
        <w:rPr>
          <w:rStyle w:val="normaltextrun"/>
        </w:rPr>
        <w:t xml:space="preserve">(~55% of the range of pinyon jays; Figure X). 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 xml:space="preserve">habitat </w:t>
      </w:r>
      <w:r w:rsidR="008266CE">
        <w:rPr>
          <w:rStyle w:val="normaltextrun"/>
        </w:rPr>
        <w:t>suitability</w:t>
      </w:r>
      <w:r w:rsidR="00464FBB">
        <w:rPr>
          <w:rStyle w:val="normaltextrun"/>
        </w:rPr>
        <w:t xml:space="preserve"> conditions</w:t>
      </w:r>
      <w:r w:rsidR="008266CE">
        <w:rPr>
          <w:rStyle w:val="normaltextrun"/>
        </w:rPr>
        <w:t>,</w:t>
      </w:r>
      <w:r w:rsidR="00AE1E03">
        <w:rPr>
          <w:rStyle w:val="normaltextrun"/>
        </w:rPr>
        <w:t xml:space="preserve"> and this decade </w:t>
      </w:r>
      <w:r w:rsidR="00464FBB">
        <w:rPr>
          <w:rStyle w:val="normaltextrun"/>
        </w:rPr>
        <w:t xml:space="preserve">is characterized by </w:t>
      </w:r>
      <w:commentRangeStart w:id="8"/>
      <w:r w:rsidR="00464FBB">
        <w:rPr>
          <w:rStyle w:val="normaltextrun"/>
        </w:rPr>
        <w:t xml:space="preserve">highly variable </w:t>
      </w:r>
      <w:r w:rsidR="00AE1E03">
        <w:rPr>
          <w:rStyle w:val="normaltextrun"/>
        </w:rPr>
        <w:t xml:space="preserve">climatic conditions </w:t>
      </w:r>
      <w:commentRangeEnd w:id="8"/>
      <w:r w:rsidR="00464FBB">
        <w:rPr>
          <w:rStyle w:val="CommentReference"/>
          <w:rFonts w:asciiTheme="minorHAnsi" w:eastAsiaTheme="minorHAnsi" w:hAnsiTheme="minorHAnsi" w:cstheme="minorBidi"/>
        </w:rPr>
        <w:commentReference w:id="8"/>
      </w:r>
      <w:r w:rsidR="00942FE3">
        <w:rPr>
          <w:rStyle w:val="normaltextrun"/>
        </w:rPr>
        <w:fldChar w:fldCharType="begin"/>
      </w:r>
      <w:r w:rsidR="00942FE3">
        <w:rPr>
          <w:rStyle w:val="normaltextrun"/>
        </w:rPr>
        <w:instrText xml:space="preserve"> ADDIN ZOTERO_ITEM CSL_CITATION {"citationID":"9rViN0W6","properties":{"formattedCitation":"(Boone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to examine how populations of a seed disperser respond to resource availability</w:t>
      </w:r>
      <w:r w:rsidR="00464FBB">
        <w:rPr>
          <w:rStyle w:val="normaltextrun"/>
        </w:rPr>
        <w:t xml:space="preserve"> (cones)</w:t>
      </w:r>
      <w:r>
        <w:rPr>
          <w:rStyle w:val="normaltextrun"/>
        </w:rPr>
        <w:t xml:space="preserve"> and climate </w:t>
      </w:r>
      <w:r w:rsidR="00464FBB">
        <w:rPr>
          <w:rStyle w:val="normaltextrun"/>
        </w:rPr>
        <w:t xml:space="preserve">across space </w:t>
      </w:r>
      <w:r w:rsidR="00464FBB">
        <w:rPr>
          <w:rStyle w:val="normaltextrun"/>
        </w:rPr>
        <w:lastRenderedPageBreak/>
        <w:t>and time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942FE3">
        <w:rPr>
          <w:rStyle w:val="normaltextrun"/>
        </w:rPr>
        <w:fldChar w:fldCharType="separate"/>
      </w:r>
      <w:r w:rsidR="00942FE3">
        <w:rPr>
          <w:rStyle w:val="normaltextrun"/>
          <w:noProof/>
        </w:rPr>
        <w:t>(Ogle et al., 2015)</w:t>
      </w:r>
      <w:r w:rsidR="00942FE3">
        <w:rPr>
          <w:rStyle w:val="normaltextrun"/>
        </w:rPr>
        <w:fldChar w:fldCharType="end"/>
      </w:r>
      <w:r>
        <w:rPr>
          <w:rStyle w:val="normaltextrun"/>
        </w:rPr>
        <w:t xml:space="preserve">. Importantly, the </w:t>
      </w:r>
      <w:r w:rsidR="00C51F3D">
        <w:rPr>
          <w:rStyle w:val="normaltextrun"/>
        </w:rPr>
        <w:t xml:space="preserve">SAM </w:t>
      </w:r>
      <w:r w:rsidR="00464FBB">
        <w:rPr>
          <w:rStyle w:val="normaltextrun"/>
        </w:rPr>
        <w:t xml:space="preserve">framework </w:t>
      </w:r>
      <w:r>
        <w:rPr>
          <w:rStyle w:val="normaltextrun"/>
        </w:rPr>
        <w:t>simultaneously estimate</w:t>
      </w:r>
      <w:r w:rsidR="00464FBB">
        <w:rPr>
          <w:rStyle w:val="normaltextrun"/>
        </w:rPr>
        <w:t>s</w:t>
      </w:r>
      <w:r>
        <w:rPr>
          <w:rStyle w:val="normaltextrun"/>
        </w:rPr>
        <w:t xml:space="preserve"> anticipatory </w:t>
      </w:r>
      <w:r w:rsidR="00464FBB">
        <w:rPr>
          <w:rStyle w:val="normaltextrun"/>
        </w:rPr>
        <w:t xml:space="preserve">(e.g., “predictive” behavior), </w:t>
      </w:r>
      <w:r w:rsidR="00C51F3D">
        <w:rPr>
          <w:rStyle w:val="normaltextrun"/>
        </w:rPr>
        <w:t>immediate</w:t>
      </w:r>
      <w:r w:rsidR="00464FBB">
        <w:rPr>
          <w:rStyle w:val="normaltextrun"/>
        </w:rPr>
        <w:t>, and</w:t>
      </w:r>
      <w:r>
        <w:rPr>
          <w:rStyle w:val="normaltextrun"/>
        </w:rPr>
        <w:t xml:space="preserve"> </w:t>
      </w:r>
      <w:r w:rsidR="00C51F3D">
        <w:rPr>
          <w:rStyle w:val="normaltextrun"/>
        </w:rPr>
        <w:t xml:space="preserve">delayed </w:t>
      </w:r>
      <w:r>
        <w:rPr>
          <w:rStyle w:val="normaltextrun"/>
        </w:rPr>
        <w:t>(e.g.,</w:t>
      </w:r>
      <w:r w:rsidR="00464FBB">
        <w:rPr>
          <w:rStyle w:val="normaltextrun"/>
        </w:rPr>
        <w:t xml:space="preserve"> </w:t>
      </w:r>
      <w:r>
        <w:rPr>
          <w:rStyle w:val="normaltextrun"/>
        </w:rPr>
        <w:t>“</w:t>
      </w:r>
      <w:r w:rsidR="00C51F3D">
        <w:rPr>
          <w:rStyle w:val="normaltextrun"/>
        </w:rPr>
        <w:t>lagged</w:t>
      </w:r>
      <w:r>
        <w:rPr>
          <w:rStyle w:val="normaltextrun"/>
        </w:rPr>
        <w:t>”)</w:t>
      </w:r>
      <w:r w:rsidR="00464FBB">
        <w:rPr>
          <w:rStyle w:val="normaltextrun"/>
        </w:rPr>
        <w:t xml:space="preserve"> responses, and provides quantitative insight into the relative importance of these different behaviors or responses to</w:t>
      </w:r>
      <w:r>
        <w:rPr>
          <w:rStyle w:val="normaltextrun"/>
        </w:rPr>
        <w:t xml:space="preserve"> </w:t>
      </w:r>
      <w:r w:rsidR="00464FBB">
        <w:rPr>
          <w:rStyle w:val="normaltextrun"/>
        </w:rPr>
        <w:t xml:space="preserve">the </w:t>
      </w:r>
      <w:r>
        <w:rPr>
          <w:rStyle w:val="normaltextrun"/>
        </w:rPr>
        <w:t xml:space="preserve">overall </w:t>
      </w:r>
      <w:r w:rsidR="00464FBB">
        <w:rPr>
          <w:rStyle w:val="normaltextrun"/>
        </w:rPr>
        <w:t xml:space="preserve">population dynamics observed for pinyon jay. Thus, this approach </w:t>
      </w:r>
      <w:r w:rsidR="00C51F3D">
        <w:rPr>
          <w:rStyle w:val="normaltextrun"/>
        </w:rPr>
        <w:t xml:space="preserve">facilitates </w:t>
      </w:r>
      <w:r w:rsidR="00464FBB">
        <w:rPr>
          <w:rStyle w:val="normaltextrun"/>
        </w:rPr>
        <w:t xml:space="preserve">the quantification and evaluation of </w:t>
      </w:r>
      <w:r>
        <w:rPr>
          <w:rStyle w:val="normaltextrun"/>
        </w:rPr>
        <w:t>multiple hypothesized relationships</w:t>
      </w:r>
      <w:r w:rsidR="00464FBB">
        <w:rPr>
          <w:rStyle w:val="normaltextrun"/>
        </w:rPr>
        <w:t xml:space="preserve">, allowing for the possibility that multiple types of interactions </w:t>
      </w:r>
      <w:r w:rsidR="00C51F3D">
        <w:rPr>
          <w:rStyle w:val="normaltextrun"/>
        </w:rPr>
        <w:t xml:space="preserve">can </w:t>
      </w:r>
      <w:r w:rsidR="00464FBB">
        <w:rPr>
          <w:rStyle w:val="normaltextrun"/>
        </w:rPr>
        <w:t>occur</w:t>
      </w:r>
      <w:r>
        <w:rPr>
          <w:rStyle w:val="normaltextrun"/>
        </w:rPr>
        <w:t xml:space="preserve"> simultaneously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{"citationID":"ax1NxmV8","properties":{"formattedCitation":"(Zylstra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942FE3">
        <w:rPr>
          <w:rStyle w:val="normaltextrun"/>
        </w:rPr>
        <w:fldChar w:fldCharType="separate"/>
      </w:r>
      <w:r w:rsidR="00942FE3">
        <w:rPr>
          <w:rStyle w:val="normaltextrun"/>
          <w:noProof/>
        </w:rPr>
        <w:t>(Zylstra et al., 2021)</w:t>
      </w:r>
      <w:r w:rsidR="00942FE3">
        <w:rPr>
          <w:rStyle w:val="normaltextrun"/>
        </w:rPr>
        <w:fldChar w:fldCharType="end"/>
      </w:r>
      <w:r w:rsidR="008266CE">
        <w:rPr>
          <w:rStyle w:val="normaltextrun"/>
        </w:rPr>
        <w:t>.</w:t>
      </w:r>
      <w:r>
        <w:rPr>
          <w:rStyle w:val="normaltextrun"/>
        </w:rPr>
        <w:t xml:space="preserve"> We leveraged 13 years (2010-2022) of eBird data on pinyon jay abundance spanning a large portion of its population range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{"citationID":"eSgkbkmv","properties":{"formattedCitation":"(Sullivan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942FE3">
        <w:rPr>
          <w:rStyle w:val="normaltextrun"/>
        </w:rPr>
        <w:fldChar w:fldCharType="separate"/>
      </w:r>
      <w:r w:rsidR="00942FE3">
        <w:rPr>
          <w:rStyle w:val="normaltextrun"/>
          <w:noProof/>
        </w:rPr>
        <w:t>(Sullivan et al., 2009)</w:t>
      </w:r>
      <w:r w:rsidR="00942FE3">
        <w:rPr>
          <w:rStyle w:val="normaltextrun"/>
        </w:rPr>
        <w:fldChar w:fldCharType="end"/>
      </w:r>
      <w:r>
        <w:rPr>
          <w:rStyle w:val="normaltextrun"/>
        </w:rPr>
        <w:t xml:space="preserve"> and predicted pinyon pine seed availability for the same region (Southwest USA;</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{"citationID":"LXXkosWs","properties":{"formattedCitation":"(Wion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(Wion et al., 2025)</w:t>
      </w:r>
      <w:r w:rsidR="00942FE3">
        <w:rPr>
          <w:rStyle w:val="normaltextrun"/>
        </w:rPr>
        <w:fldChar w:fldCharType="end"/>
      </w:r>
      <w:r>
        <w:rPr>
          <w:rStyle w:val="normaltextrun"/>
        </w:rPr>
        <w:t xml:space="preserve">). </w:t>
      </w:r>
      <w:r w:rsidR="00C51F3D">
        <w:rPr>
          <w:rStyle w:val="normaltextrun"/>
        </w:rPr>
        <w:t xml:space="preserve">Using these data and the SAM modeling approach, we </w:t>
      </w:r>
      <w:r>
        <w:rPr>
          <w:rStyle w:val="normaltextrun"/>
        </w:rPr>
        <w:t>address two key questions: 1) what are the relative contributions of anticipatory (“predictive”</w:t>
      </w:r>
      <w:r w:rsidR="00C51F3D">
        <w:rPr>
          <w:rStyle w:val="normaltextrun"/>
        </w:rPr>
        <w:t xml:space="preserve"> behavior</w:t>
      </w:r>
      <w:r>
        <w:rPr>
          <w:rStyle w:val="normaltextrun"/>
        </w:rPr>
        <w:t>) and lagged (both “immediate” and “delayed</w:t>
      </w:r>
      <w:r w:rsidR="00C51F3D">
        <w:rPr>
          <w:rStyle w:val="normaltextrun"/>
        </w:rPr>
        <w:t>”</w:t>
      </w:r>
      <w:r>
        <w:rPr>
          <w:rStyle w:val="normaltextrun"/>
        </w:rPr>
        <w:t xml:space="preserve"> response</w:t>
      </w:r>
      <w:r w:rsidR="00C51F3D">
        <w:rPr>
          <w:rStyle w:val="normaltextrun"/>
        </w:rPr>
        <w:t>s</w:t>
      </w:r>
      <w:r>
        <w:rPr>
          <w:rStyle w:val="normaltextrun"/>
        </w:rPr>
        <w:t>)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but also builds a general framework for evaluating the temporal signals and context dependence of species interactions</w:t>
      </w:r>
      <w:r w:rsidR="00EB72EC">
        <w:rPr>
          <w:rStyle w:val="normaltextrun"/>
        </w:rPr>
        <w:t xml:space="preserve"> </w:t>
      </w:r>
      <w:r w:rsidR="008266CE">
        <w:rPr>
          <w:rStyle w:val="normaltextrun"/>
        </w:rPr>
        <w:t>more broadly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bookmarkEnd w:id="7"/>
    <w:p w14:paraId="0BF0F49B" w14:textId="77777777" w:rsidR="008F6A89" w:rsidRDefault="00332E9D" w:rsidP="004B339F">
      <w:pPr>
        <w:pStyle w:val="Heading1"/>
        <w:spacing w:before="180" w:after="180"/>
      </w:pPr>
      <w:r>
        <w:t>2 Materials and Methods</w:t>
      </w:r>
    </w:p>
    <w:p w14:paraId="35E48460" w14:textId="5E687FEF" w:rsidR="008F6A89" w:rsidRDefault="49B9E889" w:rsidP="004B339F">
      <w:pPr>
        <w:pStyle w:val="Heading3"/>
        <w:spacing w:before="180" w:after="180" w:line="480" w:lineRule="auto"/>
      </w:pPr>
      <w:bookmarkStart w:id="9" w:name="pinyon-jay-biology-and-study-site"/>
      <w:r>
        <w:t xml:space="preserve">2.1 </w:t>
      </w:r>
      <w:r w:rsidR="00207146">
        <w:t xml:space="preserve">Study </w:t>
      </w:r>
      <w:r w:rsidR="00DF04BB">
        <w:t xml:space="preserve">system and study </w:t>
      </w:r>
      <w:r w:rsidR="00207146">
        <w:t>region</w:t>
      </w:r>
    </w:p>
    <w:p w14:paraId="1E7450AE" w14:textId="178E683D" w:rsidR="004B339F" w:rsidRDefault="00A82A9B" w:rsidP="001C5D82">
      <w:pPr>
        <w:pStyle w:val="BodyText"/>
        <w:ind w:firstLine="720"/>
      </w:pPr>
      <w:r>
        <w:t>The p</w:t>
      </w:r>
      <w:r w:rsidR="49B9E889">
        <w:t>inyon jay</w:t>
      </w:r>
      <w:r>
        <w:t xml:space="preserve"> (</w:t>
      </w:r>
      <w:r w:rsidR="00BE3A4A" w:rsidRPr="00BE3A4A">
        <w:rPr>
          <w:i/>
          <w:iCs/>
        </w:rPr>
        <w:t>Gymnorhinus cyanocephalus</w:t>
      </w:r>
      <w:r>
        <w:t>)</w:t>
      </w:r>
      <w:r w:rsidR="49B9E889">
        <w:t xml:space="preserve"> </w:t>
      </w:r>
      <w:r>
        <w:t>is</w:t>
      </w:r>
      <w:r w:rsidR="00E763F2">
        <w:t xml:space="preserve"> an iconic species that </w:t>
      </w:r>
      <w:r w:rsidR="00450279">
        <w:t xml:space="preserve">resides </w:t>
      </w:r>
      <w:r w:rsidR="49B9E889">
        <w:t>across the western US (California, Nevada, Utah, Arizona, Colorado, New Mexico</w:t>
      </w:r>
      <w:r w:rsidR="008266CE">
        <w:t>, Idaho</w:t>
      </w:r>
      <w:r w:rsidR="49B9E889">
        <w:t>)</w:t>
      </w:r>
      <w:r w:rsidR="00840650">
        <w:t xml:space="preserve"> </w:t>
      </w:r>
      <w:r w:rsidR="001C5D82">
        <w:fldChar w:fldCharType="begin"/>
      </w:r>
      <w:r w:rsidR="001C5D82">
        <w:instrText xml:space="preserve"> ADDIN ZOTERO_ITEM CSL_CITATION {"citationID":"4Adz4IWD","properties":{"formattedCitation":"(Fink et al., 2025)","plainCitation":"(Fink et al., 2025)","noteIndex":0},"citationItems":[{"id":3030,"uris":["http://zotero.org/users/6391447/items/L7QCJM7G"],"itemData":{"id":3030,"type":"dataset","abstract":"The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1C5D82">
        <w:fldChar w:fldCharType="separate"/>
      </w:r>
      <w:r w:rsidR="001C5D82">
        <w:rPr>
          <w:noProof/>
        </w:rPr>
        <w:t>(Fink et al., 2025, Figure 1)</w:t>
      </w:r>
      <w:r w:rsidR="001C5D82">
        <w:fldChar w:fldCharType="end"/>
      </w:r>
      <w:r w:rsidR="49B9E889">
        <w:t xml:space="preserve">. </w:t>
      </w:r>
      <w:r w:rsidR="00450279">
        <w:t>The typical lifespan of a pinyon jay is 5-6 years</w:t>
      </w:r>
      <w:r w:rsidR="001C5D82">
        <w:t xml:space="preserve"> </w:t>
      </w:r>
      <w:r w:rsidR="001C5D82">
        <w:fldChar w:fldCharType="begin"/>
      </w:r>
      <w:r w:rsidR="001C5D82">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1C5D82">
        <w:fldChar w:fldCharType="separate"/>
      </w:r>
      <w:r w:rsidR="001C5D82">
        <w:rPr>
          <w:noProof/>
        </w:rPr>
        <w:t>(Marzluff &amp; Balda, 1992)</w:t>
      </w:r>
      <w:r w:rsidR="001C5D82">
        <w:fldChar w:fldCharType="end"/>
      </w:r>
      <w:r w:rsidR="001C5D82">
        <w:t xml:space="preserve"> </w:t>
      </w:r>
      <w:r w:rsidR="00450279">
        <w:t xml:space="preserve">and </w:t>
      </w:r>
      <w:r w:rsidR="00450279">
        <w:lastRenderedPageBreak/>
        <w:t xml:space="preserve">masting events in pinyon pines in the western US tend to occur every </w:t>
      </w:r>
      <w:r w:rsidR="00B0326C">
        <w:t>2</w:t>
      </w:r>
      <w:r w:rsidR="00450279">
        <w:t xml:space="preserve"> years</w:t>
      </w:r>
      <w:r w:rsidR="001C5D82">
        <w:t xml:space="preserve"> </w:t>
      </w:r>
      <w:r w:rsidR="001C5D82">
        <w:fldChar w:fldCharType="begin"/>
      </w:r>
      <w:r w:rsidR="001C5D82">
        <w:instrText xml:space="preserve"> ADDIN ZOTERO_ITEM CSL_CITATION {"citationID":"5z5Ni9MQ","properties":{"formattedCitation":"(Redmond et al., 2012)","plainCitation":"(Redmond et al., 2012)","noteIndex":0},"citationItems":[{"id":2972,"uris":["http://zotero.org/groups/5634119/items/7M2FKU8S"],"itemData":{"id":2972,"type":"article-journal","abstract":"Global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N."}],"issued":{"date-parts":[["2012",12]]}}}],"schema":"https://github.com/citation-style-language/schema/raw/master/csl-citation.json"} </w:instrText>
      </w:r>
      <w:r w:rsidR="001C5D82">
        <w:fldChar w:fldCharType="separate"/>
      </w:r>
      <w:r w:rsidR="001C5D82">
        <w:rPr>
          <w:noProof/>
        </w:rPr>
        <w:t>(Redmond et al., 2012)</w:t>
      </w:r>
      <w:r w:rsidR="001C5D82">
        <w:fldChar w:fldCharType="end"/>
      </w:r>
      <w:r w:rsidR="00450279">
        <w:t>. Thus, pinyon jay</w:t>
      </w:r>
      <w:r w:rsidR="001C5D82">
        <w:t>s</w:t>
      </w:r>
      <w:r w:rsidR="00450279">
        <w:t xml:space="preserve"> may experience 1-</w:t>
      </w:r>
      <w:r w:rsidR="00B0326C">
        <w:t>3</w:t>
      </w:r>
      <w:r w:rsidR="00450279">
        <w:t xml:space="preserve"> ma</w:t>
      </w:r>
      <w:r w:rsidR="00BE3A4A">
        <w:t>s</w:t>
      </w:r>
      <w:r w:rsidR="00450279">
        <w:t xml:space="preserve">ting events during </w:t>
      </w:r>
      <w:r w:rsidR="001C5D82">
        <w:t>their</w:t>
      </w:r>
      <w:r w:rsidR="00450279">
        <w:t xml:space="preserve"> lifetime</w:t>
      </w:r>
      <w:r w:rsidR="001C5D82">
        <w:t>s</w:t>
      </w:r>
      <w:r w:rsidR="00DF04BB">
        <w:t xml:space="preserve">, and pinyon </w:t>
      </w:r>
      <w:r w:rsidR="00450279">
        <w:t>jays r</w:t>
      </w:r>
      <w:r>
        <w:t xml:space="preserve">ely heavily on </w:t>
      </w:r>
      <w:r w:rsidR="00DF04BB">
        <w:t xml:space="preserve">these </w:t>
      </w:r>
      <w:r>
        <w:t>seeds</w:t>
      </w:r>
      <w:r w:rsidR="001C5D82">
        <w:t xml:space="preserve"> </w:t>
      </w:r>
      <w:r w:rsidR="001C5D82">
        <w:fldChar w:fldCharType="begin"/>
      </w:r>
      <w:r w:rsidR="001C5D82">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1C5D82">
        <w:fldChar w:fldCharType="separate"/>
      </w:r>
      <w:r w:rsidR="001C5D82">
        <w:rPr>
          <w:noProof/>
        </w:rPr>
        <w:t>(Ligon, 1978)</w:t>
      </w:r>
      <w:r w:rsidR="001C5D82">
        <w:fldChar w:fldCharType="end"/>
      </w:r>
      <w:r>
        <w:t>. To quantify relationships between pinyon jays and pinyon pine seed production</w:t>
      </w:r>
      <w:r w:rsidR="00207146">
        <w:t>, we focused on the intermountain and southwest regions of the US</w:t>
      </w:r>
      <w:r w:rsidR="00E763F2">
        <w:t>,</w:t>
      </w:r>
      <w:r w:rsidR="00207146">
        <w:t xml:space="preserve"> where broad-scale information </w:t>
      </w:r>
      <w:r>
        <w:t xml:space="preserve">is available </w:t>
      </w:r>
      <w:r w:rsidR="00207146">
        <w:t>on two-needle pin</w:t>
      </w:r>
      <w:r w:rsidR="00186ED6">
        <w:t>y</w:t>
      </w:r>
      <w:r w:rsidR="00207146">
        <w:t xml:space="preserve">on </w:t>
      </w:r>
      <w:r w:rsidR="00E763F2">
        <w:t xml:space="preserve">pine </w:t>
      </w:r>
      <w:r w:rsidR="00566D27">
        <w:t>(</w:t>
      </w:r>
      <w:r w:rsidR="00BE3A4A" w:rsidRPr="00BE3A4A">
        <w:rPr>
          <w:i/>
          <w:iCs/>
        </w:rPr>
        <w:t>Pinus edulis</w:t>
      </w:r>
      <w:r w:rsidR="00566D27">
        <w:t xml:space="preserve">) </w:t>
      </w:r>
      <w:r w:rsidR="00207146">
        <w:t>cone production</w:t>
      </w:r>
      <w:r w:rsidR="00450279">
        <w:t>, providing</w:t>
      </w:r>
      <w:r w:rsidR="00207146">
        <w:t xml:space="preserve"> a proxy for seed production</w:t>
      </w:r>
      <w:r w:rsidR="001C5D82">
        <w:t xml:space="preserve"> </w:t>
      </w:r>
      <w:r w:rsidR="001C5D82">
        <w:fldChar w:fldCharType="begin"/>
      </w:r>
      <w:r w:rsidR="001C5D8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C5D82">
        <w:fldChar w:fldCharType="separate"/>
      </w:r>
      <w:r w:rsidR="001C5D82">
        <w:rPr>
          <w:noProof/>
        </w:rPr>
        <w:t>(Wion et al., 2025)</w:t>
      </w:r>
      <w:r w:rsidR="001C5D82">
        <w:fldChar w:fldCharType="end"/>
      </w:r>
      <w:r w:rsidR="00207146" w:rsidRPr="00450279">
        <w:t xml:space="preserve">. </w:t>
      </w:r>
      <w:r w:rsidR="00450279" w:rsidRPr="00BE3A4A">
        <w:t>While</w:t>
      </w:r>
      <w:r w:rsidR="00566D27" w:rsidRPr="00450279">
        <w:t xml:space="preserve"> two-needle pinyon </w:t>
      </w:r>
      <w:r w:rsidR="00450279" w:rsidRPr="00BE3A4A">
        <w:t>(hereafter,</w:t>
      </w:r>
      <w:r w:rsidR="00566D27" w:rsidRPr="00450279">
        <w:t xml:space="preserve"> “pinyon”</w:t>
      </w:r>
      <w:r w:rsidR="00450279" w:rsidRPr="00BE3A4A">
        <w:t xml:space="preserve">) is an important seed source, </w:t>
      </w:r>
      <w:r w:rsidR="00450279" w:rsidRPr="00450279">
        <w:t>i</w:t>
      </w:r>
      <w:r w:rsidR="00207146" w:rsidRPr="00186ED6">
        <w:t xml:space="preserve">t is likely that pinyon jays rely on other species of pinyon pine (e.g., </w:t>
      </w:r>
      <w:r w:rsidR="00207146" w:rsidRPr="00186ED6">
        <w:rPr>
          <w:i/>
          <w:iCs/>
        </w:rPr>
        <w:t>P. cembroides,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these </w:t>
      </w:r>
      <w:r w:rsidR="00450279">
        <w:t xml:space="preserve">other </w:t>
      </w:r>
      <w:r w:rsidR="00840650">
        <w:t xml:space="preserve">tree </w:t>
      </w:r>
      <w:r w:rsidR="00186ED6" w:rsidRPr="00186ED6">
        <w:t xml:space="preserve">species lack wide-scale estimates of seed production. </w:t>
      </w:r>
      <w:r w:rsidR="00450279">
        <w:t xml:space="preserve">Overall, our study </w:t>
      </w:r>
      <w:r w:rsidR="004B339F">
        <w:t xml:space="preserve">region represents ~55% of the total </w:t>
      </w:r>
      <w:r w:rsidR="004B339F">
        <w:t>population range for pinyon jays</w:t>
      </w:r>
      <w:ins w:id="10" w:author="Kiona Ogle" w:date="2025-09-24T13:48:00Z" w16du:dateUtc="2025-09-24T20:48:00Z">
        <w:r w:rsidR="00450279">
          <w:t>, and spans a wide range of elevations (X-Y m), mean ann</w:t>
        </w:r>
      </w:ins>
      <w:ins w:id="11" w:author="Kiona Ogle" w:date="2025-09-24T13:49:00Z" w16du:dateUtc="2025-09-24T20:49:00Z">
        <w:r w:rsidR="00450279">
          <w:t xml:space="preserve">ual precipitation (X-Y mm), mean annual temperature (X-Y </w:t>
        </w:r>
        <w:r w:rsidR="00450279" w:rsidRPr="00450279">
          <w:rPr>
            <w:vertAlign w:val="superscript"/>
            <w:rPrChange w:id="12" w:author="Kiona Ogle" w:date="2025-09-24T13:49:00Z" w16du:dateUtc="2025-09-24T20:49:00Z">
              <w:rPr/>
            </w:rPrChange>
          </w:rPr>
          <w:t>o</w:t>
        </w:r>
        <w:r w:rsidR="00450279">
          <w:t xml:space="preserve">C), and </w:t>
        </w:r>
        <w:commentRangeStart w:id="13"/>
        <w:r w:rsidR="00450279">
          <w:t>pinyon basal ar</w:t>
        </w:r>
      </w:ins>
      <w:ins w:id="14" w:author="Kiona Ogle" w:date="2025-09-24T13:50:00Z" w16du:dateUtc="2025-09-24T20:50:00Z">
        <w:r w:rsidR="00450279">
          <w:t>ea (X-Y units)</w:t>
        </w:r>
        <w:commentRangeEnd w:id="13"/>
        <w:r w:rsidR="00450279">
          <w:rPr>
            <w:rStyle w:val="CommentReference"/>
            <w:rFonts w:asciiTheme="minorHAnsi" w:hAnsiTheme="minorHAnsi"/>
          </w:rPr>
          <w:commentReference w:id="13"/>
        </w:r>
      </w:ins>
      <w:ins w:id="15" w:author="Kiona Ogle" w:date="2025-09-24T13:49:00Z" w16du:dateUtc="2025-09-24T20:49:00Z">
        <w:r w:rsidR="00450279">
          <w:t>.</w:t>
        </w:r>
      </w:ins>
      <w:del w:id="16" w:author="Kiona Ogle" w:date="2025-09-24T13:49:00Z" w16du:dateUtc="2025-09-24T20:49:00Z">
        <w:r w:rsidR="004B339F" w:rsidDel="00450279">
          <w:delText xml:space="preserve"> and ranges in [</w:delText>
        </w:r>
        <w:r w:rsidR="004B339F" w:rsidRPr="00AE1E03" w:rsidDel="00450279">
          <w:rPr>
            <w:highlight w:val="magenta"/>
          </w:rPr>
          <w:delText>elevation, other variables here?].</w:delText>
        </w:r>
      </w:del>
    </w:p>
    <w:p w14:paraId="10BC42D9" w14:textId="231C27A1" w:rsidR="004B339F" w:rsidRPr="004B339F" w:rsidRDefault="004B339F" w:rsidP="004B339F">
      <w:pPr>
        <w:pStyle w:val="BodyText"/>
        <w:rPr>
          <w:i/>
          <w:iCs/>
        </w:rPr>
      </w:pPr>
      <w:r>
        <w:rPr>
          <w:i/>
          <w:iCs/>
        </w:rPr>
        <w:t>2.2 Conceptualizing temporal relationships between pinyon pine and pinyon jays</w:t>
      </w:r>
    </w:p>
    <w:p w14:paraId="0BC37BC1" w14:textId="2E4C4874" w:rsidR="00207146" w:rsidRPr="00207146" w:rsidRDefault="00186ED6" w:rsidP="005C6E8E">
      <w:pPr>
        <w:pStyle w:val="BodyText"/>
        <w:ind w:firstLine="720"/>
      </w:pPr>
      <w:r w:rsidRPr="00186ED6">
        <w:t xml:space="preserve">Previous studies suggest that pinyon jays may “predict” cone availability </w:t>
      </w:r>
      <w:r w:rsidR="003F2E29">
        <w:t>in response to visual cues associated with</w:t>
      </w:r>
      <w:r w:rsidR="004B339F">
        <w:t xml:space="preserve"> cones maturing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00BE3A4A">
        <w:t xml:space="preserve">. Conversely, other work has documented pinyon jays “responding” to masting by nesting near seed cache sites from the previous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In addition, pinyon jays have delayed maturity</w:t>
      </w:r>
      <w:r w:rsidR="005C6E8E">
        <w:t xml:space="preserve"> such that</w:t>
      </w:r>
      <w:r w:rsidR="004B339F">
        <w:t xml:space="preserve"> individuals enter the breeding population</w:t>
      </w:r>
      <w:r w:rsidR="00BE3A4A">
        <w:t xml:space="preserve"> 1.5 - 2 y</w:t>
      </w:r>
      <w:r w:rsidR="004B339F">
        <w:t>ears after fledging</w:t>
      </w:r>
      <w:r w:rsidR="0047671F">
        <w:t xml:space="preserve"> </w:t>
      </w:r>
      <w:r w:rsidR="0047671F">
        <w:fldChar w:fldCharType="begin"/>
      </w:r>
      <w:r w:rsidR="005D7C8D">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47671F">
        <w:fldChar w:fldCharType="separate"/>
      </w:r>
      <w:r w:rsidR="005D7C8D">
        <w:rPr>
          <w:noProof/>
        </w:rPr>
        <w:t>(Marzluff &amp; Balda, 1988)</w:t>
      </w:r>
      <w:r w:rsidR="0047671F">
        <w:fldChar w:fldCharType="end"/>
      </w:r>
      <w:r w:rsidR="003F2E29">
        <w:t>. Thus,</w:t>
      </w:r>
      <w:r w:rsidR="005C16F0">
        <w:t xml:space="preserve"> pinyon seed resource pulses may have delayed effects on </w:t>
      </w:r>
      <w:r w:rsidR="00BE3A4A">
        <w:t>pinyon jay</w:t>
      </w:r>
      <w:r w:rsidR="005C16F0">
        <w:t xml:space="preserve"> abundance</w:t>
      </w:r>
      <w:r w:rsidR="003F2E29">
        <w:t xml:space="preserve"> if these resource pulses stimulate events earlier in the life cycle (e.g., egg production or hatching success)</w:t>
      </w:r>
      <w:r w:rsidR="005C16F0">
        <w:t>.</w:t>
      </w:r>
      <w:r w:rsidR="004B339F">
        <w:t xml:space="preserve"> </w:t>
      </w:r>
      <w:r w:rsidR="00BE3A4A">
        <w:t>Given these multiple, non-exclusive potential temporal signals between pinyon masting and pinyon jay abundance</w:t>
      </w:r>
      <w:r w:rsidRPr="00186ED6">
        <w:t>,</w:t>
      </w:r>
      <w:r>
        <w:t xml:space="preserve"> we developed </w:t>
      </w:r>
      <w:r w:rsidR="003F2E29">
        <w:t xml:space="preserve">a </w:t>
      </w:r>
      <w:r>
        <w:t xml:space="preserve">model </w:t>
      </w:r>
      <w:r w:rsidR="003F2E29">
        <w:t>(</w:t>
      </w:r>
      <w:r w:rsidR="004819E8">
        <w:t xml:space="preserve">see </w:t>
      </w:r>
      <w:r w:rsidR="003F2E29">
        <w:t xml:space="preserve">Figure </w:t>
      </w:r>
      <w:r w:rsidR="004819E8">
        <w:t>2</w:t>
      </w:r>
      <w:r w:rsidR="003F2E29">
        <w:t xml:space="preserve">) </w:t>
      </w:r>
      <w:r>
        <w:t xml:space="preserve">with a </w:t>
      </w:r>
      <w:r w:rsidR="003F2E29">
        <w:t xml:space="preserve">stochastic </w:t>
      </w:r>
      <w:r>
        <w:t>component</w:t>
      </w:r>
      <w:r w:rsidR="004B339F">
        <w:t xml:space="preserve"> that simultaneously incorporate</w:t>
      </w:r>
      <w:r w:rsidR="003F2E29">
        <w:t>s</w:t>
      </w:r>
      <w:r w:rsidR="004B339F">
        <w:t xml:space="preserve"> </w:t>
      </w:r>
      <w:r w:rsidR="00BE3A4A">
        <w:t>these t</w:t>
      </w:r>
      <w:r w:rsidR="004B339F">
        <w:t xml:space="preserve">hree hypothesized temporal relationships between </w:t>
      </w:r>
      <w:r w:rsidR="003F2E29">
        <w:t xml:space="preserve">pinyon </w:t>
      </w:r>
      <w:r w:rsidR="003F2E29">
        <w:lastRenderedPageBreak/>
        <w:t xml:space="preserve">jays </w:t>
      </w:r>
      <w:r w:rsidR="004B339F">
        <w:t>and cones</w:t>
      </w:r>
      <w:r w:rsidR="003F2E29">
        <w:t xml:space="preserve"> (seeds)</w:t>
      </w:r>
      <w:r w:rsidR="004819E8">
        <w:t xml:space="preserve">. </w:t>
      </w:r>
      <w:r w:rsidR="004819E8" w:rsidRPr="005C6E8E">
        <w:t xml:space="preserve">The first (H1) hypothesizes that pinyon jays exhibit </w:t>
      </w:r>
      <w:r w:rsidR="004B339F" w:rsidRPr="005C6E8E">
        <w:t xml:space="preserve">predictive </w:t>
      </w:r>
      <w:r w:rsidR="003F2E29" w:rsidRPr="005C6E8E">
        <w:t xml:space="preserve">or </w:t>
      </w:r>
      <w:r w:rsidR="004B339F" w:rsidRPr="005C6E8E">
        <w:t>anticipatory</w:t>
      </w:r>
      <w:r w:rsidR="003F2E29" w:rsidRPr="005C6E8E">
        <w:t xml:space="preserve"> behavior</w:t>
      </w:r>
      <w:r w:rsidR="004819E8" w:rsidRPr="005C6E8E">
        <w:t xml:space="preserve"> whereby their population abundance</w:t>
      </w:r>
      <w:r w:rsidR="005C6E8E" w:rsidRPr="002A02DF">
        <w:t xml:space="preserve"> </w:t>
      </w:r>
      <w:r w:rsidR="004819E8" w:rsidRPr="005C6E8E">
        <w:t>correlates</w:t>
      </w:r>
      <w:r w:rsidR="005C6E8E" w:rsidRPr="002A02DF">
        <w:t xml:space="preserve"> pinyon seed availability in subsequent (future) years. This anticipatory response would occur if jays respond to production of young, developing </w:t>
      </w:r>
      <w:r w:rsidR="004819E8" w:rsidRPr="005C6E8E">
        <w:t>cone</w:t>
      </w:r>
      <w:r w:rsidR="005C6E8E" w:rsidRPr="002A02DF">
        <w:t xml:space="preserve">s </w:t>
      </w:r>
      <w:r w:rsidR="004819E8" w:rsidRPr="005C6E8E">
        <w:t>and/or they use seeds from other plant species that develop more quickly in response to favorable climate conditions that also stimulate pinyon pine cone formation</w:t>
      </w:r>
      <w:r w:rsidR="002A02DF">
        <w:t xml:space="preserve"> (e.g., Parmenter)</w:t>
      </w:r>
      <w:r w:rsidR="004819E8" w:rsidRPr="005C6E8E">
        <w:t>. The second (H2</w:t>
      </w:r>
      <w:r w:rsidR="004B339F" w:rsidRPr="005C6E8E">
        <w:t>)</w:t>
      </w:r>
      <w:r w:rsidR="004819E8" w:rsidRPr="005C6E8E">
        <w:t xml:space="preserve"> </w:t>
      </w:r>
      <w:r w:rsidR="005C6E8E" w:rsidRPr="002A02DF">
        <w:t xml:space="preserve">hypothesizes that </w:t>
      </w:r>
      <w:r w:rsidR="004819E8" w:rsidRPr="005C6E8E">
        <w:t xml:space="preserve">pinyon jays </w:t>
      </w:r>
      <w:r w:rsidR="004B339F" w:rsidRPr="005C6E8E">
        <w:t>respon</w:t>
      </w:r>
      <w:r w:rsidR="004819E8" w:rsidRPr="005C6E8E">
        <w:t>d</w:t>
      </w:r>
      <w:r w:rsidR="003F2E29" w:rsidRPr="005C6E8E">
        <w:t xml:space="preserve"> </w:t>
      </w:r>
      <w:r w:rsidR="005C6E8E" w:rsidRPr="002A02DF">
        <w:t xml:space="preserve">quickly (“immediately) </w:t>
      </w:r>
      <w:r w:rsidR="003F2E29" w:rsidRPr="005C6E8E">
        <w:t xml:space="preserve">to </w:t>
      </w:r>
      <w:r w:rsidR="005C6E8E" w:rsidRPr="002A02DF">
        <w:t>pinyon pine seed availability such that jay abundance in the spring</w:t>
      </w:r>
      <w:r w:rsidR="002A02DF">
        <w:t xml:space="preserve"> breeding season</w:t>
      </w:r>
      <w:r w:rsidR="005C6E8E" w:rsidRPr="002A02DF">
        <w:t xml:space="preserve"> is highly correlated with seed availability during the prior fall or winter.</w:t>
      </w:r>
      <w:r w:rsidR="004819E8" w:rsidRPr="005C6E8E">
        <w:t xml:space="preserve"> Finally, H3 describes</w:t>
      </w:r>
      <w:r w:rsidR="004819E8">
        <w:t xml:space="preserve"> a </w:t>
      </w:r>
      <w:r w:rsidR="004B339F">
        <w:t xml:space="preserve">delayed </w:t>
      </w:r>
      <w:r w:rsidR="004819E8">
        <w:t xml:space="preserve">or lagged </w:t>
      </w:r>
      <w:r w:rsidR="004B339F">
        <w:t>response</w:t>
      </w:r>
      <w:r w:rsidR="004819E8">
        <w:t xml:space="preserve"> whereby </w:t>
      </w:r>
      <w:r w:rsidR="005C6E8E">
        <w:t>pinyon jay abundance is highly correlated with seed availability during previous years (e.g., 1 or 2 fall seasons prior), reflecting</w:t>
      </w:r>
      <w:r w:rsidR="002A02DF">
        <w:t xml:space="preserve"> a growth in breeding jay populations 1.5 – 2 years following pinyon seed resource pulses</w:t>
      </w:r>
      <w:r w:rsidR="004B339F">
        <w:t xml:space="preserve">. Importantly, </w:t>
      </w:r>
      <w:r w:rsidR="004819E8">
        <w:t xml:space="preserve">our modeling framework facilities explicit quantification of </w:t>
      </w:r>
      <w:r w:rsidR="00AE1E03">
        <w:t>the relative importance of each of these hypotheses</w:t>
      </w:r>
      <w:r w:rsidR="004819E8">
        <w:t xml:space="preserve">, and it allows for the possibility that one or more of the three behaviors can occur </w:t>
      </w:r>
      <w:r w:rsidR="004B339F">
        <w:t>simultaneously</w:t>
      </w:r>
      <w:r w:rsidR="005D7C8D">
        <w:t xml:space="preserve"> </w:t>
      </w:r>
      <w:r w:rsidR="005D7C8D">
        <w:fldChar w:fldCharType="begin"/>
      </w:r>
      <w:r w:rsidR="005D7C8D">
        <w:instrText xml:space="preserve"> ADDIN ZOTERO_ITEM CSL_CITATION {"citationID":"0OyY907M","properties":{"formattedCitation":"(Zylstra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5D7C8D">
        <w:fldChar w:fldCharType="separate"/>
      </w:r>
      <w:r w:rsidR="005D7C8D">
        <w:rPr>
          <w:noProof/>
        </w:rPr>
        <w:t>(Zylstra et al., 2021)</w:t>
      </w:r>
      <w:r w:rsidR="005D7C8D">
        <w:fldChar w:fldCharType="end"/>
      </w:r>
      <w:r w:rsidR="004B339F">
        <w:t xml:space="preserve">. </w:t>
      </w:r>
      <w:r>
        <w:t>These predicted temporal relationships between pinyon jays and pi</w:t>
      </w:r>
      <w:r w:rsidR="00017D05">
        <w:t xml:space="preserve">nyon </w:t>
      </w:r>
      <w:r>
        <w:t xml:space="preserve">cone </w:t>
      </w:r>
      <w:r w:rsidR="005C6E8E">
        <w:t xml:space="preserve">(or seed) </w:t>
      </w:r>
      <w:r>
        <w:t xml:space="preserve">production </w:t>
      </w:r>
      <w:r w:rsidR="004819E8">
        <w:t>are illustrated</w:t>
      </w:r>
      <w:r>
        <w:t xml:space="preserve"> in Figure </w:t>
      </w:r>
      <w:r w:rsidR="00840051">
        <w:t>2</w:t>
      </w:r>
      <w:r>
        <w:t xml:space="preserve">. </w:t>
      </w:r>
    </w:p>
    <w:p w14:paraId="16EE1B59" w14:textId="00E96FB3" w:rsidR="0003237A" w:rsidRDefault="00332E9D" w:rsidP="00183C56">
      <w:pPr>
        <w:pStyle w:val="Heading3"/>
        <w:spacing w:before="180" w:after="180" w:line="480" w:lineRule="auto"/>
      </w:pPr>
      <w:bookmarkStart w:id="17" w:name="covariate-data"/>
      <w:bookmarkEnd w:id="9"/>
      <w:r>
        <w:t xml:space="preserve">2.2 </w:t>
      </w:r>
      <w:r w:rsidR="0003237A">
        <w:t>D</w:t>
      </w:r>
      <w:r>
        <w:t>ata</w:t>
      </w:r>
      <w:r w:rsidR="0003237A">
        <w:t xml:space="preserve"> sources</w:t>
      </w:r>
    </w:p>
    <w:p w14:paraId="4D12888E" w14:textId="4778A700" w:rsidR="0003237A" w:rsidRDefault="00183C56" w:rsidP="00183C56">
      <w:pPr>
        <w:pStyle w:val="BodyText"/>
      </w:pPr>
      <w:r>
        <w:tab/>
        <w:t xml:space="preserve">We compiled data </w:t>
      </w:r>
      <w:r w:rsidR="00AE1E03">
        <w:t xml:space="preserve">for </w:t>
      </w:r>
      <w:r w:rsidR="0095581B">
        <w:t xml:space="preserve">pinyon jays, pinyon pine attributes, </w:t>
      </w:r>
      <w:r w:rsidR="00AE1E03">
        <w:t xml:space="preserve">and </w:t>
      </w:r>
      <w:r w:rsidR="0095581B">
        <w:t xml:space="preserve">other </w:t>
      </w:r>
      <w:r w:rsidR="00AE1E03">
        <w:t xml:space="preserve">covariates </w:t>
      </w:r>
      <w:r>
        <w:t xml:space="preserve">from a variety of sources. </w:t>
      </w:r>
      <w:r w:rsidR="00AE1E03">
        <w:t>Bird</w:t>
      </w:r>
      <w:r>
        <w:t xml:space="preserve"> data </w:t>
      </w:r>
      <w:r w:rsidR="00AE1E03">
        <w:t xml:space="preserve">came </w:t>
      </w:r>
      <w:r>
        <w:t xml:space="preserve">from eBird (Sullivan et al., 2009, more in Section 2.2.1 below). We used </w:t>
      </w:r>
      <w:r w:rsidR="0095581B">
        <w:t xml:space="preserve">pinyon </w:t>
      </w:r>
      <w:r>
        <w:t>cone hindcast estimates from a previous study</w:t>
      </w:r>
      <w:r w:rsidR="005D7C8D">
        <w:t xml:space="preserve"> </w:t>
      </w:r>
      <w:r w:rsidR="005D7C8D">
        <w:fldChar w:fldCharType="begin"/>
      </w:r>
      <w:r w:rsidR="005D7C8D">
        <w:instrText xml:space="preserve"> ADDIN ZOTERO_ITEM CSL_CITATION {"citationID":"oqgsKmIh","properties":{"formattedCitation":"(Wion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5D7C8D">
        <w:fldChar w:fldCharType="separate"/>
      </w:r>
      <w:r w:rsidR="005D7C8D">
        <w:rPr>
          <w:noProof/>
        </w:rPr>
        <w:t xml:space="preserve">(Wion et al., 2025, </w:t>
      </w:r>
      <w:r w:rsidR="005D7C8D">
        <w:t>Section 2.2.2 below</w:t>
      </w:r>
      <w:r w:rsidR="005D7C8D">
        <w:rPr>
          <w:noProof/>
        </w:rPr>
        <w:t>)</w:t>
      </w:r>
      <w:r w:rsidR="005D7C8D">
        <w:fldChar w:fldCharType="end"/>
      </w:r>
      <w:r>
        <w:t xml:space="preserve">. </w:t>
      </w:r>
      <w:r w:rsidR="0095581B">
        <w:t>We also</w:t>
      </w:r>
      <w:r>
        <w:t xml:space="preserve"> examine</w:t>
      </w:r>
      <w:r w:rsidR="0095581B">
        <w:t>s the</w:t>
      </w:r>
      <w:r>
        <w:t xml:space="preserve"> mediating effects of habitat </w:t>
      </w:r>
      <w:r w:rsidR="0095581B">
        <w:t xml:space="preserve">and climate on </w:t>
      </w:r>
      <w:r>
        <w:t>jay-cone relationships</w:t>
      </w:r>
      <w:r w:rsidR="0095581B">
        <w:t xml:space="preserve"> (see Section 2.2.3). In particular</w:t>
      </w:r>
      <w:r>
        <w:t>, we compiled two variables describing habitat quality</w:t>
      </w:r>
      <w:r w:rsidR="0095581B">
        <w:t xml:space="preserve">: </w:t>
      </w:r>
      <w:r>
        <w:t>pinyon basal area and North American Monsoon contributions</w:t>
      </w:r>
      <w:r w:rsidR="005D7C8D">
        <w:t xml:space="preserve"> </w:t>
      </w:r>
      <w:r w:rsidR="005D7C8D">
        <w:fldChar w:fldCharType="begin"/>
      </w:r>
      <w:r w:rsidR="005D7C8D">
        <w:instrText xml:space="preserve"> ADDIN ZOTERO_ITEM CSL_CITATION {"citationID":"TzGEhOgB","properties":{"formattedCitation":"(Branson, 2008; Maurer et al., 2020)","plainCitation":"(Branson, 2008; Maurer et al., 2020)","noteIndex":0},"citationItems":[{"id":2498,"uris":["http://zotero.org/users/6391447/items/VVC4E3XE"],"itemData":{"id":2498,"type":"article-journal","container-title":"Environmental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5D7C8D">
        <w:fldChar w:fldCharType="separate"/>
      </w:r>
      <w:r w:rsidR="005D7C8D">
        <w:rPr>
          <w:noProof/>
        </w:rPr>
        <w:t>(Branson, 2008; Maurer et al., 2020)</w:t>
      </w:r>
      <w:r w:rsidR="005D7C8D">
        <w:fldChar w:fldCharType="end"/>
      </w:r>
      <w:r w:rsidR="0095581B">
        <w:t xml:space="preserve">. </w:t>
      </w:r>
      <w:r w:rsidR="00CF7BD5">
        <w:t>W</w:t>
      </w:r>
      <w:r w:rsidR="0095581B">
        <w:t xml:space="preserve">e </w:t>
      </w:r>
      <w:r w:rsidR="00CF7BD5">
        <w:t xml:space="preserve">also </w:t>
      </w:r>
      <w:r w:rsidR="0095581B">
        <w:t xml:space="preserve">incorporated </w:t>
      </w:r>
      <w:r>
        <w:t>two variables describing climate suitability</w:t>
      </w:r>
      <w:r w:rsidR="0095581B">
        <w:t xml:space="preserve">: </w:t>
      </w:r>
      <w:r>
        <w:t xml:space="preserve">seasonal </w:t>
      </w:r>
      <w:r>
        <w:lastRenderedPageBreak/>
        <w:t xml:space="preserve">maximum temperature and </w:t>
      </w:r>
      <w:r w:rsidR="0095581B">
        <w:t xml:space="preserve">total seasonal </w:t>
      </w:r>
      <w:r>
        <w:t>precipitation</w:t>
      </w:r>
      <w:r w:rsidR="00B073FE">
        <w:t xml:space="preserve"> during seasons that matter for pinyon jay biology</w:t>
      </w:r>
      <w:r>
        <w:t xml:space="preserve"> </w:t>
      </w:r>
      <w:r w:rsidR="00AA646D">
        <w:fldChar w:fldCharType="begin"/>
      </w:r>
      <w:r w:rsidR="00AA646D">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w:t>
      </w:r>
      <w:r w:rsidR="00B073FE">
        <w:rPr>
          <w:noProof/>
        </w:rPr>
        <w:t xml:space="preserve">see section 2.2.3; </w:t>
      </w:r>
      <w:r w:rsidR="00AA646D" w:rsidRPr="10F02EB4">
        <w:rPr>
          <w:noProof/>
        </w:rPr>
        <w:t>Ligon, 1978; McDermott &amp; DeGroote, 2016; Skagen &amp; Adams, 2012; Stotz &amp; Balda, 1995)</w:t>
      </w:r>
      <w:r w:rsidR="00AA646D">
        <w:fldChar w:fldCharType="end"/>
      </w:r>
      <w:r w:rsidR="0095581B">
        <w:t>.</w:t>
      </w:r>
      <w:r>
        <w:t xml:space="preserve"> </w:t>
      </w:r>
    </w:p>
    <w:p w14:paraId="4FAAE157" w14:textId="1A62D8EC" w:rsidR="0003237A" w:rsidRDefault="0003237A" w:rsidP="00D25C6F">
      <w:pPr>
        <w:pStyle w:val="BodyText"/>
      </w:pPr>
      <w:r>
        <w:rPr>
          <w:i/>
          <w:iCs/>
        </w:rPr>
        <w:t xml:space="preserve">2.2.1 </w:t>
      </w:r>
      <w:r w:rsidR="00CF7BD5">
        <w:rPr>
          <w:i/>
          <w:iCs/>
        </w:rPr>
        <w:t xml:space="preserve">Pinyon jay </w:t>
      </w:r>
      <w:r>
        <w:rPr>
          <w:i/>
          <w:iCs/>
        </w:rPr>
        <w:t>abundance</w:t>
      </w:r>
      <w:r w:rsidR="00CF7BD5">
        <w:rPr>
          <w:i/>
          <w:iCs/>
        </w:rPr>
        <w:t xml:space="preserve"> data</w:t>
      </w:r>
      <w:bookmarkStart w:id="18" w:name="ebird-filtering-and-subsampling"/>
    </w:p>
    <w:p w14:paraId="69939846" w14:textId="4E83C5DF" w:rsidR="0003237A" w:rsidRDefault="0003237A" w:rsidP="00D25C6F">
      <w:pPr>
        <w:pStyle w:val="FirstParagraph"/>
        <w:ind w:firstLine="720"/>
      </w:pPr>
      <w:r>
        <w:t xml:space="preserve">To estimate pinyon jay abundance, we </w:t>
      </w:r>
      <w:r w:rsidR="00CF7BD5">
        <w:t xml:space="preserve">leveraged </w:t>
      </w:r>
      <w:r>
        <w:t xml:space="preserve">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w:t>
      </w:r>
      <w:r w:rsidR="00CF7BD5">
        <w:t xml:space="preserve">for </w:t>
      </w:r>
      <w:r>
        <w:t>the four states of interest (Arizona, Colorado, New Mexico, and Utah)</w:t>
      </w:r>
      <w:r w:rsidR="00D25C6F">
        <w:t xml:space="preserve">. </w:t>
      </w:r>
      <w:r w:rsidR="00E05463">
        <w:t xml:space="preserve">We chose to use eBird data because it has broad spatial and temporal coverage within the region of interest and </w:t>
      </w:r>
      <w:r w:rsidR="00CF7BD5">
        <w:t xml:space="preserve">its </w:t>
      </w:r>
      <w:r w:rsidR="00E05463">
        <w:t xml:space="preserve">spatial scale </w:t>
      </w:r>
      <w:r w:rsidR="00CF7BD5">
        <w:t xml:space="preserve">aligns with the spatial resolution of the </w:t>
      </w:r>
      <w:r w:rsidR="00E05463">
        <w:t xml:space="preserve">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w:t>
      </w:r>
      <w:r w:rsidR="00CF7BD5">
        <w:t xml:space="preserve">include </w:t>
      </w:r>
      <w:r>
        <w:t xml:space="preserve">areas supporting pinyon pine cover in the 2000s </w:t>
      </w:r>
      <w:r>
        <w:fldChar w:fldCharType="begin"/>
      </w:r>
      <w:r w:rsidR="008F1739">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below in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72D8E3E6" w:rsidR="0003237A" w:rsidRDefault="0003237A" w:rsidP="0003237A">
      <w:pPr>
        <w:pStyle w:val="BodyText"/>
        <w:ind w:firstLine="720"/>
      </w:pPr>
      <w:r>
        <w:t>eBird is participatory</w:t>
      </w:r>
      <w:r w:rsidR="00D25C6F">
        <w:t xml:space="preserve"> (“citizen”</w:t>
      </w:r>
      <w:r w:rsidR="00966CEB">
        <w:t xml:space="preserve"> or “community”</w:t>
      </w:r>
      <w:r w:rsidR="00D25C6F">
        <w:t>)</w:t>
      </w:r>
      <w:r>
        <w:t xml:space="preserve"> science data</w:t>
      </w:r>
      <w:r w:rsidR="00CF7BD5">
        <w:t xml:space="preserve"> product</w:t>
      </w:r>
      <w:r>
        <w:t xml:space="preserve">, meaning that members from the public collect bird observation data and contribute to the eBird database. Thus, these data require </w:t>
      </w:r>
      <w:r w:rsidR="00D25C6F">
        <w:t xml:space="preserve">filtering </w:t>
      </w:r>
      <w:r>
        <w:t xml:space="preserve">to ensure spatial and temporal consistency. We followed </w:t>
      </w:r>
      <w:r w:rsidR="00CF7BD5">
        <w:t xml:space="preserve">the well-developed </w:t>
      </w:r>
      <w:r>
        <w:t xml:space="preserve">filtering methods suggested by the eBird database curators and similar studies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w:t>
      </w:r>
      <w:r w:rsidR="002A02DF">
        <w:t>two common protocol types (</w:t>
      </w:r>
      <w:r>
        <w:t>“stationary” and “traveling”</w:t>
      </w:r>
      <w:r w:rsidR="002A02DF">
        <w:t>)</w:t>
      </w:r>
      <w:r w:rsidR="00CF7BD5">
        <w:t xml:space="preserve">, thus excluding data from </w:t>
      </w:r>
      <w:r w:rsidR="002A02DF">
        <w:t>14 uncommon</w:t>
      </w:r>
      <w:r w:rsidR="00CF7BD5">
        <w:t xml:space="preserve"> protocols</w:t>
      </w:r>
      <w:r>
        <w:t xml:space="preserve">.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 xml:space="preserve">(Ligon, 1978; Wiggins, </w:t>
      </w:r>
      <w:r w:rsidRPr="10F02EB4">
        <w:rPr>
          <w:noProof/>
        </w:rPr>
        <w:lastRenderedPageBreak/>
        <w:t>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0-5 km in</w:t>
      </w:r>
      <w:r w:rsidR="002A02DF">
        <w:t xml:space="preserve"> survey</w:t>
      </w:r>
      <w:r>
        <w:t xml:space="preserve"> distance, and </w:t>
      </w:r>
      <w:r w:rsidR="00612557">
        <w:t xml:space="preserve">3) </w:t>
      </w:r>
      <w:r>
        <w:t xml:space="preserve">with </w:t>
      </w:r>
      <w:r w:rsidR="00CF7BD5">
        <w:t xml:space="preserve">10 </w:t>
      </w:r>
      <w:r>
        <w:t>or fewer observers.</w:t>
      </w:r>
    </w:p>
    <w:p w14:paraId="33449A4D" w14:textId="0C1F1C1E" w:rsidR="0003237A" w:rsidRDefault="00D25C6F" w:rsidP="0003237A">
      <w:pPr>
        <w:pStyle w:val="BodyText"/>
        <w:ind w:firstLine="720"/>
      </w:pPr>
      <w:r>
        <w:t xml:space="preserve">Because of its participatory nature, </w:t>
      </w:r>
      <w:r w:rsidR="0003237A">
        <w:t xml:space="preserve">eBird data </w:t>
      </w:r>
      <w:r w:rsidR="007A4E12">
        <w:t>has no</w:t>
      </w:r>
      <w:r w:rsidR="0003237A">
        <w:t xml:space="preserve"> control </w:t>
      </w:r>
      <w:r w:rsidR="00085CB0">
        <w:t xml:space="preserve">over </w:t>
      </w:r>
      <w:r w:rsidR="0003237A">
        <w:t xml:space="preserve">sampling location, effort, or survey methods, so we also performed data subsampling steps following standard 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t>
      </w:r>
      <w:r w:rsidR="00085CB0">
        <w:t xml:space="preserve">Then, we </w:t>
      </w:r>
      <w:r w:rsidR="0003237A">
        <w:t xml:space="preserve">spatially sub-sampled eBird observations to include a set of checklists in each grid cell that represented relatively equal sampling effort across </w:t>
      </w:r>
      <w:r w:rsidR="00085CB0">
        <w:t>all years (</w:t>
      </w:r>
      <w:r w:rsidR="0003237A">
        <w:t>time</w:t>
      </w:r>
      <w:r w:rsidR="00085CB0">
        <w:t>)</w:t>
      </w:r>
      <w:r w:rsidR="0003237A">
        <w:t xml:space="preserve"> and </w:t>
      </w:r>
      <w:r w:rsidR="00085CB0">
        <w:t>all grid cells (</w:t>
      </w:r>
      <w:r w:rsidR="0003237A">
        <w:t>space</w:t>
      </w:r>
      <w:r w:rsidR="00085CB0">
        <w:t>)</w:t>
      </w:r>
      <w:r w:rsidR="0003237A">
        <w:t>. Th</w:t>
      </w:r>
      <w:r w:rsidR="00612557">
        <w:t>is meant</w:t>
      </w:r>
      <w:r w:rsidR="0003237A">
        <w:t xml:space="preserve"> we subsampled the number of checklists per grid cell based on the year with the fewest checklists per grid cell (</w:t>
      </w:r>
      <w:r w:rsidR="00085CB0">
        <w:t xml:space="preserve">i.e., </w:t>
      </w:r>
      <w:r w:rsidR="0003237A">
        <w:t>2010</w:t>
      </w:r>
      <w:r w:rsidR="00085CB0">
        <w:t xml:space="preserve"> had </w:t>
      </w:r>
      <m:oMath>
        <m:r>
          <m:rPr>
            <m:sty m:val="p"/>
          </m:rPr>
          <w:rPr>
            <w:rFonts w:ascii="Cambria Math" w:hAnsi="Cambria Math"/>
          </w:rPr>
          <m:t>≤</m:t>
        </m:r>
      </m:oMath>
      <w:r w:rsidR="0003237A">
        <w:t xml:space="preserve">4 checklists per cell). After filtering to this level, we still had fewer checklists overall in early 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715 checklists in 2010</w:t>
      </w:r>
      <w:r w:rsidR="00085CB0">
        <w:t xml:space="preserve"> across all grid cells</w:t>
      </w:r>
      <w:r w:rsidR="0003237A">
        <w:t xml:space="preserve">). We </w:t>
      </w:r>
      <w:r w:rsidR="00612557">
        <w:t>then</w:t>
      </w:r>
      <w:r w:rsidR="0003237A">
        <w:t xml:space="preserve"> removed all checklists within 10 km of the exterior edges of the four</w:t>
      </w:r>
      <w:r w:rsidR="00085CB0">
        <w:t xml:space="preserve"> focal</w:t>
      </w:r>
      <w:r w:rsidR="0003237A">
        <w:t xml:space="preserve"> states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w:t>
      </w:r>
      <w:r w:rsidR="00085CB0">
        <w:t xml:space="preserve">the </w:t>
      </w:r>
      <w:r w:rsidR="0003237A">
        <w:t>833,834</w:t>
      </w:r>
      <w:r w:rsidR="00085CB0">
        <w:t xml:space="preserve"> original</w:t>
      </w:r>
      <w:r w:rsidR="0003237A">
        <w:t xml:space="preserve"> checklists</w:t>
      </w:r>
      <w:r w:rsidR="00085CB0">
        <w:t xml:space="preserve"> available </w:t>
      </w:r>
      <w:r w:rsidR="0003237A">
        <w:t xml:space="preserve">for the region in the nesting seasons between 2010-2022, we </w:t>
      </w:r>
      <w:r w:rsidR="00085CB0">
        <w:t xml:space="preserve">fit </w:t>
      </w:r>
      <w:r w:rsidR="0003237A">
        <w:t xml:space="preserve">our model using data </w:t>
      </w:r>
      <w:r w:rsidR="00085CB0">
        <w:t xml:space="preserve">using the final (filtered) </w:t>
      </w:r>
      <w:r w:rsidR="0003237A">
        <w:t xml:space="preserve">22,295 checklists (mean of 1.4 </w:t>
      </w:r>
      <w:r w:rsidR="0003237A">
        <w:sym w:font="Symbol" w:char="F0B1"/>
      </w:r>
      <w:r w:rsidR="0003237A">
        <w:t xml:space="preserve"> 0.01 s.e. checklists per grid cell in a specific year</w:t>
      </w:r>
      <w:r w:rsidR="00840051">
        <w:t>, Figure 1</w:t>
      </w:r>
      <w:r w:rsidR="0003237A">
        <w:t>). We downloaded eBird data in May</w:t>
      </w:r>
      <w:r w:rsidR="00085CB0">
        <w:t xml:space="preserve"> 2024</w:t>
      </w:r>
      <w:r w:rsidR="0003237A">
        <w:t xml:space="preserve"> (Colorado and New Mexico) and June </w:t>
      </w:r>
      <w:r w:rsidR="00085CB0">
        <w:t xml:space="preserve">2024 </w:t>
      </w:r>
      <w:r w:rsidR="0003237A">
        <w:t xml:space="preserve">(Arizona and Utah)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w:t>
      </w:r>
      <w:r w:rsidR="00085CB0">
        <w:t xml:space="preserve">of the selected </w:t>
      </w:r>
      <w:r>
        <w:t>checklists</w:t>
      </w:r>
      <w:r w:rsidR="0003237A">
        <w:t xml:space="preserve"> (2.7%). The maximum number of </w:t>
      </w:r>
      <w:r w:rsidR="00085CB0">
        <w:t xml:space="preserve">pinyon jays </w:t>
      </w:r>
      <w:r w:rsidR="0003237A">
        <w:t xml:space="preserve">observed in one </w:t>
      </w:r>
      <w:r>
        <w:t>checklist</w:t>
      </w:r>
      <w:r w:rsidR="0003237A">
        <w:t xml:space="preserve"> was 350 (mean number of birds</w:t>
      </w:r>
      <w:r w:rsidR="00085CB0">
        <w:t>:</w:t>
      </w:r>
      <w:r w:rsidR="0003237A">
        <w:t xml:space="preserve"> 0.42 </w:t>
      </w:r>
      <w:r w:rsidR="0003237A">
        <w:sym w:font="Symbol" w:char="F0B1"/>
      </w:r>
      <w:r w:rsidR="0003237A">
        <w:t xml:space="preserve"> 0.04 s.e.).</w:t>
      </w:r>
    </w:p>
    <w:bookmarkEnd w:id="18"/>
    <w:p w14:paraId="1252154F" w14:textId="2A68E41A" w:rsidR="0003237A" w:rsidRPr="0003237A" w:rsidRDefault="0003237A" w:rsidP="0003237A">
      <w:pPr>
        <w:pStyle w:val="BodyText"/>
        <w:rPr>
          <w:i/>
          <w:iCs/>
        </w:rPr>
      </w:pPr>
      <w:r>
        <w:rPr>
          <w:i/>
          <w:iCs/>
        </w:rPr>
        <w:lastRenderedPageBreak/>
        <w:t>2.2.2 Pinyon cone data</w:t>
      </w:r>
    </w:p>
    <w:p w14:paraId="330F7CCF" w14:textId="1B1D74CB"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w:t>
      </w:r>
      <w:r w:rsidR="009E74D5">
        <w:t xml:space="preserve"> </w:t>
      </w:r>
      <w:r w:rsidR="3F014CB4">
        <w:t>km</w:t>
      </w:r>
      <w:r w:rsidR="00966CEB">
        <w:t xml:space="preserve"> </w:t>
      </w:r>
      <w:r w:rsidR="009E74D5">
        <w:sym w:font="Symbol" w:char="F0B4"/>
      </w:r>
      <w:r w:rsidR="00966CEB">
        <w:t xml:space="preserve"> 4</w:t>
      </w:r>
      <w:r w:rsidR="009E74D5">
        <w:t xml:space="preserve"> </w:t>
      </w:r>
      <w:r w:rsidR="00966CEB">
        <w:t>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described in the original publication</w:t>
      </w:r>
      <w:r w:rsidR="000042D2">
        <w:t xml:space="preserve">. </w:t>
      </w:r>
      <w:r w:rsidR="5ED0CAA8">
        <w:t xml:space="preserve">While this model predicts cone availability, not seeds, </w:t>
      </w:r>
      <w:r w:rsidR="009E74D5">
        <w:t>cone and seed abundances</w:t>
      </w:r>
      <w:r w:rsidR="5ED0CAA8">
        <w:t xml:space="preserve"> are highly correlated</w:t>
      </w:r>
      <w:r w:rsidR="00347BE8">
        <w:t xml:space="preserve"> in co-occurring 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 xml:space="preserve">on seed availability and </w:t>
      </w:r>
      <w:r w:rsidR="009E74D5">
        <w:t xml:space="preserve">as </w:t>
      </w:r>
      <w:r w:rsidR="49B9E889">
        <w:t>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9E74D5">
        <w:t>speed</w:t>
      </w:r>
      <w:r w:rsidR="000042D2">
        <w:t>. Specifically, oaks and junipers produce seed</w:t>
      </w:r>
      <w:r w:rsidR="009E74D5">
        <w:t>s</w:t>
      </w:r>
      <w:r w:rsidR="000042D2">
        <w:t xml:space="preserve"> one year after </w:t>
      </w:r>
      <w:r w:rsidR="009E74D5">
        <w:t xml:space="preserve">favorable </w:t>
      </w:r>
      <w:r w:rsidR="000042D2">
        <w:t xml:space="preserve">climate </w:t>
      </w:r>
      <w:r w:rsidR="009E74D5">
        <w:t xml:space="preserve">conditions, whereas </w:t>
      </w:r>
      <w:r w:rsidR="000042D2">
        <w:t xml:space="preserve">pinyon pine </w:t>
      </w:r>
      <w:r w:rsidR="009E74D5">
        <w:t xml:space="preserve">seeds mature </w:t>
      </w:r>
      <w:r w:rsidR="000042D2">
        <w:t xml:space="preserve">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009E74D5">
        <w:t xml:space="preserve"> (see Figure 2)</w:t>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1797F66A" w:rsidR="008F6A89" w:rsidRDefault="38317865">
      <w:pPr>
        <w:pStyle w:val="FirstParagraph"/>
        <w:ind w:firstLine="720"/>
      </w:pPr>
      <w:commentRangeStart w:id="19"/>
      <w:commentRangeStart w:id="20"/>
      <w:r>
        <w:t>As an indicator of habitat structure,</w:t>
      </w:r>
      <w:r w:rsidR="000042D2">
        <w:t xml:space="preserve"> and to filter eBird observations to areas </w:t>
      </w:r>
      <w:del w:id="21" w:author="Kiona Ogle" w:date="2025-09-24T15:45:00Z" w16du:dateUtc="2025-09-24T22:45:00Z">
        <w:r w:rsidR="000042D2" w:rsidDel="00493A20">
          <w:delText xml:space="preserve">with </w:delText>
        </w:r>
      </w:del>
      <w:ins w:id="22" w:author="Kiona Ogle" w:date="2025-09-24T15:45:00Z" w16du:dateUtc="2025-09-24T22:45:00Z">
        <w:r w:rsidR="00493A20">
          <w:t xml:space="preserve">supporting </w:t>
        </w:r>
      </w:ins>
      <w:r w:rsidR="000042D2">
        <w:t xml:space="preserve">pinyon </w:t>
      </w:r>
      <w:del w:id="23" w:author="Kiona Ogle" w:date="2025-09-24T15:45:00Z" w16du:dateUtc="2025-09-24T22:45:00Z">
        <w:r w:rsidR="000042D2" w:rsidDel="00493A20">
          <w:delText>pine</w:delText>
        </w:r>
        <w:r w:rsidR="00840051" w:rsidDel="00493A20">
          <w:delText xml:space="preserve"> </w:delText>
        </w:r>
      </w:del>
      <w:r w:rsidR="00840051">
        <w:t>(Figure 1)</w:t>
      </w:r>
      <w:r w:rsidR="000042D2">
        <w:t>,</w:t>
      </w:r>
      <w:r>
        <w:t xml:space="preserve"> w</w:t>
      </w:r>
      <w:r w:rsidR="49B9E889">
        <w:t>e derived yearly basal area</w:t>
      </w:r>
      <w:commentRangeEnd w:id="19"/>
      <w:r>
        <w:rPr>
          <w:rStyle w:val="CommentReference"/>
        </w:rPr>
        <w:commentReference w:id="19"/>
      </w:r>
      <w:commentRangeEnd w:id="20"/>
      <w:r w:rsidR="00C7167B">
        <w:rPr>
          <w:rStyle w:val="CommentReference"/>
          <w:rFonts w:asciiTheme="minorHAnsi" w:hAnsiTheme="minorHAnsi"/>
        </w:rPr>
        <w:commentReference w:id="20"/>
      </w:r>
      <w:ins w:id="24" w:author="Kiona Ogle" w:date="2025-09-24T15:45:00Z" w16du:dateUtc="2025-09-24T22:45:00Z">
        <w:r w:rsidR="00493A20">
          <w:t xml:space="preserve"> (</w:t>
        </w:r>
        <w:commentRangeStart w:id="25"/>
        <w:r w:rsidR="00493A20">
          <w:t>BA</w:t>
        </w:r>
      </w:ins>
      <w:ins w:id="26" w:author="Kiona Ogle" w:date="2025-09-24T15:48:00Z" w16du:dateUtc="2025-09-24T22:48:00Z">
        <w:r w:rsidR="00493A20">
          <w:t xml:space="preserve">, </w:t>
        </w:r>
        <w:r w:rsidR="00493A20" w:rsidRPr="00493A20">
          <w:rPr>
            <w:highlight w:val="yellow"/>
            <w:rPrChange w:id="27" w:author="Kiona Ogle" w:date="2025-09-24T15:48:00Z" w16du:dateUtc="2025-09-24T22:48:00Z">
              <w:rPr/>
            </w:rPrChange>
          </w:rPr>
          <w:t>units</w:t>
        </w:r>
      </w:ins>
      <w:commentRangeEnd w:id="25"/>
      <w:r w:rsidR="002A02DF">
        <w:rPr>
          <w:rStyle w:val="CommentReference"/>
          <w:rFonts w:asciiTheme="minorHAnsi" w:hAnsiTheme="minorHAnsi"/>
        </w:rPr>
        <w:commentReference w:id="25"/>
      </w:r>
      <w:ins w:id="28" w:author="Kiona Ogle" w:date="2025-09-24T15:45:00Z" w16du:dateUtc="2025-09-24T22:45:00Z">
        <w:r w:rsidR="00493A20">
          <w:t>)</w:t>
        </w:r>
      </w:ins>
      <w:r w:rsidR="49B9E889">
        <w:t xml:space="preserve"> </w:t>
      </w:r>
      <w:ins w:id="29" w:author="Kiona Ogle" w:date="2025-09-24T15:45:00Z" w16du:dateUtc="2025-09-24T22:45:00Z">
        <w:r w:rsidR="00493A20">
          <w:t xml:space="preserve">estimates for </w:t>
        </w:r>
      </w:ins>
      <w:del w:id="30" w:author="Kiona Ogle" w:date="2025-09-24T15:45:00Z" w16du:dateUtc="2025-09-24T22:45:00Z">
        <w:r w:rsidR="6A24BE3F" w:rsidDel="00493A20">
          <w:delText xml:space="preserve">of two-needle </w:delText>
        </w:r>
      </w:del>
      <w:r w:rsidR="6A24BE3F">
        <w:t>pinyon</w:t>
      </w:r>
      <w:r w:rsidR="2999678E">
        <w:t xml:space="preserve"> from 2010 to </w:t>
      </w:r>
      <w:r w:rsidR="6E925A42">
        <w:t>2022</w:t>
      </w:r>
      <w:r w:rsidR="6A24BE3F">
        <w:t xml:space="preserve"> </w:t>
      </w:r>
      <w:r w:rsidR="49B9E889">
        <w:t xml:space="preserve">by </w:t>
      </w:r>
      <w:r w:rsidR="0EE6C68C">
        <w:t xml:space="preserve">combining </w:t>
      </w:r>
      <w:ins w:id="31" w:author="Kiona Ogle" w:date="2025-09-24T15:47:00Z" w16du:dateUtc="2025-09-24T22:47:00Z">
        <w:r w:rsidR="00493A20">
          <w:t xml:space="preserve">pinyon </w:t>
        </w:r>
      </w:ins>
      <w:del w:id="32" w:author="Kiona Ogle" w:date="2025-09-24T15:45:00Z" w16du:dateUtc="2025-09-24T22:45:00Z">
        <w:r w:rsidR="0EE6C68C" w:rsidDel="00493A20">
          <w:delText xml:space="preserve">basal </w:delText>
        </w:r>
        <w:r w:rsidR="0651C8FD" w:rsidDel="00493A20">
          <w:delText>area</w:delText>
        </w:r>
        <w:r w:rsidR="65E139C4" w:rsidDel="00493A20">
          <w:delText xml:space="preserve"> (</w:delText>
        </w:r>
      </w:del>
      <w:r w:rsidR="65E139C4">
        <w:t>BA</w:t>
      </w:r>
      <w:del w:id="33" w:author="Kiona Ogle" w:date="2025-09-24T15:45:00Z" w16du:dateUtc="2025-09-24T22:45:00Z">
        <w:r w:rsidR="65E139C4" w:rsidDel="00493A20">
          <w:delText>)</w:delText>
        </w:r>
      </w:del>
      <w:r w:rsidR="0651C8FD">
        <w:t xml:space="preserve"> maps </w:t>
      </w:r>
      <w:del w:id="34" w:author="Kiona Ogle" w:date="2025-09-24T15:47:00Z" w16du:dateUtc="2025-09-24T22:47:00Z">
        <w:r w:rsidR="0651C8FD" w:rsidDel="00493A20">
          <w:delText xml:space="preserve">for this species </w:delText>
        </w:r>
        <w:r w:rsidR="2C368314" w:rsidDel="00493A20">
          <w:delText>from</w:delText>
        </w:r>
        <w:r w:rsidR="0651C8FD" w:rsidDel="00493A20">
          <w:delText xml:space="preserve"> </w:delText>
        </w:r>
      </w:del>
      <w:r w:rsidR="0651C8FD">
        <w:t>2000</w:t>
      </w:r>
      <w:r w:rsidR="00966CEB">
        <w:t>-20</w:t>
      </w:r>
      <w:r w:rsidR="00BF2AC0">
        <w:t>09</w:t>
      </w:r>
      <w:r w:rsidR="005D7C8D">
        <w:t xml:space="preserve"> </w:t>
      </w:r>
      <w:r w:rsidR="005D7C8D">
        <w:fldChar w:fldCharType="begin"/>
      </w:r>
      <w:r w:rsidR="005D7C8D">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5D7C8D">
        <w:fldChar w:fldCharType="separate"/>
      </w:r>
      <w:r w:rsidR="005D7C8D">
        <w:rPr>
          <w:noProof/>
        </w:rPr>
        <w:t>(Wilson et al., 2013)</w:t>
      </w:r>
      <w:r w:rsidR="005D7C8D">
        <w:fldChar w:fldCharType="end"/>
      </w:r>
      <w:r w:rsidR="00966CEB">
        <w:t xml:space="preserve"> </w:t>
      </w:r>
      <w:del w:id="35" w:author="Kiona Ogle" w:date="2025-09-24T15:47:00Z" w16du:dateUtc="2025-09-24T22:47:00Z">
        <w:r w:rsidR="7553A4FB" w:rsidDel="00493A20">
          <w:delText xml:space="preserve">and </w:delText>
        </w:r>
      </w:del>
      <w:ins w:id="36" w:author="Kiona Ogle" w:date="2025-09-24T15:47:00Z" w16du:dateUtc="2025-09-24T22:47:00Z">
        <w:r w:rsidR="00493A20">
          <w:t xml:space="preserve">with </w:t>
        </w:r>
      </w:ins>
      <w:r w:rsidR="41701838">
        <w:t xml:space="preserve">annual maps of </w:t>
      </w:r>
      <w:ins w:id="37" w:author="Kiona Ogle" w:date="2025-09-24T15:47:00Z" w16du:dateUtc="2025-09-24T22:47:00Z">
        <w:r w:rsidR="00493A20">
          <w:t xml:space="preserve">pinyon </w:t>
        </w:r>
      </w:ins>
      <w:del w:id="38" w:author="Kiona Ogle" w:date="2025-09-24T15:47:00Z" w16du:dateUtc="2025-09-24T22:47:00Z">
        <w:r w:rsidR="41701838" w:rsidDel="00493A20">
          <w:delText xml:space="preserve">tree </w:delText>
        </w:r>
      </w:del>
      <w:r w:rsidR="41701838">
        <w:t>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ins w:id="39" w:author="Kiona Ogle" w:date="2025-09-24T15:47:00Z" w16du:dateUtc="2025-09-24T22:47:00Z">
        <w:r w:rsidR="00493A20">
          <w:t xml:space="preserve">spatially explicit </w:t>
        </w:r>
      </w:ins>
      <w:r w:rsidR="00BF2AC0">
        <w:t xml:space="preserve">pinyon </w:t>
      </w:r>
      <w:r w:rsidR="220BA848">
        <w:t xml:space="preserve">BA </w:t>
      </w:r>
      <w:del w:id="40" w:author="Kiona Ogle" w:date="2025-09-24T15:47:00Z" w16du:dateUtc="2025-09-24T22:47:00Z">
        <w:r w:rsidR="220BA848" w:rsidDel="00493A20">
          <w:delText>maps</w:delText>
        </w:r>
      </w:del>
      <w:ins w:id="41" w:author="Kiona Ogle" w:date="2025-09-24T15:47:00Z" w16du:dateUtc="2025-09-24T22:47:00Z">
        <w:r w:rsidR="00493A20">
          <w:t>estimates</w:t>
        </w:r>
      </w:ins>
      <w:r w:rsidR="220BA848">
        <w:t>, and to project them forward in time using</w:t>
      </w:r>
      <w:r w:rsidR="3A882BF3">
        <w:t xml:space="preserve"> several</w:t>
      </w:r>
      <w:r w:rsidR="220BA848">
        <w:t xml:space="preserve"> steps. First, we </w:t>
      </w:r>
      <w:r w:rsidR="0FABB77E">
        <w:t xml:space="preserve">aggregated RAP canopy cover </w:t>
      </w:r>
      <w:r w:rsidR="00C7167B">
        <w:t xml:space="preserve">for </w:t>
      </w:r>
      <w:r w:rsidR="0FABB77E">
        <w:t xml:space="preserve">each year </w:t>
      </w:r>
      <w:ins w:id="42" w:author="Kiona Ogle" w:date="2025-09-24T15:48:00Z" w16du:dateUtc="2025-09-24T22:48:00Z">
        <w:r w:rsidR="00493A20">
          <w:t xml:space="preserve">to scale up </w:t>
        </w:r>
      </w:ins>
      <w:r w:rsidR="0FABB77E">
        <w:t xml:space="preserve">from </w:t>
      </w:r>
      <w:del w:id="43" w:author="Kiona Ogle" w:date="2025-09-24T15:48:00Z" w16du:dateUtc="2025-09-24T22:48:00Z">
        <w:r w:rsidR="0FABB77E" w:rsidDel="00493A20">
          <w:delText xml:space="preserve">a </w:delText>
        </w:r>
      </w:del>
      <w:r w:rsidR="0FABB77E">
        <w:t>30</w:t>
      </w:r>
      <w:ins w:id="44" w:author="Kiona Ogle" w:date="2025-09-24T15:48:00Z" w16du:dateUtc="2025-09-24T22:48:00Z">
        <w:r w:rsidR="00493A20">
          <w:t xml:space="preserve"> </w:t>
        </w:r>
      </w:ins>
      <w:del w:id="45" w:author="Kiona Ogle" w:date="2025-09-24T15:48:00Z" w16du:dateUtc="2025-09-24T22:48:00Z">
        <w:r w:rsidR="0FABB77E" w:rsidDel="00493A20">
          <w:delText>-</w:delText>
        </w:r>
      </w:del>
      <w:r w:rsidR="0FABB77E">
        <w:t xml:space="preserve">m to </w:t>
      </w:r>
      <w:del w:id="46" w:author="Kiona Ogle" w:date="2025-09-24T15:48:00Z" w16du:dateUtc="2025-09-24T22:48:00Z">
        <w:r w:rsidR="0FABB77E" w:rsidDel="00493A20">
          <w:delText xml:space="preserve">a </w:delText>
        </w:r>
      </w:del>
      <w:r w:rsidR="0FABB77E">
        <w:t>250</w:t>
      </w:r>
      <w:del w:id="47" w:author="Kiona Ogle" w:date="2025-09-24T15:48:00Z" w16du:dateUtc="2025-09-24T22:48:00Z">
        <w:r w:rsidR="0FABB77E" w:rsidDel="00493A20">
          <w:delText>-</w:delText>
        </w:r>
      </w:del>
      <w:ins w:id="48" w:author="Kiona Ogle" w:date="2025-09-24T15:48:00Z" w16du:dateUtc="2025-09-24T22:48:00Z">
        <w:r w:rsidR="00493A20">
          <w:t xml:space="preserve"> </w:t>
        </w:r>
      </w:ins>
      <w:r w:rsidR="0FABB77E">
        <w:t>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w:t>
      </w:r>
      <w:ins w:id="49" w:author="Kiona Ogle" w:date="2025-09-24T15:48:00Z" w16du:dateUtc="2025-09-24T22:48:00Z">
        <w:r w:rsidR="00493A20">
          <w:t xml:space="preserve"> </w:t>
        </w:r>
      </w:ins>
      <w:del w:id="50" w:author="Kiona Ogle" w:date="2025-09-24T15:48:00Z" w16du:dateUtc="2025-09-24T22:48:00Z">
        <w:r w:rsidR="74D65892" w:rsidDel="00493A20">
          <w:delText>-</w:delText>
        </w:r>
      </w:del>
      <w:r w:rsidR="74D65892">
        <w:t>m</w:t>
      </w:r>
      <w:r w:rsidR="0FABB77E">
        <w:t xml:space="preserve"> </w:t>
      </w:r>
      <w:r w:rsidR="055E953A">
        <w:t>pixel, we divided</w:t>
      </w:r>
      <w:r w:rsidR="7FF6F3CE">
        <w:t xml:space="preserve"> pinyon</w:t>
      </w:r>
      <w:r w:rsidR="055E953A">
        <w:t xml:space="preserve"> </w:t>
      </w:r>
      <w:del w:id="51" w:author="Kiona Ogle" w:date="2025-09-24T15:48:00Z" w16du:dateUtc="2025-09-24T22:48:00Z">
        <w:r w:rsidR="055E953A" w:rsidDel="00493A20">
          <w:delText>basal area</w:delText>
        </w:r>
      </w:del>
      <w:ins w:id="52" w:author="Kiona Ogle" w:date="2025-09-24T15:48:00Z" w16du:dateUtc="2025-09-24T22:48:00Z">
        <w:r w:rsidR="00493A20">
          <w:t>BA</w:t>
        </w:r>
      </w:ins>
      <w:r w:rsidR="055E953A">
        <w:t xml:space="preserve">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w:t>
      </w:r>
      <w:r w:rsidR="7B9DC150">
        <w:lastRenderedPageBreak/>
        <w:t>specific expansion factor</w:t>
      </w:r>
      <w:r w:rsidR="3614FFDB">
        <w:t>s</w:t>
      </w:r>
      <w:del w:id="53" w:author="Kiona Ogle" w:date="2025-09-24T15:49:00Z" w16du:dateUtc="2025-09-24T22:49:00Z">
        <w:r w:rsidR="58024BE2" w:rsidDel="00493A20">
          <w:delText xml:space="preserve"> and</w:delText>
        </w:r>
      </w:del>
      <w:ins w:id="54" w:author="Kiona Ogle" w:date="2025-09-24T15:49:00Z" w16du:dateUtc="2025-09-24T22:49:00Z">
        <w:r w:rsidR="00493A20">
          <w:t>,</w:t>
        </w:r>
      </w:ins>
      <w:r w:rsidR="58024BE2">
        <w:t xml:space="preserve"> differences between 2000</w:t>
      </w:r>
      <w:ins w:id="55" w:author="Kiona Ogle" w:date="2025-09-24T15:49:00Z" w16du:dateUtc="2025-09-24T22:49:00Z">
        <w:r w:rsidR="00493A20">
          <w:t xml:space="preserve"> and </w:t>
        </w:r>
      </w:ins>
      <w:del w:id="56" w:author="Kiona Ogle" w:date="2025-09-24T15:49:00Z" w16du:dateUtc="2025-09-24T22:49:00Z">
        <w:r w:rsidR="58024BE2" w:rsidDel="00493A20">
          <w:delText>-</w:delText>
        </w:r>
      </w:del>
      <w:r w:rsidR="58024BE2">
        <w:t>2009 cover</w:t>
      </w:r>
      <w:ins w:id="57" w:author="Kiona Ogle" w:date="2025-09-24T15:49:00Z" w16du:dateUtc="2025-09-24T22:49:00Z">
        <w:r w:rsidR="00493A20">
          <w:t>,</w:t>
        </w:r>
      </w:ins>
      <w:r w:rsidR="58024BE2">
        <w:t xml:space="preserve"> and the cover of a focal year (e.g., 2010)</w:t>
      </w:r>
      <w:r w:rsidR="7B9DC150">
        <w:t xml:space="preserve"> to adjust pinyon BA up or down in each </w:t>
      </w:r>
      <w:r w:rsidR="14DAF68D">
        <w:t xml:space="preserve">pixel and </w:t>
      </w:r>
      <w:r w:rsidR="7B9DC150">
        <w:t>year</w:t>
      </w:r>
      <w:ins w:id="58" w:author="Kiona Ogle" w:date="2025-09-24T15:49:00Z" w16du:dateUtc="2025-09-24T22:49:00Z">
        <w:r w:rsidR="00493A20">
          <w:t xml:space="preserve">, giving </w:t>
        </w:r>
      </w:ins>
      <w:ins w:id="59" w:author="Kiona Ogle" w:date="2025-09-24T15:50:00Z" w16du:dateUtc="2025-09-24T22:50:00Z">
        <w:r w:rsidR="00493A20">
          <w:t xml:space="preserve">annual </w:t>
        </w:r>
      </w:ins>
      <w:ins w:id="60" w:author="Kiona Ogle" w:date="2025-09-24T15:49:00Z" w16du:dateUtc="2025-09-24T22:49:00Z">
        <w:r w:rsidR="00493A20">
          <w:t xml:space="preserve">BA estimated </w:t>
        </w:r>
      </w:ins>
      <w:ins w:id="61" w:author="Kiona Ogle" w:date="2025-09-24T15:50:00Z" w16du:dateUtc="2025-09-24T22:50:00Z">
        <w:r w:rsidR="00493A20">
          <w:t>from</w:t>
        </w:r>
      </w:ins>
      <w:del w:id="62" w:author="Kiona Ogle" w:date="2025-09-24T15:50:00Z" w16du:dateUtc="2025-09-24T22:50:00Z">
        <w:r w:rsidR="7B9DC150" w:rsidDel="00493A20">
          <w:delText xml:space="preserve"> from</w:delText>
        </w:r>
      </w:del>
      <w:r w:rsidR="7B9DC150">
        <w:t xml:space="preserve"> 2010 to 2022</w:t>
      </w:r>
      <w:ins w:id="63" w:author="Kiona Ogle" w:date="2025-09-24T15:50:00Z" w16du:dateUtc="2025-09-24T22:50:00Z">
        <w:r w:rsidR="00493A20">
          <w:t>.</w:t>
        </w:r>
      </w:ins>
      <w:commentRangeStart w:id="64"/>
      <w:r w:rsidR="7B9DC150" w:rsidRPr="00493A20">
        <w:rPr>
          <w:strike/>
          <w:rPrChange w:id="65" w:author="Kiona Ogle" w:date="2025-09-24T15:50:00Z" w16du:dateUtc="2025-09-24T22:50:00Z">
            <w:rPr/>
          </w:rPrChange>
        </w:rPr>
        <w:t xml:space="preserve"> based on </w:t>
      </w:r>
      <w:commentRangeStart w:id="66"/>
      <w:r w:rsidR="7B9DC150" w:rsidRPr="00493A20">
        <w:rPr>
          <w:strike/>
          <w:rPrChange w:id="67" w:author="Kiona Ogle" w:date="2025-09-24T15:50:00Z" w16du:dateUtc="2025-09-24T22:50:00Z">
            <w:rPr/>
          </w:rPrChange>
        </w:rPr>
        <w:t>remotely sensed estimates</w:t>
      </w:r>
      <w:commentRangeEnd w:id="66"/>
      <w:r w:rsidR="00C7167B" w:rsidRPr="00493A20">
        <w:rPr>
          <w:rStyle w:val="CommentReference"/>
          <w:rFonts w:asciiTheme="minorHAnsi" w:hAnsiTheme="minorHAnsi"/>
          <w:strike/>
          <w:rPrChange w:id="68" w:author="Kiona Ogle" w:date="2025-09-24T15:50:00Z" w16du:dateUtc="2025-09-24T22:50:00Z">
            <w:rPr>
              <w:rStyle w:val="CommentReference"/>
              <w:rFonts w:asciiTheme="minorHAnsi" w:hAnsiTheme="minorHAnsi"/>
            </w:rPr>
          </w:rPrChange>
        </w:rPr>
        <w:commentReference w:id="66"/>
      </w:r>
      <w:r w:rsidR="7B9DC150" w:rsidRPr="00493A20">
        <w:rPr>
          <w:strike/>
          <w:rPrChange w:id="69" w:author="Kiona Ogle" w:date="2025-09-24T15:50:00Z" w16du:dateUtc="2025-09-24T22:50:00Z">
            <w:rPr/>
          </w:rPrChange>
        </w:rPr>
        <w:t xml:space="preserve"> of canopy cover.</w:t>
      </w:r>
      <w:commentRangeEnd w:id="64"/>
      <w:r w:rsidR="00493A20">
        <w:rPr>
          <w:rStyle w:val="CommentReference"/>
          <w:rFonts w:asciiTheme="minorHAnsi" w:hAnsiTheme="minorHAnsi"/>
        </w:rPr>
        <w:commentReference w:id="64"/>
      </w:r>
      <w:r w:rsidR="736080A4">
        <w:t xml:space="preserve"> </w:t>
      </w:r>
      <w:commentRangeStart w:id="70"/>
      <w:r w:rsidR="7B9DC150">
        <w:t xml:space="preserve">This </w:t>
      </w:r>
      <w:r w:rsidR="3589F104">
        <w:t xml:space="preserve">approach </w:t>
      </w:r>
      <w:del w:id="71" w:author="Kiona Ogle" w:date="2025-09-24T15:51:00Z" w16du:dateUtc="2025-09-24T22:51:00Z">
        <w:r w:rsidR="7B9DC150" w:rsidDel="00493A20">
          <w:delText>allow</w:delText>
        </w:r>
        <w:r w:rsidR="6954B276" w:rsidDel="00493A20">
          <w:delText>ed</w:delText>
        </w:r>
        <w:r w:rsidR="7B9DC150" w:rsidDel="00493A20">
          <w:delText xml:space="preserve"> for both </w:delText>
        </w:r>
        <w:r w:rsidR="35B4A7BA" w:rsidDel="00493A20">
          <w:delText>increases or decreases in</w:delText>
        </w:r>
      </w:del>
      <w:ins w:id="72" w:author="Kiona Ogle" w:date="2025-09-24T15:51:00Z" w16du:dateUtc="2025-09-24T22:51:00Z">
        <w:r w:rsidR="00493A20">
          <w:t xml:space="preserve">accounted </w:t>
        </w:r>
      </w:ins>
      <w:ins w:id="73" w:author="Kiona Ogle" w:date="2025-09-24T15:52:00Z" w16du:dateUtc="2025-09-24T22:52:00Z">
        <w:r w:rsidR="00493A20">
          <w:t>for both increasing and decreasing trends in</w:t>
        </w:r>
      </w:ins>
      <w:r w:rsidR="35B4A7BA">
        <w:t xml:space="preserve"> pinyon BA</w:t>
      </w:r>
      <w:r w:rsidR="139E9E81">
        <w:t xml:space="preserve"> </w:t>
      </w:r>
      <w:r w:rsidR="00C7167B">
        <w:t xml:space="preserve">during </w:t>
      </w:r>
      <w:r w:rsidR="139E9E81">
        <w:t>our study period</w:t>
      </w:r>
      <w:ins w:id="74" w:author="Kiona Ogle" w:date="2025-09-24T15:52:00Z" w16du:dateUtc="2025-09-24T22:52:00Z">
        <w:r w:rsidR="00493A20">
          <w:t xml:space="preserve">, reflecting </w:t>
        </w:r>
      </w:ins>
      <w:del w:id="75" w:author="Kiona Ogle" w:date="2025-09-24T15:52:00Z" w16du:dateUtc="2025-09-24T22:52:00Z">
        <w:r w:rsidR="35B4A7BA" w:rsidDel="00493A20">
          <w:delText xml:space="preserve"> based on </w:delText>
        </w:r>
      </w:del>
      <w:r w:rsidR="35B4A7BA">
        <w:t>patterns of ingrowth or mortality, respectively</w:t>
      </w:r>
      <w:del w:id="76" w:author="Kiona Ogle" w:date="2025-09-24T15:52:00Z" w16du:dateUtc="2025-09-24T22:52:00Z">
        <w:r w:rsidR="0BA742EC" w:rsidDel="00493A20">
          <w:delText>, and</w:delText>
        </w:r>
      </w:del>
      <w:ins w:id="77" w:author="Kiona Ogle" w:date="2025-09-24T15:52:00Z" w16du:dateUtc="2025-09-24T22:52:00Z">
        <w:r w:rsidR="00493A20">
          <w:t>. The resulting BA estimates</w:t>
        </w:r>
      </w:ins>
      <w:r w:rsidR="0BA742EC">
        <w:t xml:space="preserve"> qualitatively align</w:t>
      </w:r>
      <w:r w:rsidR="7AB497B3">
        <w:t>ed</w:t>
      </w:r>
      <w:r w:rsidR="0BA742EC">
        <w:t xml:space="preserve"> with patterns of forest change in different locations throughout the Southwest</w:t>
      </w:r>
      <w:r w:rsidR="35B4A7BA">
        <w:t>.</w:t>
      </w:r>
      <w:r w:rsidR="256174FF">
        <w:t xml:space="preserve"> For this study, we</w:t>
      </w:r>
      <w:commentRangeEnd w:id="70"/>
      <w:r>
        <w:rPr>
          <w:rStyle w:val="CommentReference"/>
        </w:rPr>
        <w:commentReference w:id="70"/>
      </w:r>
      <w:r w:rsidR="256174FF">
        <w:t xml:space="preserve"> aggregated </w:t>
      </w:r>
      <w:del w:id="78" w:author="Kiona Ogle" w:date="2025-09-24T15:53:00Z" w16du:dateUtc="2025-09-24T22:53:00Z">
        <w:r w:rsidR="256174FF" w:rsidDel="00493A20">
          <w:delText xml:space="preserve">these </w:delText>
        </w:r>
      </w:del>
      <w:ins w:id="79" w:author="Kiona Ogle" w:date="2025-09-24T15:53:00Z" w16du:dateUtc="2025-09-24T22:53:00Z">
        <w:r w:rsidR="00493A20">
          <w:t xml:space="preserve">the BA estimates for the </w:t>
        </w:r>
      </w:ins>
      <w:r w:rsidR="256174FF">
        <w:t>250</w:t>
      </w:r>
      <w:del w:id="80" w:author="Kiona Ogle" w:date="2025-09-24T15:52:00Z" w16du:dateUtc="2025-09-24T22:52:00Z">
        <w:r w:rsidR="256174FF" w:rsidDel="00493A20">
          <w:delText>-</w:delText>
        </w:r>
      </w:del>
      <w:ins w:id="81" w:author="Kiona Ogle" w:date="2025-09-24T15:52:00Z" w16du:dateUtc="2025-09-24T22:52:00Z">
        <w:r w:rsidR="00493A20">
          <w:t xml:space="preserve"> </w:t>
        </w:r>
      </w:ins>
      <w:r w:rsidR="256174FF">
        <w:t xml:space="preserve">m </w:t>
      </w:r>
      <w:del w:id="82" w:author="Kiona Ogle" w:date="2025-09-24T15:53:00Z" w16du:dateUtc="2025-09-24T22:53:00Z">
        <w:r w:rsidR="256174FF" w:rsidDel="00493A20">
          <w:delText xml:space="preserve">grids </w:delText>
        </w:r>
      </w:del>
      <w:ins w:id="83" w:author="Kiona Ogle" w:date="2025-09-24T15:53:00Z" w16du:dateUtc="2025-09-24T22:53:00Z">
        <w:r w:rsidR="00493A20">
          <w:t xml:space="preserve">pixels to produce estimates at a </w:t>
        </w:r>
      </w:ins>
      <w:del w:id="84" w:author="Kiona Ogle" w:date="2025-09-24T15:53:00Z" w16du:dateUtc="2025-09-24T22:53:00Z">
        <w:r w:rsidR="256174FF" w:rsidDel="00493A20">
          <w:delText xml:space="preserve">to a </w:delText>
        </w:r>
      </w:del>
      <w:r w:rsidR="256174FF">
        <w:t>4</w:t>
      </w:r>
      <w:del w:id="85" w:author="Kiona Ogle" w:date="2025-09-24T15:53:00Z" w16du:dateUtc="2025-09-24T22:53:00Z">
        <w:r w:rsidR="256174FF" w:rsidDel="00493A20">
          <w:delText>-</w:delText>
        </w:r>
      </w:del>
      <w:ins w:id="86" w:author="Kiona Ogle" w:date="2025-09-24T15:53:00Z" w16du:dateUtc="2025-09-24T22:53:00Z">
        <w:r w:rsidR="00493A20">
          <w:t xml:space="preserve"> </w:t>
        </w:r>
      </w:ins>
      <w:r w:rsidR="256174FF">
        <w:t xml:space="preserve">km </w:t>
      </w:r>
      <w:ins w:id="87" w:author="Kiona Ogle" w:date="2025-09-24T15:53:00Z" w16du:dateUtc="2025-09-24T22:53:00Z">
        <w:r w:rsidR="00493A20">
          <w:sym w:font="Symbol" w:char="F0B4"/>
        </w:r>
        <w:r w:rsidR="00493A20">
          <w:t xml:space="preserve"> 4 km </w:t>
        </w:r>
      </w:ins>
      <w:r w:rsidR="256174FF">
        <w:t>resolution to align with other covariates.</w:t>
      </w:r>
    </w:p>
    <w:p w14:paraId="0E3DBF57" w14:textId="58A57936" w:rsidR="000042D2" w:rsidRDefault="000042D2" w:rsidP="008B24AA">
      <w:pPr>
        <w:pStyle w:val="FirstParagraph"/>
        <w:ind w:firstLine="720"/>
      </w:pPr>
      <w:r>
        <w:t xml:space="preserve">As another habitat covariate, we calculated the </w:t>
      </w:r>
      <w:r w:rsidR="008B24AA">
        <w:t xml:space="preserve">percentage </w:t>
      </w:r>
      <w:r>
        <w:t>contribution of the North American monsoon</w:t>
      </w:r>
      <w:r w:rsidR="00467B8C">
        <w:t xml:space="preserve"> (NAM)</w:t>
      </w:r>
      <w:r>
        <w:t xml:space="preserve"> </w:t>
      </w:r>
      <w:r w:rsidR="00493A20">
        <w:t>the annual precipitation budget in each grid cell</w:t>
      </w:r>
      <w:r>
        <w:t xml:space="preserve"> using 30-year </w:t>
      </w:r>
      <w:r w:rsidR="00493A20">
        <w:t xml:space="preserve">4 km </w:t>
      </w:r>
      <w:r w:rsidR="00493A20">
        <w:sym w:font="Symbol" w:char="F0B4"/>
      </w:r>
      <w:r w:rsidR="00493A20">
        <w:t xml:space="preserve"> 4 km </w:t>
      </w:r>
      <w:r w:rsidR="00966CEB">
        <w:t xml:space="preserve">gridded </w:t>
      </w:r>
      <w:r>
        <w:t>monthly data</w:t>
      </w:r>
      <w:r w:rsidR="00493A20">
        <w:t xml:space="preserve"> obtained</w:t>
      </w:r>
      <w:r>
        <w:t xml:space="preserve"> from PRISM</w:t>
      </w:r>
      <w:r w:rsidR="005D7C8D">
        <w:t xml:space="preserve"> </w:t>
      </w:r>
      <w:r w:rsidR="005D7C8D">
        <w:fldChar w:fldCharType="begin"/>
      </w:r>
      <w:r w:rsidR="005D7C8D">
        <w:instrText xml:space="preserve"> ADDIN ZOTERO_ITEM CSL_CITATION {"citationID":"gbY4Lw9G","properties":{"formattedCitation":"(PRISM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5D7C8D">
        <w:fldChar w:fldCharType="separate"/>
      </w:r>
      <w:r w:rsidR="005D7C8D">
        <w:rPr>
          <w:noProof/>
        </w:rPr>
        <w:t>(PRISM Climate Group, 2025)</w:t>
      </w:r>
      <w:r w:rsidR="005D7C8D">
        <w:fldChar w:fldCharType="end"/>
      </w:r>
      <w:r>
        <w:t xml:space="preserve">. </w:t>
      </w:r>
      <w:r w:rsidR="008B24AA">
        <w:t>Monsoon moisture is critical to dryland ecosystem productivity</w:t>
      </w:r>
      <w:r w:rsidR="005D7C8D">
        <w:t xml:space="preserve"> </w:t>
      </w:r>
      <w:r w:rsidR="005D7C8D">
        <w:fldChar w:fldCharType="begin"/>
      </w:r>
      <w:r w:rsidR="005D7C8D">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5D7C8D">
        <w:fldChar w:fldCharType="separate"/>
      </w:r>
      <w:r w:rsidR="005D7C8D">
        <w:rPr>
          <w:noProof/>
        </w:rPr>
        <w:t>(Maurer et al., 2020; Munson et al., 2022)</w:t>
      </w:r>
      <w:r w:rsidR="005D7C8D">
        <w:fldChar w:fldCharType="end"/>
      </w:r>
      <w:r w:rsidR="008B24AA">
        <w:t xml:space="preserve"> and can increase invertebrate abundance</w:t>
      </w:r>
      <w:r w:rsidR="00467B8C">
        <w:t xml:space="preserve">, which is relevant to </w:t>
      </w:r>
      <w:r w:rsidR="00966CEB">
        <w:t xml:space="preserve">pinyon jays </w:t>
      </w:r>
      <w:r w:rsidR="00467B8C">
        <w:t xml:space="preserve">as they </w:t>
      </w:r>
      <w:r w:rsidR="00966CEB">
        <w:t>rely on invertebrates during the nesting season</w:t>
      </w:r>
      <w:r w:rsidR="005D7C8D">
        <w:t xml:space="preserve"> </w:t>
      </w:r>
      <w:r w:rsidR="005D7C8D">
        <w:fldChar w:fldCharType="begin"/>
      </w:r>
      <w:r w:rsidR="005D7C8D">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D7C8D">
        <w:fldChar w:fldCharType="separate"/>
      </w:r>
      <w:r w:rsidR="005D7C8D">
        <w:rPr>
          <w:noProof/>
        </w:rPr>
        <w:t>(Branson, 2008; Ligon, 1978)</w:t>
      </w:r>
      <w:r w:rsidR="005D7C8D">
        <w:fldChar w:fldCharType="end"/>
      </w:r>
      <w:r w:rsidR="008B24AA">
        <w:t xml:space="preserve">. We calculated the percentage of the 30-year monthly normal precipitation in each </w:t>
      </w:r>
      <w:r w:rsidR="00467B8C">
        <w:t xml:space="preserve">4 km </w:t>
      </w:r>
      <w:r w:rsidR="00467B8C">
        <w:sym w:font="Symbol" w:char="F0B4"/>
      </w:r>
      <w:r w:rsidR="00467B8C">
        <w:t xml:space="preserve"> 4 km grid cell</w:t>
      </w:r>
      <w:r w:rsidR="008B24AA">
        <w:t xml:space="preserve"> falling in the months of July-September (i.e., the </w:t>
      </w:r>
      <w:r w:rsidR="00467B8C">
        <w:t>NAM period</w:t>
      </w:r>
      <w:r w:rsidR="008B24AA">
        <w:t xml:space="preserve">, referred to as “monsoonality”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w:t>
      </w:r>
      <w:r w:rsidR="00467B8C">
        <w:t xml:space="preserve"> The m</w:t>
      </w:r>
      <w:r w:rsidR="008B24AA">
        <w:t xml:space="preserve">onsoonality values </w:t>
      </w:r>
      <w:r w:rsidR="00467B8C">
        <w:t>represent a spatially explicit covariate that describe the long-term NAM patterns, and thus does not</w:t>
      </w:r>
      <w:r w:rsidR="008B24AA">
        <w:t xml:space="preserve"> change over time. </w:t>
      </w:r>
    </w:p>
    <w:p w14:paraId="69C09BD1" w14:textId="422EA20E" w:rsidR="008F6A89" w:rsidRDefault="00467B8C" w:rsidP="008B24AA">
      <w:pPr>
        <w:pStyle w:val="FirstParagraph"/>
        <w:ind w:firstLine="720"/>
      </w:pPr>
      <w:r>
        <w:t>We also includ</w:t>
      </w:r>
      <w:r w:rsidR="002E059F">
        <w:t>ed</w:t>
      </w:r>
      <w:r>
        <w:t xml:space="preserve"> temporally varying </w:t>
      </w:r>
      <w:r w:rsidR="008B24AA">
        <w:t>climate covariates</w:t>
      </w:r>
      <w:r>
        <w:t xml:space="preserve">. In particular, we </w:t>
      </w:r>
      <w:r w:rsidR="00C7167B">
        <w:t xml:space="preserve">extracted </w:t>
      </w:r>
      <w:r w:rsidR="49B9E889">
        <w:t xml:space="preserve">gridded </w:t>
      </w:r>
      <w:r w:rsidR="002E059F">
        <w:t xml:space="preserve">(4 km </w:t>
      </w:r>
      <w:r w:rsidR="002E059F">
        <w:sym w:font="Symbol" w:char="F0B4"/>
      </w:r>
      <w:r w:rsidR="002E059F">
        <w:t xml:space="preserve"> 4 km) </w:t>
      </w:r>
      <w:r w:rsidR="008B24AA">
        <w:t xml:space="preserve">monthly </w:t>
      </w:r>
      <w:r w:rsidR="00C7167B">
        <w:t xml:space="preserve">PRISM </w:t>
      </w:r>
      <w:r w:rsidR="49B9E889">
        <w:t xml:space="preserve">climate data </w:t>
      </w:r>
      <w:r w:rsidR="008B24AA">
        <w:t xml:space="preserve">for maximum temperature and </w:t>
      </w:r>
      <w:r>
        <w:t xml:space="preserve">total </w:t>
      </w:r>
      <w:r w:rsidR="008B24AA">
        <w:t xml:space="preserve">precipitation, which are both </w:t>
      </w:r>
      <w:r w:rsidR="49B9E889">
        <w:t xml:space="preserve">relevant to </w:t>
      </w:r>
      <w:r>
        <w:t xml:space="preserve">pinyon </w:t>
      </w:r>
      <w:r w:rsidR="008B24AA">
        <w:t xml:space="preserve">jay </w:t>
      </w:r>
      <w:r w:rsidR="49B9E889">
        <w:t xml:space="preserve">biology </w:t>
      </w:r>
      <w:r>
        <w:t xml:space="preserve">as they impact bird </w:t>
      </w:r>
      <w:r w:rsidR="49B9E889">
        <w:t xml:space="preserve">physiology and relative food availability </w:t>
      </w:r>
      <w:r w:rsidR="49B9E889">
        <w:fldChar w:fldCharType="begin"/>
      </w:r>
      <w:r w:rsidR="008F1739">
        <w:instrText xml:space="preserve"> ADDIN ZOTERO_ITEM CSL_CITATION {"citationID":"YfSpSCT0","properties":{"formattedCitation":"(Ligon,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 xml:space="preserve">(Ligon, 1978; McDermott &amp; DeGroote, 2016; Skagen &amp; Adams, 2012; </w:t>
      </w:r>
      <w:r w:rsidR="410FCE3C" w:rsidRPr="10F02EB4">
        <w:rPr>
          <w:noProof/>
        </w:rPr>
        <w:lastRenderedPageBreak/>
        <w:t>Stotz &amp; Balda, 1995)</w:t>
      </w:r>
      <w:r w:rsidR="49B9E889">
        <w:fldChar w:fldCharType="end"/>
      </w:r>
      <w:r w:rsidR="35CBAC4D">
        <w:t xml:space="preserve">. </w:t>
      </w:r>
      <w:r w:rsidR="008B24AA">
        <w:t>Climate variables change through time for a given pixel and we combined monthly values into</w:t>
      </w:r>
      <w:r w:rsidR="002E059F">
        <w:t xml:space="preserve"> four</w:t>
      </w:r>
      <w:r w:rsidR="008B24AA">
        <w:t xml:space="preserve">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rsidR="008B24AA">
        <w:t>These included: 1) breeding season</w:t>
      </w:r>
      <w:r w:rsidR="002E059F">
        <w:t xml:space="preserve"> (</w:t>
      </w:r>
      <w:r w:rsidR="006103F0">
        <w:t>February-April</w:t>
      </w:r>
      <w:r w:rsidR="002E059F">
        <w:t>)</w:t>
      </w:r>
      <w:r w:rsidR="008B24AA">
        <w:t>, 2) fledgling season</w:t>
      </w:r>
      <w:r w:rsidR="002E059F">
        <w:t xml:space="preserve"> (</w:t>
      </w:r>
      <w:r w:rsidR="006103F0">
        <w:t>May-June</w:t>
      </w:r>
      <w:r w:rsidR="002E059F">
        <w:t xml:space="preserve">) when </w:t>
      </w:r>
      <w:r w:rsidR="008B24AA">
        <w:t>adults are caring for young, 3) early summer</w:t>
      </w:r>
      <w:r w:rsidR="00D426C8">
        <w:t xml:space="preserve"> (</w:t>
      </w:r>
      <w:r w:rsidR="006103F0">
        <w:t>July</w:t>
      </w:r>
      <w:r w:rsidR="002E059F">
        <w:t xml:space="preserve">), a period during which </w:t>
      </w:r>
      <w:r w:rsidR="00D426C8">
        <w:t>bird</w:t>
      </w:r>
      <w:r w:rsidR="002E059F">
        <w:t xml:space="preserve"> behavior is not well documented</w:t>
      </w:r>
      <w:r w:rsidR="008B24AA">
        <w:t>, and 4) late summer through winter</w:t>
      </w:r>
      <w:r w:rsidR="00D426C8">
        <w:t xml:space="preserve"> (</w:t>
      </w:r>
      <w:r w:rsidR="006103F0">
        <w:t>August-January</w:t>
      </w:r>
      <w:r w:rsidR="002E059F">
        <w:t xml:space="preserve">), a period during which birds are </w:t>
      </w:r>
      <w:r w:rsidR="00D426C8">
        <w:t xml:space="preserve">caching seeds, </w:t>
      </w:r>
      <w:r w:rsidR="002E059F">
        <w:t xml:space="preserve">and </w:t>
      </w:r>
      <w:r w:rsidR="00D426C8">
        <w:t>potentially</w:t>
      </w:r>
      <w:r w:rsidR="006103F0">
        <w:t xml:space="preserve"> dispersing broadly</w:t>
      </w:r>
      <w:r w:rsidR="00D426C8">
        <w:t xml:space="preserve"> </w:t>
      </w:r>
      <w:r w:rsidR="006103F0">
        <w:t>(</w:t>
      </w:r>
      <w:r w:rsidR="00D426C8">
        <w:t>irrupting</w:t>
      </w:r>
      <w:r w:rsidR="006103F0">
        <w:t>)</w:t>
      </w:r>
      <w:r w:rsidR="00D426C8">
        <w:t xml:space="preserve"> in search of seeds</w:t>
      </w:r>
      <w:r w:rsidR="00966CEB">
        <w:t xml:space="preserve"> (Wiggins 2005)</w:t>
      </w:r>
      <w:r w:rsidR="008B24AA">
        <w:t>.</w:t>
      </w:r>
      <w:r w:rsidR="002E059F">
        <w:t xml:space="preserve"> Seasonal climate values (mean</w:t>
      </w:r>
      <w:r w:rsidR="006103F0">
        <w:t xml:space="preserve"> of monthly values </w:t>
      </w:r>
      <w:r w:rsidR="002E059F">
        <w:t>for temperature, seasonal totals for precipitation) were produced for each year spanning the full study period.</w:t>
      </w:r>
      <w:r w:rsidR="008B24AA">
        <w:t xml:space="preserve"> </w:t>
      </w:r>
    </w:p>
    <w:p w14:paraId="466225B4" w14:textId="791EC407" w:rsidR="008F6A89" w:rsidRDefault="49B9E889" w:rsidP="0058745E">
      <w:pPr>
        <w:pStyle w:val="Heading3"/>
        <w:spacing w:before="180" w:after="180" w:line="480" w:lineRule="auto"/>
      </w:pPr>
      <w:bookmarkStart w:id="88" w:name="X9f51ec2d939dc3732bbaff33291cd7faf9c78c2"/>
      <w:bookmarkEnd w:id="17"/>
      <w:r w:rsidRPr="00E72E3D">
        <w:t>2.</w:t>
      </w:r>
      <w:r w:rsidR="007351E8">
        <w:t>3</w:t>
      </w:r>
      <w:r w:rsidRPr="00E72E3D">
        <w:t xml:space="preserve"> Modeling relationships between cones and birds </w:t>
      </w:r>
    </w:p>
    <w:p w14:paraId="3E4D4534" w14:textId="5CD204BD" w:rsidR="008F6A89" w:rsidRDefault="49B9E889" w:rsidP="007351E8">
      <w:pPr>
        <w:pStyle w:val="FirstParagraph"/>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t>
      </w:r>
      <w:r w:rsidR="002E059F">
        <w:t xml:space="preserve">we </w:t>
      </w:r>
      <w:r w:rsidR="007351E8">
        <w:t>were interested in temporal relationships between jay abundance and important covariates (e.g., cones, climate), we incorporated a stochastic antecedent model structure in the biological process model</w:t>
      </w:r>
      <w:r w:rsidR="005D7C8D">
        <w:t xml:space="preserve"> </w:t>
      </w:r>
      <w:r w:rsidR="005D7C8D">
        <w:fldChar w:fldCharType="begin"/>
      </w:r>
      <w:r w:rsidR="005D7C8D">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D7C8D">
        <w:fldChar w:fldCharType="separate"/>
      </w:r>
      <w:r w:rsidR="005D7C8D">
        <w:rPr>
          <w:noProof/>
        </w:rPr>
        <w:t>(Ogle et al., 2015)</w:t>
      </w:r>
      <w:r w:rsidR="005D7C8D">
        <w:fldChar w:fldCharType="end"/>
      </w:r>
      <w:r w:rsidR="007351E8">
        <w:t>. Specifically, we incorporated predictive</w:t>
      </w:r>
      <w:r w:rsidR="002E059F">
        <w:t xml:space="preserve">, </w:t>
      </w:r>
      <w:r w:rsidR="007351E8">
        <w:t>(anticipatory)</w:t>
      </w:r>
      <w:r w:rsidR="006103F0">
        <w:t xml:space="preserve"> effects as well as two time periods of response effects:</w:t>
      </w:r>
      <w:r w:rsidR="002E059F">
        <w:t xml:space="preserve"> immediate</w:t>
      </w:r>
      <w:r w:rsidR="006103F0">
        <w:t xml:space="preserve"> (spring following cone availability in fall/winter)</w:t>
      </w:r>
      <w:r w:rsidR="002E059F">
        <w:t xml:space="preserve"> </w:t>
      </w:r>
      <w:r w:rsidR="007351E8">
        <w:t>and delayed</w:t>
      </w:r>
      <w:r w:rsidR="002E059F">
        <w:t xml:space="preserve"> </w:t>
      </w:r>
      <w:r w:rsidR="006103F0">
        <w:t xml:space="preserve">(springs 2 and 3 years after cone availability) </w:t>
      </w:r>
      <w:r w:rsidR="002E059F">
        <w:t xml:space="preserve">responses linked to </w:t>
      </w:r>
      <w:r w:rsidR="00966CEB">
        <w:t xml:space="preserve">yearly </w:t>
      </w:r>
      <w:r w:rsidR="002E059F">
        <w:t>estimates of</w:t>
      </w:r>
      <w:r w:rsidR="007351E8">
        <w:t xml:space="preserve"> cone availability. We also included lagged </w:t>
      </w:r>
      <w:r w:rsidR="007351E8">
        <w:lastRenderedPageBreak/>
        <w:t>seasonal climate effects</w:t>
      </w:r>
      <w:r w:rsidR="002E059F">
        <w:t xml:space="preserve"> to account for the potential influence of past climate on bird population dynamics that may be independent of pinyon cone production dynamics</w:t>
      </w:r>
      <w:r w:rsidR="007351E8">
        <w:t xml:space="preserve">. </w:t>
      </w:r>
    </w:p>
    <w:p w14:paraId="3564BB6D" w14:textId="3594E64C" w:rsidR="008F6A89" w:rsidRDefault="002E059F" w:rsidP="00F928DF">
      <w:pPr>
        <w:pStyle w:val="BodyText"/>
        <w:ind w:firstLine="720"/>
      </w:pPr>
      <w:r>
        <w:t>Accounting for detection error has been shown to be important for accurately estimating latent abundance</w:t>
      </w:r>
      <w:r w:rsidR="005D7C8D">
        <w:t xml:space="preserve">. </w:t>
      </w:r>
      <w:r>
        <w:t xml:space="preserve">Replicate </w:t>
      </w:r>
      <w:r w:rsidR="49B9E889">
        <w:t>surveys within a closed time and location are require</w:t>
      </w:r>
      <w:r w:rsidR="00E72E3D">
        <w:t xml:space="preserve">d for successfully implementing </w:t>
      </w:r>
      <w:r w:rsidR="00966CEB">
        <w:t xml:space="preserve">N-mixture models </w:t>
      </w:r>
      <w:r>
        <w:t xml:space="preserve">that </w:t>
      </w:r>
      <w:r w:rsidR="00E72E3D">
        <w:t>account for detection error</w:t>
      </w:r>
      <w:r w:rsidR="257881E1">
        <w:t xml:space="preserve"> </w:t>
      </w:r>
      <w:r w:rsidR="49B9E889">
        <w:fldChar w:fldCharType="begin"/>
      </w:r>
      <w:r w:rsidR="49B9E889">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49B9E889">
        <w:fldChar w:fldCharType="separate"/>
      </w:r>
      <w:r w:rsidR="257881E1" w:rsidRPr="10F02EB4">
        <w:rPr>
          <w:noProof/>
        </w:rPr>
        <w:t>(Royle et al., 2005)</w:t>
      </w:r>
      <w:r w:rsidR="49B9E889">
        <w:fldChar w:fldCharType="end"/>
      </w:r>
      <w:r w:rsidR="49B9E889">
        <w:t xml:space="preserve">. To use unstructured or semi-structured eBird data in this way (e.g., as a space-for-time substitution), checklists must </w:t>
      </w:r>
      <w:r w:rsidR="007351E8">
        <w:t>represent locations across</w:t>
      </w:r>
      <w:r w:rsidR="49B9E889">
        <w:t xml:space="preserve"> the range of potential covariate values (e.g., are not biased toward certain values of covariates of interest,</w:t>
      </w:r>
      <w:r w:rsidR="257881E1">
        <w:t xml:space="preserve"> </w:t>
      </w:r>
      <w:r w:rsidR="49B9E889">
        <w:fldChar w:fldCharType="begin"/>
      </w:r>
      <w:r w:rsidR="49B9E889">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49B9E889">
        <w:fldChar w:fldCharType="separate"/>
      </w:r>
      <w:r w:rsidR="257881E1" w:rsidRPr="10F02EB4">
        <w:rPr>
          <w:noProof/>
        </w:rPr>
        <w:t>(Hochachka et al., 2023)</w:t>
      </w:r>
      <w:r w:rsidR="49B9E889">
        <w:fldChar w:fldCharType="end"/>
      </w:r>
      <w:r w:rsidR="00E72E3D">
        <w:t>)</w:t>
      </w:r>
      <w:r w:rsidR="49B9E889">
        <w:t>. We verified that checklists within our filtered dataset met this assumption by comparing values for all covariates at locations with checklists to all gridded data available for those covariates (</w:t>
      </w:r>
      <w:r w:rsidR="00B96D92">
        <w:t>SI Figure 1</w:t>
      </w:r>
      <w:r w:rsidR="49B9E889">
        <w:t xml:space="preserve">). </w:t>
      </w:r>
    </w:p>
    <w:p w14:paraId="74770EC6" w14:textId="67CB3CF4" w:rsidR="008F6A89" w:rsidRDefault="00332E9D" w:rsidP="0058745E">
      <w:pPr>
        <w:pStyle w:val="Heading3"/>
        <w:spacing w:before="180" w:after="180" w:line="480" w:lineRule="auto"/>
      </w:pPr>
      <w:bookmarkStart w:id="89" w:name="observation-process-for-ebird"/>
      <w:bookmarkEnd w:id="88"/>
      <w:r w:rsidRPr="000A3078">
        <w:t>2.</w:t>
      </w:r>
      <w:r w:rsidR="007351E8" w:rsidRPr="000A3078">
        <w:t>3</w:t>
      </w:r>
      <w:r w:rsidRPr="000A3078">
        <w:t xml:space="preserve">.1 Observation process </w:t>
      </w:r>
      <w:r w:rsidR="00575F07" w:rsidRPr="000A3078">
        <w:t>model for pinyon jay abundance</w:t>
      </w:r>
    </w:p>
    <w:p w14:paraId="16E7AFBE" w14:textId="342E053D" w:rsidR="008F6A89" w:rsidRDefault="49B9E889" w:rsidP="0058745E">
      <w:pPr>
        <w:pStyle w:val="FirstParagraph"/>
        <w:ind w:firstLine="720"/>
      </w:pPr>
      <w:r>
        <w:t xml:space="preserve">In our model, count data </w:t>
      </w:r>
      <w:r w:rsidR="000A3078">
        <w:t xml:space="preserve">obtained </w:t>
      </w:r>
      <w:r>
        <w:t xml:space="preserve">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in which the survey was conducted (e.g., was the location recorded at the beginning, middle, or end of a survey and at what level of precision) and 2) uncertainty in the location along a survey at which pinyon jays were observed (e.g., </w:t>
      </w:r>
      <w:r w:rsidR="005F6A84">
        <w:t xml:space="preserve">it is unknown if </w:t>
      </w:r>
      <w:r>
        <w:t xml:space="preserve">birds </w:t>
      </w:r>
      <w:r w:rsidR="005F6A84">
        <w:t xml:space="preserve">were </w:t>
      </w:r>
      <w:r>
        <w:t xml:space="preserve">observed at the beginning, middle, or end of a walking survey). To account for this spatial uncertainty, we created </w:t>
      </w:r>
      <w:r w:rsidR="005F6A84">
        <w:t xml:space="preserve">circular </w:t>
      </w:r>
      <w:r>
        <w:t>buffers around each eBird checklist</w:t>
      </w:r>
      <w:r w:rsidR="4DB6BC9A">
        <w:t xml:space="preserve"> </w:t>
      </w:r>
      <w:r w:rsidR="000A3078">
        <w:t xml:space="preserve">point </w:t>
      </w:r>
      <w:r w:rsidR="4DB6BC9A">
        <w:t>location</w:t>
      </w:r>
      <w:r>
        <w:t xml:space="preserve"> based on the sampling distance for that checklist</w:t>
      </w:r>
      <w:r w:rsidR="005F6A84">
        <w:t xml:space="preserve">; this is, we defined the radius of the buffer circle as </w:t>
      </w:r>
      <w:r>
        <w:t xml:space="preserve">1/2 of </w:t>
      </w:r>
      <w:r>
        <w:lastRenderedPageBreak/>
        <w:t>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t xml:space="preserve">4 </w:t>
      </w:r>
      <w:r w:rsidR="005F6A84">
        <w:t xml:space="preserve">km </w:t>
      </w:r>
      <w:r>
        <w:t xml:space="preserve">grid cell </w:t>
      </w:r>
      <w:r w:rsidR="005F6A84">
        <w:t xml:space="preserve">for each </w:t>
      </w:r>
      <w:r>
        <w:t xml:space="preserve">year by </w:t>
      </w:r>
      <w:r w:rsidR="000A3078">
        <w:t xml:space="preserve">delineating the perimeter of </w:t>
      </w:r>
      <w:r>
        <w:t xml:space="preserve">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w:t>
      </w:r>
      <w:r w:rsidR="000A3078">
        <w:t xml:space="preserve">incorporated </w:t>
      </w:r>
      <w:r w:rsidR="000A0DF7">
        <w:t xml:space="preserve">covariates </w:t>
      </w:r>
      <w:r w:rsidR="000A3078">
        <w:t xml:space="preserve">potentially </w:t>
      </w:r>
      <w:r w:rsidR="000A0DF7">
        <w:t xml:space="preserve">shaping checklist level </w:t>
      </w:r>
      <w:r w:rsidR="005F6A84">
        <w:t>laten</w:t>
      </w:r>
      <w:r w:rsidR="007351E8">
        <w:t>t</w:t>
      </w:r>
      <w:r w:rsidR="005F6A84">
        <w:t xml:space="preserve"> </w:t>
      </w:r>
      <w:r>
        <w:t xml:space="preserve">abundance, </w:t>
      </w:r>
      <w:r w:rsidRPr="10F02EB4">
        <w:rPr>
          <w:i/>
          <w:iCs/>
        </w:rPr>
        <w:t>N</w:t>
      </w:r>
      <w:r>
        <w:t>.</w:t>
      </w:r>
    </w:p>
    <w:p w14:paraId="514DB948" w14:textId="608E7BD2" w:rsidR="008F6A89" w:rsidRDefault="00767225" w:rsidP="00F928DF">
      <w:pPr>
        <w:pStyle w:val="BodyText"/>
        <w:ind w:firstLine="720"/>
      </w:pPr>
      <w:r>
        <w:t>F</w:t>
      </w:r>
      <w:r w:rsidR="005F6A84">
        <w:t xml:space="preserve">or the observation process model, we define a likelihood for the observed </w:t>
      </w:r>
      <w:r w:rsidR="00332E9D">
        <w:t>eBird count data</w:t>
      </w:r>
      <w:r w:rsidR="005F6A84">
        <w:t xml:space="preserve">, </w:t>
      </w:r>
      <w:r w:rsidR="005F6A84" w:rsidRPr="0058745E">
        <w:rPr>
          <w:i/>
          <w:iCs/>
        </w:rPr>
        <w:t>Y</w:t>
      </w:r>
      <w:r w:rsidR="005F6A84">
        <w:t>,</w:t>
      </w:r>
      <w:r w:rsidR="00332E9D">
        <w:t xml:space="preserve"> for checklist, </w:t>
      </w:r>
      <m:oMath>
        <m:r>
          <w:rPr>
            <w:rFonts w:ascii="Cambria Math" w:hAnsi="Cambria Math"/>
          </w:rPr>
          <m:t>c</m:t>
        </m:r>
      </m:oMath>
      <w:r w:rsidR="00332E9D">
        <w:t xml:space="preserve">, in </w:t>
      </w:r>
      <w:r>
        <w:t>sample polygon</w:t>
      </w:r>
      <w:r w:rsidR="00332E9D">
        <w:t xml:space="preserve">, </w:t>
      </w:r>
      <m:oMath>
        <m:r>
          <w:rPr>
            <w:rFonts w:ascii="Cambria Math" w:hAnsi="Cambria Math"/>
          </w:rPr>
          <m:t>i</m:t>
        </m:r>
      </m:oMath>
      <w:r w:rsidR="00332E9D">
        <w:t xml:space="preserve">, and year, </w:t>
      </w:r>
      <m:oMath>
        <m:r>
          <w:rPr>
            <w:rFonts w:ascii="Cambria Math" w:hAnsi="Cambria Math"/>
          </w:rPr>
          <m:t>t</m:t>
        </m:r>
      </m:oMath>
      <w:r w:rsidR="00332E9D">
        <w:t xml:space="preserve">, </w:t>
      </w:r>
      <w:r w:rsidR="005F6A84">
        <w:t xml:space="preserve">based on a binomial </w:t>
      </w:r>
      <w:r w:rsidR="00332E9D">
        <w:t>distribut</w:t>
      </w:r>
      <w:r w:rsidR="005F6A84">
        <w:t xml:space="preserve">ion that accounts for the </w:t>
      </w:r>
      <w:r w:rsidR="00332E9D">
        <w:t xml:space="preserve">detection probability, </w:t>
      </w:r>
      <w:r w:rsidR="00332E9D">
        <w:rPr>
          <w:i/>
          <w:iCs/>
        </w:rPr>
        <w:t>p</w:t>
      </w:r>
      <w:r w:rsidR="00332E9D">
        <w:t xml:space="preserve">, and the latent true abundance of birds </w:t>
      </w:r>
      <w:r w:rsidR="005F6A84">
        <w:t xml:space="preserve">(“number of trials”) </w:t>
      </w:r>
      <w:r w:rsidR="00332E9D">
        <w:t xml:space="preserve">in the </w:t>
      </w:r>
      <w:commentRangeStart w:id="90"/>
      <w:r w:rsidR="00332E9D">
        <w:t>checklist</w:t>
      </w:r>
      <w:commentRangeEnd w:id="90"/>
      <w:r w:rsidR="002E03AA">
        <w:rPr>
          <w:rStyle w:val="CommentReference"/>
          <w:rFonts w:asciiTheme="minorHAnsi" w:hAnsiTheme="minorHAnsi"/>
        </w:rPr>
        <w:commentReference w:id="90"/>
      </w:r>
      <w:r w:rsidR="00332E9D">
        <w:t>:</w:t>
      </w:r>
    </w:p>
    <w:tbl>
      <w:tblPr>
        <w:tblStyle w:val="Table"/>
        <w:tblW w:w="5000" w:type="pct"/>
        <w:tblLayout w:type="fixed"/>
        <w:tblLook w:val="0000" w:firstRow="0" w:lastRow="0" w:firstColumn="0" w:lastColumn="0" w:noHBand="0" w:noVBand="0"/>
      </w:tblPr>
      <w:tblGrid>
        <w:gridCol w:w="8124"/>
        <w:gridCol w:w="1236"/>
      </w:tblGrid>
      <w:tr w:rsidR="00D86531" w14:paraId="606550ED" w14:textId="77777777" w:rsidTr="00C170CA">
        <w:tc>
          <w:tcPr>
            <w:tcW w:w="6873" w:type="dxa"/>
          </w:tcPr>
          <w:p w14:paraId="20A39890" w14:textId="77777777" w:rsidR="00D86531" w:rsidRDefault="00D86531" w:rsidP="00C170C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3F20979E" w14:textId="77777777" w:rsidR="00D86531" w:rsidRDefault="00D86531" w:rsidP="00C170CA">
            <w:pPr>
              <w:pStyle w:val="Compact"/>
              <w:jc w:val="right"/>
            </w:pPr>
            <w:r>
              <w:t>Eqn 1</w:t>
            </w:r>
          </w:p>
        </w:tc>
      </w:tr>
    </w:tbl>
    <w:p w14:paraId="39E1A9B2" w14:textId="38572B6A" w:rsidR="00D86531" w:rsidRPr="00D86531" w:rsidRDefault="006872A2" w:rsidP="00D86531">
      <w:pPr>
        <w:pStyle w:val="FirstParagraph"/>
      </w:pPr>
      <w:r>
        <w:t xml:space="preserve">We modeled the </w:t>
      </w:r>
      <w:r w:rsidR="00332E9D">
        <w:t>detection probability</w:t>
      </w:r>
      <w:r>
        <w:t xml:space="preserve">, </w:t>
      </w:r>
      <w:r w:rsidRPr="0058745E">
        <w:rPr>
          <w:i/>
          <w:iCs/>
        </w:rPr>
        <w:t>p</w:t>
      </w:r>
      <w:r>
        <w:t>,</w:t>
      </w:r>
      <w:r w:rsidR="00332E9D">
        <w:t xml:space="preserve"> for eBird data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D86531" w14:paraId="0CDBEFB5" w14:textId="77777777" w:rsidTr="00C170CA">
        <w:tc>
          <w:tcPr>
            <w:tcW w:w="6820" w:type="dxa"/>
          </w:tcPr>
          <w:p w14:paraId="43036458" w14:textId="77777777" w:rsidR="00D86531" w:rsidRDefault="00D86531" w:rsidP="00C170CA">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742D672C" w14:textId="77777777" w:rsidR="00D86531" w:rsidRDefault="00D86531" w:rsidP="00C170CA">
            <w:pPr>
              <w:pStyle w:val="Compact"/>
              <w:jc w:val="right"/>
            </w:pPr>
            <w:r>
              <w:t>Eqn 2</w:t>
            </w:r>
          </w:p>
        </w:tc>
      </w:tr>
    </w:tbl>
    <w:p w14:paraId="52B45292" w14:textId="5544324E" w:rsidR="008F6A89" w:rsidRDefault="00332E9D">
      <w:pPr>
        <w:pStyle w:val="FirstParagraph"/>
      </w:pPr>
      <w:r>
        <w:t xml:space="preserve">where </w:t>
      </w:r>
      <w:bookmarkStart w:id="91"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91"/>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aforementioned covariate, </w:t>
      </w:r>
      <w:r w:rsidR="006872A2" w:rsidRPr="0058745E">
        <w:rPr>
          <w:i/>
          <w:iCs/>
        </w:rPr>
        <w:t>Xj</w:t>
      </w:r>
      <w:r w:rsidR="006872A2">
        <w:t xml:space="preserve"> </w:t>
      </w:r>
      <w:r>
        <w:t>(</w:t>
      </w:r>
      <w:r w:rsidRPr="0058745E">
        <w:rPr>
          <w:i/>
          <w:iCs/>
        </w:rPr>
        <w:t>j</w:t>
      </w:r>
      <w:r>
        <w:t xml:space="preserve"> = 1, 2, … </w:t>
      </w:r>
      <w:r w:rsidR="007351E8">
        <w:t>4</w:t>
      </w:r>
      <w:r w:rsidR="006872A2">
        <w:t xml:space="preserve"> covariates</w:t>
      </w:r>
      <w:r>
        <w:t>)</w:t>
      </w:r>
      <w:r w:rsidR="006872A2">
        <w:t xml:space="preserve">, that varies by checklist </w:t>
      </w:r>
      <w:r w:rsidR="006872A2" w:rsidRPr="0058745E">
        <w:rPr>
          <w:i/>
          <w:iCs/>
        </w:rPr>
        <w:t>c</w:t>
      </w:r>
      <w:r w:rsidR="006872A2">
        <w:t xml:space="preserve">, </w:t>
      </w:r>
      <w:r w:rsidR="00767225">
        <w:t xml:space="preserve">sample polygon </w:t>
      </w:r>
      <w:r w:rsidR="006872A2" w:rsidRPr="0058745E">
        <w:rPr>
          <w:i/>
          <w:iCs/>
        </w:rPr>
        <w:t>i</w:t>
      </w:r>
      <w:r w:rsidR="006872A2">
        <w:t xml:space="preserve">, and year </w:t>
      </w:r>
      <w:r w:rsidR="006872A2" w:rsidRPr="0058745E">
        <w:rPr>
          <w:i/>
          <w:iCs/>
        </w:rPr>
        <w:t>t</w:t>
      </w:r>
      <w:r>
        <w:t>.</w:t>
      </w:r>
      <w:r w:rsidR="006872A2">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w:t>
      </w:r>
      <w:r w:rsidR="00767225">
        <w:t xml:space="preserve">logit-scale </w:t>
      </w:r>
      <w:r w:rsidR="006872A2">
        <w:t xml:space="preserve">baseline detection </w:t>
      </w:r>
      <w:r w:rsidR="006872A2">
        <w:lastRenderedPageBreak/>
        <w:t>probability at average covariate values.</w:t>
      </w:r>
      <w:r w:rsidR="00B24923" w:rsidRPr="00B24923">
        <w:t xml:space="preserve"> </w:t>
      </w:r>
      <w:r w:rsidR="00B24923">
        <w:t xml:space="preserve">We </w:t>
      </w:r>
      <w:r w:rsidR="00767225">
        <w:t>assigned relatively non-informative, vague normal priors to all coefficients including the intercept</w:t>
      </w:r>
      <w:r w:rsidR="00B24923">
        <w:t xml:space="preserve">.  </w:t>
      </w:r>
    </w:p>
    <w:p w14:paraId="6AD08D45" w14:textId="5C7988C4" w:rsidR="008F6A89" w:rsidRDefault="00332E9D" w:rsidP="00126373">
      <w:pPr>
        <w:pStyle w:val="Heading3"/>
        <w:spacing w:before="180" w:after="180" w:line="480" w:lineRule="auto"/>
      </w:pPr>
      <w:bookmarkStart w:id="92" w:name="X9e09589101055a0b716ce1af6e945302d419ef3"/>
      <w:bookmarkEnd w:id="89"/>
      <w:r>
        <w:t xml:space="preserve">2.4.2 Biological process </w:t>
      </w:r>
      <w:r w:rsidR="006872A2">
        <w:t xml:space="preserve">model for </w:t>
      </w:r>
      <w:r>
        <w:t>pinyon jay abundance</w:t>
      </w:r>
    </w:p>
    <w:p w14:paraId="5DC86EED" w14:textId="7DAE9ADC" w:rsidR="008F6A89" w:rsidRDefault="000D576B" w:rsidP="00126373">
      <w:pPr>
        <w:pStyle w:val="FirstParagraph"/>
        <w:ind w:firstLine="720"/>
      </w:pPr>
      <w:r>
        <w:t xml:space="preserve">Following standard assumptions for N-mixture models, we assumed that the latent </w:t>
      </w:r>
      <w:r w:rsidR="00332E9D">
        <w:t xml:space="preserve">abundance of jays in a checklist in a year,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area [km</w:t>
      </w:r>
      <w:r w:rsidRPr="00126373">
        <w:rPr>
          <w:vertAlign w:val="superscript"/>
        </w:rPr>
        <w:t>2</w:t>
      </w:r>
      <w:r>
        <w:t xml:space="preserve">]), multiplied by the </w:t>
      </w:r>
      <w:r w:rsidR="00A66A63">
        <w:t>sample polygon</w:t>
      </w:r>
      <w:r w:rsidR="00332E9D">
        <w:t xml:space="preserve"> </w:t>
      </w:r>
      <w:r>
        <w:t xml:space="preserve">area, </w:t>
      </w:r>
      <w:r w:rsidRPr="00126373">
        <w:rPr>
          <w:i/>
          <w:iCs/>
        </w:rPr>
        <w:t>A</w:t>
      </w:r>
      <w:r w:rsidRPr="00126373">
        <w:rPr>
          <w:i/>
          <w:iCs/>
          <w:vertAlign w:val="subscript"/>
        </w:rPr>
        <w:t>c</w:t>
      </w:r>
      <w:r>
        <w:t xml:space="preserve"> (km</w:t>
      </w:r>
      <w:r w:rsidRPr="00126373">
        <w:rPr>
          <w:vertAlign w:val="superscript"/>
        </w:rPr>
        <w:t>2</w:t>
      </w:r>
      <w:r>
        <w:t xml:space="preserve">), associated with observed </w:t>
      </w:r>
      <w:r w:rsidR="00332E9D">
        <w:t>checklist</w:t>
      </w:r>
      <w:r>
        <w:t xml:space="preserve"> </w:t>
      </w:r>
      <w:r w:rsidRPr="00126373">
        <w:rPr>
          <w:i/>
          <w:iCs/>
        </w:rPr>
        <w:t>c</w:t>
      </w:r>
      <w:r>
        <w:t xml:space="preserve"> such that</w:t>
      </w:r>
      <w:r w:rsidR="00332E9D">
        <w:t>:</w:t>
      </w:r>
    </w:p>
    <w:tbl>
      <w:tblPr>
        <w:tblStyle w:val="Table"/>
        <w:tblW w:w="5000" w:type="pct"/>
        <w:tblLayout w:type="fixed"/>
        <w:tblLook w:val="0000" w:firstRow="0" w:lastRow="0" w:firstColumn="0" w:lastColumn="0" w:noHBand="0" w:noVBand="0"/>
      </w:tblPr>
      <w:tblGrid>
        <w:gridCol w:w="8190"/>
        <w:gridCol w:w="1170"/>
      </w:tblGrid>
      <w:tr w:rsidR="00D86531" w14:paraId="62FF30C1" w14:textId="77777777" w:rsidTr="00C170CA">
        <w:tc>
          <w:tcPr>
            <w:tcW w:w="6930" w:type="dxa"/>
          </w:tcPr>
          <w:p w14:paraId="4D14140C" w14:textId="77777777" w:rsidR="00D86531" w:rsidRDefault="00D86531" w:rsidP="00C170CA">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e>
                </m:d>
              </m:oMath>
            </m:oMathPara>
          </w:p>
        </w:tc>
        <w:tc>
          <w:tcPr>
            <w:tcW w:w="990" w:type="dxa"/>
          </w:tcPr>
          <w:p w14:paraId="1652010E" w14:textId="77777777" w:rsidR="00D86531" w:rsidRDefault="00D86531" w:rsidP="00C170CA">
            <w:pPr>
              <w:pStyle w:val="Compact"/>
              <w:jc w:val="right"/>
            </w:pPr>
            <w:r>
              <w:t>Eqn 3</w:t>
            </w:r>
          </w:p>
        </w:tc>
      </w:tr>
    </w:tbl>
    <w:p w14:paraId="56E5B2B4" w14:textId="7FF2B5A4" w:rsidR="008F6A89" w:rsidRDefault="00332E9D">
      <w:pPr>
        <w:pStyle w:val="FirstParagraph"/>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tbl>
      <w:tblPr>
        <w:tblStyle w:val="Table"/>
        <w:tblW w:w="5000" w:type="pct"/>
        <w:tblLayout w:type="fixed"/>
        <w:tblLook w:val="0000" w:firstRow="0" w:lastRow="0" w:firstColumn="0" w:lastColumn="0" w:noHBand="0" w:noVBand="0"/>
      </w:tblPr>
      <w:tblGrid>
        <w:gridCol w:w="8190"/>
        <w:gridCol w:w="1170"/>
      </w:tblGrid>
      <w:tr w:rsidR="00D86531" w14:paraId="0946751B" w14:textId="77777777" w:rsidTr="00C170CA">
        <w:tc>
          <w:tcPr>
            <w:tcW w:w="6930" w:type="dxa"/>
          </w:tcPr>
          <w:p w14:paraId="53978D15" w14:textId="77777777" w:rsidR="00D86531" w:rsidRDefault="00D86531" w:rsidP="00C170CA">
            <w:pPr>
              <w:pStyle w:val="Compact"/>
            </w:pPr>
            <m:oMathPara>
              <m:oMathParaPr>
                <m:jc m:val="center"/>
              </m:oMathParaPr>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α</m:t>
                            </m:r>
                          </m:e>
                          <m:sub>
                            <m:r>
                              <w:rPr>
                                <w:rFonts w:ascii="Cambria Math" w:hAnsi="Cambria Math"/>
                              </w:rPr>
                              <m:t>mn</m:t>
                            </m:r>
                          </m:sub>
                        </m:sSub>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990" w:type="dxa"/>
          </w:tcPr>
          <w:p w14:paraId="780C41D5" w14:textId="77777777" w:rsidR="00D86531" w:rsidRDefault="00D86531" w:rsidP="00C170CA">
            <w:pPr>
              <w:pStyle w:val="Compact"/>
              <w:jc w:val="right"/>
            </w:pPr>
            <w:r>
              <w:t>Eqn 4</w:t>
            </w:r>
          </w:p>
        </w:tc>
      </w:tr>
    </w:tbl>
    <w:p w14:paraId="38E1A5F6" w14:textId="582FD9BA" w:rsidR="00767225" w:rsidRDefault="00332E9D" w:rsidP="00767225">
      <w:pPr>
        <w:pStyle w:val="FirstParagraph"/>
      </w:pPr>
      <w:r>
        <w:t xml:space="preserve">In this formulation, covariates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 only </w:t>
      </w:r>
      <w:r w:rsidR="00A66A63">
        <w:t xml:space="preserve">static or </w:t>
      </w:r>
      <w:r>
        <w:t xml:space="preserve">concurrent </w:t>
      </w:r>
      <w:r w:rsidR="000D576B">
        <w:t xml:space="preserve">variables representing conditions occurring </w:t>
      </w:r>
      <w:r w:rsidR="00A66A63">
        <w:t>in sample polygon</w:t>
      </w:r>
      <w:r w:rsidR="00B079E1">
        <w:t xml:space="preserve"> </w:t>
      </w:r>
      <w:r w:rsidR="00B079E1" w:rsidRPr="00126373">
        <w:rPr>
          <w:i/>
          <w:iCs/>
        </w:rPr>
        <w:t>i</w:t>
      </w:r>
      <w:r w:rsidR="00B079E1">
        <w:t xml:space="preserve"> and </w:t>
      </w:r>
      <w:r w:rsidR="000D576B">
        <w:t xml:space="preserve">year </w:t>
      </w:r>
      <w:r w:rsidR="000D576B" w:rsidRPr="00126373">
        <w:rPr>
          <w:i/>
          <w:iCs/>
        </w:rPr>
        <w:t>t</w:t>
      </w:r>
      <w:r>
        <w:t xml:space="preserve">. These </w:t>
      </w:r>
      <w:r w:rsidR="00A66A63">
        <w:t xml:space="preserve">included the static covariate of </w:t>
      </w:r>
      <w:r>
        <w:t>monsoonality</w:t>
      </w:r>
      <w:r w:rsidR="00767225">
        <w:t xml:space="preserve">, which varies across space, </w:t>
      </w:r>
      <w:r w:rsidR="00767225">
        <w:rPr>
          <w:i/>
          <w:iCs/>
        </w:rPr>
        <w:t>i</w:t>
      </w:r>
      <w:r w:rsidR="00767225">
        <w:t xml:space="preserve">, but not across time, </w:t>
      </w:r>
      <w:r w:rsidR="00767225" w:rsidRPr="006103F0">
        <w:rPr>
          <w:i/>
          <w:iCs/>
        </w:rPr>
        <w:t>t</w:t>
      </w:r>
      <w:r w:rsidR="00767225">
        <w:t xml:space="preserve">, </w:t>
      </w:r>
      <w:r>
        <w:t>and</w:t>
      </w:r>
      <w:r w:rsidR="00A66A63">
        <w:t xml:space="preserve"> concurrent</w:t>
      </w:r>
      <w:r>
        <w:t xml:space="preserve"> pinyon pine basal area</w:t>
      </w:r>
      <w:r w:rsidR="00767225">
        <w:t>, which varies across space and time</w:t>
      </w:r>
      <w:r>
        <w:t xml:space="preserve">. Conversely,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 xml:space="preserve">represents covariates that integrate over past and/or future time periods and are defined using </w:t>
      </w:r>
      <w:r>
        <w:t>a stochastic antecedent structure (Ogle et al.</w:t>
      </w:r>
      <w:r w:rsidR="00CE5DE4">
        <w:t>,</w:t>
      </w:r>
      <w:r>
        <w:t> 2015)</w:t>
      </w:r>
      <w:r w:rsidR="00B079E1">
        <w:t>. In particular,</w:t>
      </w:r>
      <w:r>
        <w:t xml:space="preserve"> each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seasonal or yearly values for </w:t>
      </w:r>
      <w:r w:rsidR="00767225">
        <w:t xml:space="preserve">each focal </w:t>
      </w:r>
      <w:r>
        <w:t>covariate across a defined set of seasons or years</w:t>
      </w:r>
      <w:r w:rsidR="00767225">
        <w:t xml:space="preserve"> such that:</w:t>
      </w:r>
    </w:p>
    <w:tbl>
      <w:tblPr>
        <w:tblStyle w:val="Table"/>
        <w:tblW w:w="5000" w:type="pct"/>
        <w:tblLayout w:type="fixed"/>
        <w:tblLook w:val="0000" w:firstRow="0" w:lastRow="0" w:firstColumn="0" w:lastColumn="0" w:noHBand="0" w:noVBand="0"/>
      </w:tblPr>
      <w:tblGrid>
        <w:gridCol w:w="8424"/>
        <w:gridCol w:w="936"/>
      </w:tblGrid>
      <w:tr w:rsidR="00D86531" w14:paraId="575CAA9D" w14:textId="77777777" w:rsidTr="00C170CA">
        <w:tc>
          <w:tcPr>
            <w:tcW w:w="7128" w:type="dxa"/>
          </w:tcPr>
          <w:p w14:paraId="3A1BE0FD" w14:textId="77777777" w:rsidR="00D86531" w:rsidRDefault="00D86531" w:rsidP="00C170CA">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5A93136A" w14:textId="77777777" w:rsidR="00D86531" w:rsidRDefault="00D86531" w:rsidP="00C170CA">
            <w:pPr>
              <w:pStyle w:val="Compact"/>
              <w:jc w:val="right"/>
            </w:pPr>
            <w:r>
              <w:t>Eqn 5</w:t>
            </w:r>
          </w:p>
        </w:tc>
      </w:tr>
    </w:tbl>
    <w:p w14:paraId="5EDAF7AB" w14:textId="76AD1F79" w:rsidR="001E2CD1" w:rsidRDefault="00332E9D" w:rsidP="006103F0">
      <w:pPr>
        <w:pStyle w:val="FirstParagraph"/>
      </w:pPr>
      <w:r>
        <w:t>The weights for each covariate</w:t>
      </w:r>
      <w:r w:rsidR="00767225">
        <w:t xml:space="preserve">, </w:t>
      </w:r>
      <w:r w:rsidR="00767225" w:rsidRPr="006103F0">
        <w:rPr>
          <w:i/>
          <w:iCs/>
        </w:rPr>
        <w:t>k</w:t>
      </w:r>
      <w:r w:rsidR="00767225">
        <w:t>,</w:t>
      </w:r>
      <w:r>
        <w:t xml:space="preserve"> across all season</w:t>
      </w:r>
      <w:r w:rsidR="0015719C">
        <w:t>al</w:t>
      </w:r>
      <w:r>
        <w:t xml:space="preserve"> or </w:t>
      </w:r>
      <w:r w:rsidR="0015719C">
        <w:t>yearly periods</w:t>
      </w:r>
      <w:r>
        <w:t xml:space="preserve">, </w:t>
      </w:r>
      <w:r>
        <w:rPr>
          <w:i/>
          <w:iCs/>
        </w:rPr>
        <w:t>l</w:t>
      </w:r>
      <w: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w:t>
      </w:r>
      <w:r w:rsidR="0015719C">
        <w:t xml:space="preserve">were assigned a </w:t>
      </w:r>
      <w:r>
        <w:t>Dirichlet prior</w:t>
      </w:r>
      <w:r w:rsidR="0015719C">
        <w:t xml:space="preserve">, thus constraining the weights to </w:t>
      </w:r>
      <w:r>
        <w:t>sum to 1</w:t>
      </w:r>
      <w:r w:rsidR="0015719C">
        <w:t xml:space="preserve"> across all periods (</w:t>
      </w:r>
      <w:r w:rsidR="0015719C" w:rsidRPr="00126373">
        <w:rPr>
          <w:i/>
          <w:iCs/>
        </w:rPr>
        <w:t>l</w:t>
      </w:r>
      <w:r w:rsidR="0015719C">
        <w:t xml:space="preserve"> = 1, 2, …, </w:t>
      </w:r>
      <w:r w:rsidR="00126373">
        <w:t xml:space="preserve">5 for cones; </w:t>
      </w:r>
      <w:r w:rsidR="00126373">
        <w:rPr>
          <w:i/>
          <w:iCs/>
        </w:rPr>
        <w:t xml:space="preserve">l </w:t>
      </w:r>
      <w:r w:rsidR="00126373">
        <w:t>= 1, 2, …, 13 for climate variables</w:t>
      </w:r>
      <w:r w:rsidR="0015719C">
        <w:t>)</w:t>
      </w:r>
      <w:r>
        <w:t>. The weight for</w:t>
      </w:r>
      <w:r w:rsidR="0015719C">
        <w:t xml:space="preserve"> each time period</w:t>
      </w:r>
      <w:r w:rsidR="00767225">
        <w:t xml:space="preserve">, </w:t>
      </w:r>
      <w:r w:rsidR="00767225" w:rsidRPr="006103F0">
        <w:rPr>
          <w:i/>
          <w:iCs/>
        </w:rPr>
        <w:t>l</w:t>
      </w:r>
      <w:r w:rsidR="00767225">
        <w:t>,</w:t>
      </w:r>
      <w:r w:rsidR="0015719C">
        <w:t xml:space="preserve"> </w:t>
      </w:r>
      <w:r>
        <w:t>indicate</w:t>
      </w:r>
      <w:r w:rsidR="001E2CD1">
        <w:t>s</w:t>
      </w:r>
      <w:r>
        <w:t xml:space="preserve"> </w:t>
      </w:r>
      <w:r w:rsidR="00767225">
        <w:t xml:space="preserve">the relative importance of </w:t>
      </w:r>
      <w:r>
        <w:t xml:space="preserve">that </w:t>
      </w:r>
      <w:r w:rsidR="0015719C">
        <w:t xml:space="preserve">covariate at time period </w:t>
      </w:r>
      <w:r w:rsidR="0015719C" w:rsidRPr="00126373">
        <w:rPr>
          <w:i/>
          <w:iCs/>
        </w:rPr>
        <w:t>l</w:t>
      </w:r>
      <w:r w:rsidR="0015719C">
        <w:t xml:space="preserve"> </w:t>
      </w:r>
      <w:r>
        <w:t xml:space="preserve">to </w:t>
      </w:r>
      <w:r w:rsidR="00767225">
        <w:t xml:space="preserve">its </w:t>
      </w:r>
      <w:r>
        <w:t>overall effect</w:t>
      </w:r>
      <w:r w:rsidR="00767225">
        <w:t xml:space="preserve"> on pinyon jay abundance. L</w:t>
      </w:r>
      <w:r>
        <w:t xml:space="preserve">arger values of </w:t>
      </w:r>
      <w:r w:rsidR="00767225">
        <w:t xml:space="preserve">a particular </w:t>
      </w:r>
      <w:r>
        <w:t xml:space="preserve">weight </w:t>
      </w:r>
      <w:r w:rsidR="0015719C">
        <w:t>denote higher</w:t>
      </w:r>
      <w:r>
        <w:t xml:space="preserve"> importance of that season or year to that covariate effect. </w:t>
      </w:r>
    </w:p>
    <w:p w14:paraId="3A8F25BD" w14:textId="4DB80E78" w:rsidR="00B24923" w:rsidRPr="00B24923" w:rsidRDefault="00332E9D" w:rsidP="00B24923">
      <w:pPr>
        <w:pStyle w:val="FirstParagraph"/>
        <w:ind w:firstLine="720"/>
      </w:pPr>
      <w:r>
        <w:t>The covariates for which we calculated weight</w:t>
      </w:r>
      <w:r w:rsidR="001E2CD1">
        <w:t xml:space="preserve">ed averages, to account for potential </w:t>
      </w:r>
      <w:r w:rsidR="00F83FC2">
        <w:t>temporal effects (</w:t>
      </w:r>
      <w:r w:rsidR="00291DDF">
        <w:t>anticipatory</w:t>
      </w:r>
      <w:r w:rsidR="006103F0">
        <w:t xml:space="preserve"> effects and both</w:t>
      </w:r>
      <w:r w:rsidR="00291DDF">
        <w:t xml:space="preserve"> immediate or delayed</w:t>
      </w:r>
      <w:r w:rsidR="00F83FC2">
        <w:t xml:space="preserve"> response</w:t>
      </w:r>
      <w:r w:rsidR="00291DDF">
        <w:t>s</w:t>
      </w:r>
      <w:r w:rsidR="00F83FC2">
        <w:t xml:space="preserve"> </w:t>
      </w:r>
      <w:r w:rsidR="00291DDF">
        <w:t xml:space="preserve">to </w:t>
      </w:r>
      <w:r w:rsidR="00F83FC2">
        <w:t>cones</w:t>
      </w:r>
      <w:r w:rsidR="00291DDF">
        <w:t xml:space="preserve">, or </w:t>
      </w:r>
      <w:r w:rsidR="00F83FC2">
        <w:t xml:space="preserve">lagged </w:t>
      </w:r>
      <w:r w:rsidR="00291DDF">
        <w:t xml:space="preserve">responses to </w:t>
      </w:r>
      <w:r w:rsidR="00F83FC2">
        <w:t xml:space="preserve">climate) </w:t>
      </w:r>
      <w:r w:rsidR="001E2CD1">
        <w:t>included</w:t>
      </w:r>
      <w:r>
        <w:t xml:space="preserve"> seed (cone) production, </w:t>
      </w:r>
      <w:r w:rsidR="00291DDF">
        <w:t xml:space="preserve">maximum seasonal </w:t>
      </w:r>
      <w:r>
        <w:t xml:space="preserve">temperature, and </w:t>
      </w:r>
      <w:r w:rsidR="00291DDF">
        <w:t xml:space="preserve">total seasonal </w:t>
      </w:r>
      <w:r>
        <w:t xml:space="preserve">precipitation. Seed (cone) production was considered on a yearly scale (cone </w:t>
      </w:r>
      <w:r w:rsidR="001E2CD1">
        <w:t>production is considered on annual timescale</w:t>
      </w:r>
      <w:r>
        <w:t xml:space="preserve">) and included both </w:t>
      </w:r>
      <w:r w:rsidR="00A065AD">
        <w:t xml:space="preserve">predictive and response </w:t>
      </w:r>
      <w:r>
        <w:t>effects</w:t>
      </w:r>
      <w:r w:rsidR="001E2CD1">
        <w:t xml:space="preserve">. Thus, we included cone production during the </w:t>
      </w:r>
      <w:r>
        <w:t>prior year</w:t>
      </w:r>
      <w:r w:rsidR="001E2CD1">
        <w:t xml:space="preserve"> and </w:t>
      </w:r>
      <w:r>
        <w:t xml:space="preserve">the </w:t>
      </w:r>
      <w:r w:rsidR="001E2CD1">
        <w:t>con</w:t>
      </w:r>
      <w:r>
        <w:t xml:space="preserve">current year (both “predictive” time periods), and three years after </w:t>
      </w:r>
      <w:r>
        <w:t>the current year (“lagged” time periods</w:t>
      </w:r>
      <w:r w:rsidR="00A065AD">
        <w:t xml:space="preserve">, with two separate hypotheses of why they may shape jay abundance, Figure </w:t>
      </w:r>
      <w:r w:rsidR="00840051">
        <w:t>2</w:t>
      </w:r>
      <w:r>
        <w:t xml:space="preserve">). Both temperature and precipitation were </w:t>
      </w:r>
      <w:r w:rsidR="001E2CD1">
        <w:t xml:space="preserve">considered </w:t>
      </w:r>
      <w:r>
        <w:t xml:space="preserve">at a seasonal </w:t>
      </w:r>
      <w:r w:rsidR="00A065AD">
        <w:t>timescale</w:t>
      </w:r>
      <w:r>
        <w:t xml:space="preserve"> and </w:t>
      </w:r>
      <w:r w:rsidR="001E2CD1">
        <w:t xml:space="preserve">we </w:t>
      </w:r>
      <w:r>
        <w:t>only consider</w:t>
      </w:r>
      <w:r w:rsidR="00F83FC2">
        <w:t xml:space="preserve"> concurrent and</w:t>
      </w:r>
      <w:r>
        <w:t xml:space="preserve"> lagged effects. The </w:t>
      </w:r>
      <w:r w:rsidR="001E2CD1">
        <w:t xml:space="preserve">time periods </w:t>
      </w:r>
      <w:r>
        <w:t>were based on important seasonal biology for pinyon jays, including: breeding (February-April), feeding dependent young (May-June), summer</w:t>
      </w:r>
      <w:r w:rsidR="00F83FC2">
        <w:t xml:space="preserve"> foraging</w:t>
      </w:r>
      <w:r>
        <w:t xml:space="preserve"> (July), fall and winter foraging, potentially with</w:t>
      </w:r>
      <w:r w:rsidR="00F83FC2">
        <w:t xml:space="preserve"> large-scale foraging movement, or</w:t>
      </w:r>
      <w:r>
        <w:t xml:space="preserve"> irruption (August - January) (Wiggins 2005). For </w:t>
      </w:r>
      <w:r w:rsidR="001E2CD1">
        <w:t xml:space="preserve">these climatic </w:t>
      </w:r>
      <w:r>
        <w:t>covariates, we considered 12 season</w:t>
      </w:r>
      <w:r w:rsidR="001E2CD1">
        <w:t xml:space="preserve">al time periods </w:t>
      </w:r>
      <w:r>
        <w:t>into the past</w:t>
      </w:r>
      <w:r w:rsidR="001E2CD1">
        <w:t xml:space="preserve">, that is </w:t>
      </w:r>
      <w:r w:rsidR="00F83FC2">
        <w:t>the current breeding season to the breeding season three years ago</w:t>
      </w:r>
      <w:r>
        <w:t xml:space="preserve">. We also considered interactions between seed (cone) abundance and all other covariates </w:t>
      </w:r>
      <w:r>
        <w:lastRenderedPageBreak/>
        <w:t xml:space="preserve">(pinyon basal area, monsoonality, maximum temperature, and precipitation) to determine how the relationship </w:t>
      </w:r>
      <w:r w:rsidR="007C330C">
        <w:t xml:space="preserve">pinyon jay abundance and </w:t>
      </w:r>
      <w:r>
        <w:t>cone</w:t>
      </w:r>
      <w:r w:rsidR="007C330C">
        <w:t xml:space="preserve"> abundance</w:t>
      </w:r>
      <w:r>
        <w:t xml:space="preserve"> is mediated by other </w:t>
      </w:r>
      <w:r w:rsidR="00F83FC2">
        <w:t xml:space="preserve">habitat and climate </w:t>
      </w:r>
      <w:r w:rsidR="007C330C">
        <w:t xml:space="preserve">factors </w:t>
      </w:r>
      <w:r>
        <w:t xml:space="preserve">related to </w:t>
      </w:r>
      <w:r w:rsidR="007C330C">
        <w:t xml:space="preserve">pinyon </w:t>
      </w:r>
      <w:r>
        <w:t>seed reliability and alternative food resources</w:t>
      </w:r>
      <w:r w:rsidR="00F83FC2">
        <w:t>.</w:t>
      </w:r>
      <w:r w:rsidR="00B24923">
        <w:t xml:space="preserve"> We gave al coefficients for covariate effects and </w:t>
      </w:r>
      <w:r w:rsidR="00A065AD">
        <w:t xml:space="preserve">the </w:t>
      </w:r>
      <w:r w:rsidR="00B24923">
        <w:t xml:space="preserve">intercept vague normal priors.  </w:t>
      </w:r>
    </w:p>
    <w:p w14:paraId="2529C2CA" w14:textId="5F7C4469" w:rsidR="008F6A89" w:rsidRDefault="00B24923" w:rsidP="00F928DF">
      <w:pPr>
        <w:pStyle w:val="BodyText"/>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 covariate values based on the covariate values of all </w:t>
      </w:r>
      <w:r w:rsidR="007C330C">
        <w:t xml:space="preserve">overlapping grid </w:t>
      </w:r>
      <w:r w:rsidR="00332E9D">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s.e.)</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93" w:name="Xbdd7eae3a7324731b0bcf4a544447a868577823"/>
      <w:bookmarkEnd w:id="92"/>
      <w:r>
        <w:t>2</w:t>
      </w:r>
      <w:r w:rsidR="00B24923">
        <w:t>.4</w:t>
      </w:r>
      <w:r>
        <w:t xml:space="preserve"> Model implementation, convergence, and diagnostics</w:t>
      </w:r>
    </w:p>
    <w:p w14:paraId="1C943CF7" w14:textId="4CBD2AAD" w:rsidR="008F6A89" w:rsidRDefault="00332E9D" w:rsidP="00B24923">
      <w:pPr>
        <w:pStyle w:val="FirstParagraph"/>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jagsUI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We prepared data using the here</w:t>
      </w:r>
      <w:r w:rsidR="00D52D77">
        <w:t xml:space="preserve"> </w:t>
      </w:r>
      <w:r w:rsidR="00D52D77">
        <w:fldChar w:fldCharType="begin"/>
      </w:r>
      <w:r w:rsidR="00925D18">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rsidR="00D52D77">
        <w:fldChar w:fldCharType="separate"/>
      </w:r>
      <w:r w:rsidR="00D52D77">
        <w:rPr>
          <w:noProof/>
        </w:rPr>
        <w:t>(Muller, 2020, version 1.0.1)</w:t>
      </w:r>
      <w:r w:rsidR="00D52D77">
        <w:fldChar w:fldCharType="end"/>
      </w:r>
      <w:r>
        <w:t xml:space="preserve">, tidyverse </w:t>
      </w:r>
      <w:r w:rsidR="00D52D77">
        <w:fldChar w:fldCharType="begin"/>
      </w:r>
      <w:r w:rsidR="00925D18">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D52D77">
        <w:fldChar w:fldCharType="separate"/>
      </w:r>
      <w:r w:rsidR="00D52D77">
        <w:rPr>
          <w:noProof/>
        </w:rPr>
        <w:t>(Wickham et al., 2019, version 2.0.0)</w:t>
      </w:r>
      <w:r w:rsidR="00D52D77">
        <w:fldChar w:fldCharType="end"/>
      </w:r>
      <w:r>
        <w:t>, sf</w:t>
      </w:r>
      <w:r w:rsidR="00D52D77">
        <w:t xml:space="preserve"> </w:t>
      </w:r>
      <w:r w:rsidR="00D52D77">
        <w:fldChar w:fldCharType="begin"/>
      </w:r>
      <w:r w:rsidR="00925D18">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rsidR="00D52D77">
        <w:fldChar w:fldCharType="separate"/>
      </w:r>
      <w:r w:rsidR="00D52D77">
        <w:rPr>
          <w:noProof/>
        </w:rPr>
        <w:t>(Pebesma &amp; Bivand, 2023, version 1.0.21)</w:t>
      </w:r>
      <w:r w:rsidR="00D52D77">
        <w:fldChar w:fldCharType="end"/>
      </w:r>
      <w:r>
        <w:t>, terra</w:t>
      </w:r>
      <w:r w:rsidR="00D52D77">
        <w:t xml:space="preserve"> </w:t>
      </w:r>
      <w:r w:rsidR="00D52D77">
        <w:fldChar w:fldCharType="begin"/>
      </w:r>
      <w:r w:rsidR="00925D18">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rsidR="00D52D77">
        <w:fldChar w:fldCharType="separate"/>
      </w:r>
      <w:r w:rsidR="00D52D77">
        <w:rPr>
          <w:noProof/>
        </w:rPr>
        <w:t>(Hijmans, 2020, version 1.8.54)</w:t>
      </w:r>
      <w:r w:rsidR="00D52D77">
        <w:fldChar w:fldCharType="end"/>
      </w:r>
      <w:r>
        <w:t xml:space="preserve">, readxl </w:t>
      </w:r>
      <w:r w:rsidR="00D52D77">
        <w:fldChar w:fldCharType="begin"/>
      </w:r>
      <w:r w:rsidR="00925D18">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rsidR="00D52D77">
        <w:fldChar w:fldCharType="separate"/>
      </w:r>
      <w:r w:rsidR="00D52D77">
        <w:rPr>
          <w:noProof/>
        </w:rPr>
        <w:t>(Wickham &amp; Bryan, 2015, version 1.4.5)</w:t>
      </w:r>
      <w:r w:rsidR="00D52D77">
        <w:fldChar w:fldCharType="end"/>
      </w:r>
      <w:r>
        <w:t>, exactextractr</w:t>
      </w:r>
      <w:r w:rsidR="00D52D77">
        <w:t xml:space="preserve"> </w:t>
      </w:r>
      <w:r w:rsidR="00D52D77">
        <w:fldChar w:fldCharType="begin"/>
      </w:r>
      <w:r w:rsidR="004D1644">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rsidR="00D52D77">
        <w:fldChar w:fldCharType="separate"/>
      </w:r>
      <w:r w:rsidR="00925D18">
        <w:rPr>
          <w:noProof/>
        </w:rPr>
        <w:t>(Daniel Baston, 2019, version 0.10.0)</w:t>
      </w:r>
      <w:r w:rsidR="00D52D77">
        <w:fldChar w:fldCharType="end"/>
      </w:r>
      <w:r>
        <w:t>, spatialEco</w:t>
      </w:r>
      <w:r w:rsidR="00925D18">
        <w:t xml:space="preserve"> </w:t>
      </w:r>
      <w:r w:rsidR="00925D18">
        <w:fldChar w:fldCharType="begin"/>
      </w:r>
      <w:r w:rsidR="004D1644">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rsidR="00925D18">
        <w:fldChar w:fldCharType="separate"/>
      </w:r>
      <w:r w:rsidR="00925D18">
        <w:rPr>
          <w:noProof/>
        </w:rPr>
        <w:t>(Evans &amp; Murphy, 2023, version 2.0-2)</w:t>
      </w:r>
      <w:r w:rsidR="00925D18">
        <w:fldChar w:fldCharType="end"/>
      </w:r>
      <w:r>
        <w:t>, nngeo</w:t>
      </w:r>
      <w:r w:rsidR="00925D18">
        <w:t xml:space="preserve"> </w:t>
      </w:r>
      <w:r w:rsidR="00925D18">
        <w:fldChar w:fldCharType="begin"/>
      </w:r>
      <w:r w:rsidR="004D1644">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rsidR="00925D18">
        <w:fldChar w:fldCharType="separate"/>
      </w:r>
      <w:r w:rsidR="00925D18">
        <w:rPr>
          <w:noProof/>
        </w:rPr>
        <w:t>(Dorman, 2018, version 0.4.8)</w:t>
      </w:r>
      <w:r w:rsidR="00925D18">
        <w:fldChar w:fldCharType="end"/>
      </w:r>
      <w:r>
        <w:t>, auk</w:t>
      </w:r>
      <w:r w:rsidR="00925D18">
        <w:t xml:space="preserve"> </w:t>
      </w:r>
      <w:r w:rsidR="00925D18">
        <w:fldChar w:fldCharType="begin"/>
      </w:r>
      <w:r w:rsidR="004D1644">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rsidR="00925D18">
        <w:fldChar w:fldCharType="separate"/>
      </w:r>
      <w:r w:rsidR="00925D18">
        <w:rPr>
          <w:noProof/>
        </w:rPr>
        <w:t>(Strimas-Mackey et al., 2017, version 0.8.2)</w:t>
      </w:r>
      <w:r w:rsidR="00925D18">
        <w:fldChar w:fldCharType="end"/>
      </w:r>
      <w:r>
        <w:t>, lubridate</w:t>
      </w:r>
      <w:r w:rsidR="00925D18">
        <w:t xml:space="preserve"> </w:t>
      </w:r>
      <w:r w:rsidR="00925D18">
        <w:fldChar w:fldCharType="begin"/>
      </w:r>
      <w:r w:rsidR="004D1644">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rsidR="00925D18">
        <w:fldChar w:fldCharType="separate"/>
      </w:r>
      <w:r w:rsidR="00925D18">
        <w:rPr>
          <w:noProof/>
        </w:rPr>
        <w:t>(Grolemund &amp; Wickham, 2011, version 1.9.4)</w:t>
      </w:r>
      <w:r w:rsidR="00925D18">
        <w:fldChar w:fldCharType="end"/>
      </w:r>
      <w:r>
        <w:t>, prism</w:t>
      </w:r>
      <w:r w:rsidR="00925D18">
        <w:t xml:space="preserve"> </w:t>
      </w:r>
      <w:r w:rsidR="00925D18">
        <w:fldChar w:fldCharType="begin"/>
      </w:r>
      <w:r w:rsidR="004D1644">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rsidR="00925D18">
        <w:fldChar w:fldCharType="separate"/>
      </w:r>
      <w:r w:rsidR="00925D18">
        <w:rPr>
          <w:noProof/>
        </w:rPr>
        <w:t>(Hart &amp; Bell, 2015, version 0.0.6)</w:t>
      </w:r>
      <w:r w:rsidR="00925D18">
        <w:fldChar w:fldCharType="end"/>
      </w:r>
      <w:r>
        <w:t xml:space="preserve">, </w:t>
      </w:r>
      <w:r w:rsidR="00D52D77">
        <w:t>FNN</w:t>
      </w:r>
      <w:r w:rsidR="00925D18">
        <w:t xml:space="preserve"> </w:t>
      </w:r>
      <w:r w:rsidR="00925D18">
        <w:fldChar w:fldCharType="begin"/>
      </w:r>
      <w:r w:rsidR="004D1644">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rsidR="00925D18">
        <w:fldChar w:fldCharType="separate"/>
      </w:r>
      <w:r w:rsidR="00925D18">
        <w:rPr>
          <w:noProof/>
        </w:rPr>
        <w:t>(Beygelzimer et al., 2010, version 1.1.4.1)</w:t>
      </w:r>
      <w:r w:rsidR="00925D18">
        <w:fldChar w:fldCharType="end"/>
      </w:r>
      <w:r w:rsidR="00D52D77">
        <w:t xml:space="preserve">, </w:t>
      </w:r>
      <w:r>
        <w:t xml:space="preserve">and data.table </w:t>
      </w:r>
      <w:r w:rsidR="00925D18">
        <w:fldChar w:fldCharType="begin"/>
      </w:r>
      <w:r w:rsidR="004D1644">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rsidR="00925D18">
        <w:fldChar w:fldCharType="separate"/>
      </w:r>
      <w:r w:rsidR="00925D18">
        <w:rPr>
          <w:noProof/>
        </w:rPr>
        <w:t>(Barrett et al., 2006, version 1.17.6)</w:t>
      </w:r>
      <w:r w:rsidR="00925D18">
        <w:fldChar w:fldCharType="end"/>
      </w:r>
      <w:r w:rsidR="00925D18">
        <w:t xml:space="preserve"> </w:t>
      </w:r>
      <w:r>
        <w:t>packages.</w:t>
      </w:r>
    </w:p>
    <w:p w14:paraId="7DF38A79" w14:textId="419D28E6" w:rsidR="008F6A89" w:rsidRDefault="49B9E889">
      <w:pPr>
        <w:pStyle w:val="BodyText"/>
        <w:ind w:firstLine="720"/>
      </w:pPr>
      <w:r>
        <w:lastRenderedPageBreak/>
        <w:t xml:space="preserve">We initially </w:t>
      </w:r>
      <w:r w:rsidR="007C330C">
        <w:t xml:space="preserve">implemented the </w:t>
      </w:r>
      <w:r>
        <w:t>model</w:t>
      </w:r>
      <w:r w:rsidR="007C330C">
        <w:t xml:space="preserve"> and simulated </w:t>
      </w:r>
      <w:r>
        <w:t>4000 MCMC samples</w:t>
      </w:r>
      <w:r w:rsidR="007C330C">
        <w:t xml:space="preserve">, which we used to </w:t>
      </w:r>
      <w:r>
        <w:t xml:space="preserve">determine </w:t>
      </w:r>
      <w:r w:rsidR="007C330C">
        <w:t xml:space="preserve">the number of </w:t>
      </w:r>
      <w:r>
        <w:t xml:space="preserve">iterations </w:t>
      </w:r>
      <w:r w:rsidR="007C330C">
        <w:t xml:space="preserve">(samples) </w:t>
      </w:r>
      <w:r>
        <w:t>needed to reach convergence</w:t>
      </w:r>
      <w:r w:rsidR="7F77728F">
        <w:t xml:space="preserve"> </w:t>
      </w:r>
      <w:r w:rsidR="007C330C">
        <w:t xml:space="preserve">and to sufficiently sample from the joint </w:t>
      </w:r>
      <w:r w:rsidR="7F77728F">
        <w:t>posterior distribution</w:t>
      </w:r>
      <w:r w:rsidR="007C330C">
        <w:t xml:space="preserve"> of all unknown parameters</w:t>
      </w:r>
      <w:r>
        <w:t xml:space="preserve">. We </w:t>
      </w:r>
      <w:r w:rsidR="7F77728F">
        <w:t xml:space="preserve">used the Raftery 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7F77728F">
        <w:t xml:space="preserve"> to determine the number of iterations </w:t>
      </w:r>
      <w:r w:rsidR="007C330C">
        <w:t xml:space="preserve">needed </w:t>
      </w:r>
      <w:r w:rsidR="7F77728F">
        <w:t xml:space="preserve">and </w:t>
      </w:r>
      <w:r>
        <w:t xml:space="preserve">re-ran </w:t>
      </w:r>
      <w:r w:rsidR="007C330C">
        <w:t xml:space="preserve">the </w:t>
      </w:r>
      <w:r>
        <w:t xml:space="preserve">model </w:t>
      </w:r>
      <w:r w:rsidR="007C330C">
        <w:t>to obtain a sufficient number of</w:t>
      </w:r>
      <w:r>
        <w:t xml:space="preserve"> iterations</w:t>
      </w:r>
      <w:r w:rsidR="007C330C">
        <w:t xml:space="preserve">. We qualitatively assessed convergence of the MCMC sequences by inspecting trace, history, and autocorrelation plots generated with the mcmcplots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t>the raftery.diag()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t xml:space="preserve">Gelman-Ruman statistic, </w:t>
      </w:r>
      <m:oMath>
        <m:acc>
          <m:accPr>
            <m:ctrlPr>
              <w:rPr>
                <w:rFonts w:ascii="Cambria Math" w:hAnsi="Cambria Math"/>
              </w:rPr>
            </m:ctrlPr>
          </m:accPr>
          <m:e>
            <m:r>
              <w:rPr>
                <w:rFonts w:ascii="Cambria Math" w:hAnsi="Cambria Math"/>
              </w:rPr>
              <m:t>R</m:t>
            </m:r>
          </m:e>
        </m:acc>
      </m:oMath>
      <w:r>
        <w:t>, for all root nodes in the model</w:t>
      </w:r>
      <w:r w:rsidR="00EA3AE6">
        <w:t xml:space="preserve"> was less than</w:t>
      </w:r>
      <w:r>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t>. We assessed model goodness-of-fit by comparing observed</w:t>
      </w:r>
      <w:r w:rsidR="00EA3AE6">
        <w:t xml:space="preserve"> eBird</w:t>
      </w:r>
      <w:r>
        <w:t xml:space="preserve"> count data to predicted count data based </w:t>
      </w:r>
      <w:r w:rsidR="00EA3AE6">
        <w:t xml:space="preserve">on simulating count data (“replicated data”) from the Binomial </w:t>
      </w:r>
      <w:r w:rsidR="00EA3AE6" w:rsidRPr="00201D20">
        <w:t xml:space="preserve">distribution in equation </w:t>
      </w:r>
      <w:r w:rsidR="00201D20">
        <w:t>1</w:t>
      </w:r>
      <w:r>
        <w:t xml:space="preserve">. We verified the lack of spatial autocorrelation in observed data by examining </w:t>
      </w:r>
      <w:r w:rsidR="00EA3AE6">
        <w:t xml:space="preserve">spatial patterns, or the lack thereof, in the </w:t>
      </w:r>
      <w:r>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ncf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94" w:name="out-of-sample-model-validation"/>
      <w:bookmarkEnd w:id="93"/>
      <w:r>
        <w:t>2.6 Out of sample model validation</w:t>
      </w:r>
    </w:p>
    <w:p w14:paraId="381DD1F5" w14:textId="086456B0" w:rsidR="008F6A89" w:rsidRDefault="49B9E889" w:rsidP="00B24923">
      <w:pPr>
        <w:pStyle w:val="FirstParagraph"/>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test 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 xml:space="preserve">20,380 checklists that represented “out of sample” data. We predicted out of sample model fit using ~1000 posterior samples for covariate effects and intercepts from the test dataset and model. We </w:t>
      </w:r>
      <w:r w:rsidR="000C6F45">
        <w:t xml:space="preserve">then </w:t>
      </w:r>
      <w:r w:rsidR="00B24923">
        <w:t>examined model replicative ability</w:t>
      </w:r>
      <w:r w:rsidR="00CE2CA1">
        <w:t xml:space="preserve"> </w:t>
      </w:r>
      <w:r w:rsidR="000C6F45">
        <w:t>(</w:t>
      </w:r>
      <w:r>
        <w:t>RMSE</w:t>
      </w:r>
      <w:r w:rsidR="000C6F45">
        <w:t>)</w:t>
      </w:r>
      <w:r>
        <w:t xml:space="preserve"> </w:t>
      </w:r>
      <w:r w:rsidR="00CE2CA1">
        <w:t xml:space="preserve">of the test and out-of-sample datasets. </w:t>
      </w:r>
    </w:p>
    <w:p w14:paraId="6B0C772D" w14:textId="04CB984C" w:rsidR="008F6A89" w:rsidRDefault="000E6782" w:rsidP="0043636C">
      <w:pPr>
        <w:pStyle w:val="Heading1"/>
        <w:spacing w:before="180" w:after="180"/>
      </w:pPr>
      <w:bookmarkStart w:id="95" w:name="results"/>
      <w:bookmarkEnd w:id="0"/>
      <w:bookmarkEnd w:id="94"/>
      <w:r>
        <w:lastRenderedPageBreak/>
        <w:t xml:space="preserve">3 </w:t>
      </w:r>
      <w:r w:rsidR="49B9E889">
        <w:t>Results</w:t>
      </w:r>
    </w:p>
    <w:p w14:paraId="1000E05E" w14:textId="09A00FCB" w:rsidR="0BF1CB5E" w:rsidRPr="0043636C" w:rsidRDefault="000E6782" w:rsidP="0043636C">
      <w:pPr>
        <w:pStyle w:val="BodyText"/>
        <w:keepNext/>
        <w:keepLines/>
        <w:outlineLvl w:val="2"/>
        <w:rPr>
          <w:i/>
          <w:iCs/>
        </w:rPr>
      </w:pPr>
      <w:r w:rsidRPr="0043636C">
        <w:rPr>
          <w:i/>
          <w:iCs/>
        </w:rPr>
        <w:t xml:space="preserve">3.1 </w:t>
      </w:r>
      <w:r w:rsidR="0BF1CB5E" w:rsidRPr="0043636C">
        <w:rPr>
          <w:i/>
          <w:iCs/>
        </w:rPr>
        <w:t xml:space="preserve">Modeled </w:t>
      </w:r>
      <w:r>
        <w:rPr>
          <w:i/>
          <w:iCs/>
        </w:rPr>
        <w:t>e</w:t>
      </w:r>
      <w:r w:rsidRPr="0043636C">
        <w:rPr>
          <w:i/>
          <w:iCs/>
        </w:rPr>
        <w:t xml:space="preserve">ffects </w:t>
      </w:r>
      <w:r w:rsidR="0BF1CB5E" w:rsidRPr="0043636C">
        <w:rPr>
          <w:i/>
          <w:iCs/>
        </w:rPr>
        <w:t xml:space="preserve">of </w:t>
      </w:r>
      <w:r>
        <w:rPr>
          <w:i/>
          <w:iCs/>
        </w:rPr>
        <w:t>s</w:t>
      </w:r>
      <w:r w:rsidRPr="0043636C">
        <w:rPr>
          <w:i/>
          <w:iCs/>
        </w:rPr>
        <w:t xml:space="preserve">eed </w:t>
      </w:r>
      <w:r>
        <w:rPr>
          <w:i/>
          <w:iCs/>
        </w:rPr>
        <w:t>a</w:t>
      </w:r>
      <w:r w:rsidRPr="0043636C">
        <w:rPr>
          <w:i/>
          <w:iCs/>
        </w:rPr>
        <w:t>vailability</w:t>
      </w:r>
    </w:p>
    <w:p w14:paraId="19C24274" w14:textId="75F20F12" w:rsidR="008F6A89" w:rsidRDefault="6122F03A">
      <w:pPr>
        <w:pStyle w:val="BodyText"/>
        <w:ind w:firstLine="720"/>
      </w:pPr>
      <w:r>
        <w:t>Based on our fitted model</w:t>
      </w:r>
      <w:r w:rsidR="00A065AD">
        <w:t xml:space="preserve"> (</w:t>
      </w:r>
      <w:r w:rsidR="00A065AD" w:rsidRPr="00B96D92">
        <w:t xml:space="preserve">Figure </w:t>
      </w:r>
      <w:r w:rsidR="00840051">
        <w:t>3</w:t>
      </w:r>
      <w:r w:rsidR="00A065AD">
        <w:t>)</w:t>
      </w:r>
      <w:r>
        <w:t>, p</w:t>
      </w:r>
      <w:r w:rsidR="49B9E889">
        <w:t>inyon jay abundance was positively correlated with cone availability (</w:t>
      </w:r>
      <m:oMath>
        <m:acc>
          <m:accPr>
            <m:ctrlPr>
              <w:rPr>
                <w:rFonts w:ascii="Cambria Math" w:hAnsi="Cambria Math"/>
              </w:rPr>
            </m:ctrlPr>
          </m:accPr>
          <m:e>
            <m:r>
              <w:rPr>
                <w:rFonts w:ascii="Cambria Math" w:hAnsi="Cambria Math"/>
              </w:rPr>
              <m:t>β</m:t>
            </m:r>
          </m:e>
        </m:acc>
      </m:oMath>
      <w:r w:rsidR="49B9E889">
        <w:t xml:space="preserve"> = 0.95 [0.92, 0.98]). The importance weights of the years considered (two years before cones; three years after cones) indicate the greatest weight the year after cones (</w:t>
      </w:r>
      <m:oMath>
        <m:acc>
          <m:accPr>
            <m:ctrlPr>
              <w:rPr>
                <w:rFonts w:ascii="Cambria Math" w:hAnsi="Cambria Math"/>
              </w:rPr>
            </m:ctrlPr>
          </m:accPr>
          <m:e>
            <m:r>
              <w:rPr>
                <w:rFonts w:ascii="Cambria Math" w:hAnsi="Cambria Math"/>
              </w:rPr>
              <m:t>w</m:t>
            </m:r>
          </m:e>
        </m:acc>
      </m:oMath>
      <w:r w:rsidR="49B9E889">
        <w:t xml:space="preserve"> = 0.64 [0.60, 0.67]) and some weight to two and three years after cones (</w:t>
      </w:r>
      <m:oMath>
        <m:acc>
          <m:accPr>
            <m:ctrlPr>
              <w:rPr>
                <w:rFonts w:ascii="Cambria Math" w:hAnsi="Cambria Math"/>
              </w:rPr>
            </m:ctrlPr>
          </m:accPr>
          <m:e>
            <m:r>
              <w:rPr>
                <w:rFonts w:ascii="Cambria Math" w:hAnsi="Cambria Math"/>
              </w:rPr>
              <m:t>w</m:t>
            </m:r>
          </m:e>
        </m:acc>
      </m:oMath>
      <w:r w:rsidR="49B9E889">
        <w:t xml:space="preserve"> = 0.13 [0.07, 0.18] and 0.21 [0.17, 0.25], for two and three years after cones, respectively), though negligible weight for the years before cones (</w:t>
      </w:r>
      <m:oMath>
        <m:acc>
          <m:accPr>
            <m:ctrlPr>
              <w:rPr>
                <w:rFonts w:ascii="Cambria Math" w:hAnsi="Cambria Math"/>
              </w:rPr>
            </m:ctrlPr>
          </m:accPr>
          <m:e>
            <m:r>
              <w:rPr>
                <w:rFonts w:ascii="Cambria Math" w:hAnsi="Cambria Math"/>
              </w:rPr>
              <m:t>w</m:t>
            </m:r>
          </m:e>
        </m:acc>
      </m:oMath>
      <w:r w:rsidR="49B9E889">
        <w:t xml:space="preserve"> = 0.01 [0, 0.03] and 0.01 [0, 0.06] for two and one years before cones, respectively).</w:t>
      </w:r>
      <w:r w:rsidR="53511C8A">
        <w:t xml:space="preserve"> In other words,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279A0052">
        <w:t xml:space="preserve"> Abundances </w:t>
      </w:r>
      <w:r w:rsidR="408FD636">
        <w:t>also remained higher in these same areas for up to three years after cone production.</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0FD729DD" w14:textId="3627C2D8" w:rsidR="000C6F45" w:rsidRDefault="000C6F45" w:rsidP="000C6F45">
      <w:pPr>
        <w:pStyle w:val="BodyText"/>
        <w:ind w:firstLine="720"/>
      </w:pPr>
      <w:r>
        <w:t>Based on the interactions between cone availability and other covariates in our fitted model, the relationship between pinyon jay abundance and cone availability was stronger at higher values of precipitation (</w:t>
      </w:r>
      <m:oMath>
        <m:acc>
          <m:accPr>
            <m:ctrlPr>
              <w:rPr>
                <w:rFonts w:ascii="Cambria Math" w:hAnsi="Cambria Math"/>
              </w:rPr>
            </m:ctrlPr>
          </m:accPr>
          <m:e>
            <m:r>
              <w:rPr>
                <w:rFonts w:ascii="Cambria Math" w:hAnsi="Cambria Math"/>
              </w:rPr>
              <m:t>β</m:t>
            </m:r>
          </m:e>
        </m:acc>
      </m:oMath>
      <w:r>
        <w:t xml:space="preserve"> = 0.60 [0.56, 0.66]) and maximum temperature (</w:t>
      </w:r>
      <m:oMath>
        <m:acc>
          <m:accPr>
            <m:ctrlPr>
              <w:rPr>
                <w:rFonts w:ascii="Cambria Math" w:hAnsi="Cambria Math"/>
              </w:rPr>
            </m:ctrlPr>
          </m:accPr>
          <m:e>
            <m:r>
              <w:rPr>
                <w:rFonts w:ascii="Cambria Math" w:hAnsi="Cambria Math"/>
              </w:rPr>
              <m:t>β</m:t>
            </m:r>
          </m:e>
        </m:acc>
      </m:oMath>
      <w:r>
        <w:t xml:space="preserve"> = 0.37 [0.33, 0.40]). Conversely, the relationship between pinyon jay abundance and cone availability was weaker at higher values of pinyon basal area (</w:t>
      </w:r>
      <m:oMath>
        <m:acc>
          <m:accPr>
            <m:ctrlPr>
              <w:rPr>
                <w:rFonts w:ascii="Cambria Math" w:hAnsi="Cambria Math"/>
              </w:rPr>
            </m:ctrlPr>
          </m:accPr>
          <m:e>
            <m:r>
              <w:rPr>
                <w:rFonts w:ascii="Cambria Math" w:hAnsi="Cambria Math"/>
              </w:rPr>
              <m:t>β</m:t>
            </m:r>
          </m:e>
        </m:acc>
      </m:oMath>
      <w:r>
        <w:t xml:space="preserve"> = -0.12 [-0.14, -0.11]) and monsoonality (</w:t>
      </w:r>
      <m:oMath>
        <m:acc>
          <m:accPr>
            <m:ctrlPr>
              <w:rPr>
                <w:rFonts w:ascii="Cambria Math" w:hAnsi="Cambria Math"/>
              </w:rPr>
            </m:ctrlPr>
          </m:accPr>
          <m:e>
            <m:r>
              <w:rPr>
                <w:rFonts w:ascii="Cambria Math" w:hAnsi="Cambria Math"/>
              </w:rPr>
              <m:t>β</m:t>
            </m:r>
          </m:e>
        </m:acc>
      </m:oMath>
      <w:r>
        <w:t xml:space="preserve"> = -0.21 [-0.25, -0.19]).</w:t>
      </w:r>
    </w:p>
    <w:p w14:paraId="158EBCD3" w14:textId="0E492347" w:rsidR="000C6F45" w:rsidRPr="0043636C" w:rsidRDefault="000E6782" w:rsidP="000C6F45">
      <w:pPr>
        <w:pStyle w:val="BodyText"/>
        <w:rPr>
          <w:i/>
          <w:iCs/>
        </w:rPr>
      </w:pPr>
      <w:r w:rsidRPr="0043636C">
        <w:rPr>
          <w:i/>
          <w:iCs/>
        </w:rPr>
        <w:t xml:space="preserve">3.3 </w:t>
      </w:r>
      <w:r w:rsidR="000C6F45" w:rsidRPr="0043636C">
        <w:rPr>
          <w:i/>
          <w:iCs/>
        </w:rPr>
        <w:t xml:space="preserve">Other </w:t>
      </w:r>
      <w:r>
        <w:rPr>
          <w:i/>
          <w:iCs/>
        </w:rPr>
        <w:t>m</w:t>
      </w:r>
      <w:r w:rsidRPr="0043636C">
        <w:rPr>
          <w:i/>
          <w:iCs/>
        </w:rPr>
        <w:t xml:space="preserve">odel </w:t>
      </w:r>
      <w:r>
        <w:rPr>
          <w:i/>
          <w:iCs/>
        </w:rPr>
        <w:t>e</w:t>
      </w:r>
      <w:r w:rsidRPr="0043636C">
        <w:rPr>
          <w:i/>
          <w:iCs/>
        </w:rPr>
        <w:t>ffects</w:t>
      </w:r>
    </w:p>
    <w:p w14:paraId="20334BD7" w14:textId="3D7C3E91" w:rsidR="008F6A89" w:rsidRPr="000C6F45" w:rsidRDefault="000C6F45" w:rsidP="0043636C">
      <w:pPr>
        <w:pStyle w:val="BodyText"/>
        <w:ind w:firstLine="720"/>
      </w:pPr>
      <w:r>
        <w:t xml:space="preserve">All other covariates in the model had non-zero effects on pinyon jay abundance. Pinyon jay abundance was negatively related to </w:t>
      </w:r>
      <w:r w:rsidR="49B9E889">
        <w:t>precipitation (</w:t>
      </w:r>
      <m:oMath>
        <m:acc>
          <m:accPr>
            <m:ctrlPr>
              <w:rPr>
                <w:rFonts w:ascii="Cambria Math" w:hAnsi="Cambria Math"/>
              </w:rPr>
            </m:ctrlPr>
          </m:accPr>
          <m:e>
            <m:r>
              <w:rPr>
                <w:rFonts w:ascii="Cambria Math" w:hAnsi="Cambria Math"/>
              </w:rPr>
              <m:t>β</m:t>
            </m:r>
          </m:e>
        </m:acc>
      </m:oMath>
      <w:r w:rsidR="49B9E889">
        <w:t xml:space="preserve"> = -2.62 [-2.72, -2.53]) and maximum </w:t>
      </w:r>
      <w:r w:rsidR="49B9E889">
        <w:lastRenderedPageBreak/>
        <w:t>temperature (</w:t>
      </w:r>
      <m:oMath>
        <m:acc>
          <m:accPr>
            <m:ctrlPr>
              <w:rPr>
                <w:rFonts w:ascii="Cambria Math" w:hAnsi="Cambria Math"/>
              </w:rPr>
            </m:ctrlPr>
          </m:accPr>
          <m:e>
            <m:r>
              <w:rPr>
                <w:rFonts w:ascii="Cambria Math" w:hAnsi="Cambria Math"/>
              </w:rPr>
              <m:t>β</m:t>
            </m:r>
          </m:e>
        </m:acc>
      </m:oMath>
      <w:r w:rsidR="49B9E889">
        <w:t xml:space="preserve"> = -0.92 [-0.96, -0.88]). </w:t>
      </w:r>
      <w:r>
        <w:t>Pinyon jay abundance was positively associated with monsoonality</w:t>
      </w:r>
      <w:r w:rsidR="49B9E889">
        <w:t xml:space="preserve"> (</w:t>
      </w:r>
      <m:oMath>
        <m:acc>
          <m:accPr>
            <m:ctrlPr>
              <w:rPr>
                <w:rFonts w:ascii="Cambria Math" w:hAnsi="Cambria Math"/>
              </w:rPr>
            </m:ctrlPr>
          </m:accPr>
          <m:e>
            <m:r>
              <w:rPr>
                <w:rFonts w:ascii="Cambria Math" w:hAnsi="Cambria Math"/>
              </w:rPr>
              <m:t>β</m:t>
            </m:r>
          </m:e>
        </m:acc>
      </m:oMath>
      <w:r w:rsidR="49B9E889">
        <w:t xml:space="preserve"> = 0.51 [0.46, 0.56]) and pinyon basal area (</w:t>
      </w:r>
      <m:oMath>
        <m:acc>
          <m:accPr>
            <m:ctrlPr>
              <w:rPr>
                <w:rFonts w:ascii="Cambria Math" w:hAnsi="Cambria Math"/>
              </w:rPr>
            </m:ctrlPr>
          </m:accPr>
          <m:e>
            <m:r>
              <w:rPr>
                <w:rFonts w:ascii="Cambria Math" w:hAnsi="Cambria Math"/>
              </w:rPr>
              <m:t>β</m:t>
            </m:r>
          </m:e>
        </m:acc>
      </m:oMath>
      <w:r w:rsidR="49B9E889">
        <w:t xml:space="preserve"> = 0.27 [0.25, 0.29]). All covariates were scaled in the model, so the relative magnitudes of these effects can be compared.</w:t>
      </w:r>
    </w:p>
    <w:p w14:paraId="6AF13B84" w14:textId="0D59F09C" w:rsidR="008F6A89" w:rsidRDefault="49B9E889" w:rsidP="000C6F45">
      <w:pPr>
        <w:pStyle w:val="BodyText"/>
        <w:ind w:firstLine="720"/>
      </w:pPr>
      <w:r>
        <w:t>Important seasons for precipitation based on importance weights included, in order of importance: two years ago during fledging, three years ago during breeding, two years ago during breeding, and one year ago during fledging (</w:t>
      </w:r>
      <m:oMath>
        <m:acc>
          <m:accPr>
            <m:ctrlPr>
              <w:rPr>
                <w:rFonts w:ascii="Cambria Math" w:hAnsi="Cambria Math"/>
              </w:rPr>
            </m:ctrlPr>
          </m:accPr>
          <m:e>
            <m:r>
              <w:rPr>
                <w:rFonts w:ascii="Cambria Math" w:hAnsi="Cambria Math"/>
              </w:rPr>
              <m:t>w</m:t>
            </m:r>
          </m:e>
        </m:acc>
      </m:oMath>
      <w:r>
        <w:t xml:space="preserve"> = 0.37 [0.35, 0.39]; 0.20 [0.18, 0.21]; 0.16 [0.14, 0.18]; 0.12 [0.10, 0.14], for each of those seasons, respectively). All other weights were not important (SI Figure 2). </w:t>
      </w:r>
      <w:r w:rsidR="000C6F45">
        <w:t xml:space="preserve">In other words, precipitation had a negative relationship with precipitation two breeding and fledging seasons ago, with some negative input from the fledging season last year and the breeding season three years ago. </w:t>
      </w:r>
      <w:r>
        <w:t>Important seasons for maximum temperature based on importance weights included: the breeding and fledging seasons two years ago (</w:t>
      </w:r>
      <m:oMath>
        <m:acc>
          <m:accPr>
            <m:ctrlPr>
              <w:rPr>
                <w:rFonts w:ascii="Cambria Math" w:hAnsi="Cambria Math"/>
              </w:rPr>
            </m:ctrlPr>
          </m:accPr>
          <m:e>
            <m:r>
              <w:rPr>
                <w:rFonts w:ascii="Cambria Math" w:hAnsi="Cambria Math"/>
              </w:rPr>
              <m:t>w</m:t>
            </m:r>
          </m:e>
        </m:acc>
      </m:oMath>
      <w:r>
        <w:t xml:space="preserve"> = 0.60 [0.50, 0.69] and 0.34 [0.25, 0.44], for the breeding and fledging seasons, respectively). All other weights were not important (SI Figure </w:t>
      </w:r>
      <w:r w:rsidR="00B96D92">
        <w:t>3</w:t>
      </w:r>
      <w:r>
        <w:t>).</w:t>
      </w:r>
      <w:r w:rsidR="000C6F45">
        <w:t xml:space="preserve"> In other words, high temperatures during the breeding and fledging season two years ago had a negative effect on pinyon jay abundance. </w:t>
      </w:r>
    </w:p>
    <w:p w14:paraId="605B8450" w14:textId="4E949B4A" w:rsidR="008F6A89" w:rsidRPr="0043636C" w:rsidRDefault="000E6782" w:rsidP="5A83A434">
      <w:pPr>
        <w:pStyle w:val="BodyText"/>
        <w:rPr>
          <w:i/>
          <w:iCs/>
        </w:rPr>
      </w:pPr>
      <w:r w:rsidRPr="0043636C">
        <w:rPr>
          <w:i/>
          <w:iCs/>
        </w:rPr>
        <w:t xml:space="preserve">3.4 </w:t>
      </w:r>
      <w:r w:rsidR="137D77E5" w:rsidRPr="0043636C">
        <w:rPr>
          <w:i/>
          <w:iCs/>
        </w:rPr>
        <w:t xml:space="preserve">Model </w:t>
      </w:r>
      <w:r>
        <w:rPr>
          <w:i/>
          <w:iCs/>
        </w:rPr>
        <w:t>g</w:t>
      </w:r>
      <w:r w:rsidRPr="0043636C">
        <w:rPr>
          <w:i/>
          <w:iCs/>
        </w:rPr>
        <w:t>oodness</w:t>
      </w:r>
      <w:r w:rsidR="137D77E5" w:rsidRPr="0043636C">
        <w:rPr>
          <w:i/>
          <w:iCs/>
        </w:rPr>
        <w:t>-of-</w:t>
      </w:r>
      <w:r>
        <w:rPr>
          <w:i/>
          <w:iCs/>
        </w:rPr>
        <w:t>f</w:t>
      </w:r>
      <w:r w:rsidRPr="0043636C">
        <w:rPr>
          <w:i/>
          <w:iCs/>
        </w:rPr>
        <w:t>it</w:t>
      </w:r>
    </w:p>
    <w:p w14:paraId="5FB44DAA" w14:textId="4E573927" w:rsidR="008F6A89" w:rsidRDefault="0B74DD29">
      <w:pPr>
        <w:pStyle w:val="BodyText"/>
        <w:ind w:firstLine="720"/>
      </w:pPr>
      <w:r>
        <w:t>All parameters in the model converged with</w:t>
      </w:r>
      <w:r w:rsidR="000C6F45">
        <w:t xml:space="preserve">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C6F45" w:rsidRPr="00B96D92">
        <w:t xml:space="preserve"> 1.1 </w:t>
      </w:r>
      <w:r w:rsidRPr="00B96D92">
        <w:t xml:space="preserve">(SI Figure </w:t>
      </w:r>
      <w:r w:rsidR="00B96D92" w:rsidRPr="00B96D92">
        <w:t>2</w:t>
      </w:r>
      <w:r w:rsidRPr="00B96D92">
        <w:t xml:space="preserve">). </w:t>
      </w:r>
      <w:r w:rsidR="66F6E6FD" w:rsidRPr="00B96D92">
        <w:t>T</w:t>
      </w:r>
      <w:r w:rsidR="49B9E889" w:rsidRPr="00B96D92">
        <w:t>he</w:t>
      </w:r>
      <w:r w:rsidR="49B9E889">
        <w:t xml:space="preserve"> relationship between our observed data and replicated data produced by the model had a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49B9E889">
        <w:t xml:space="preserve"> </w:t>
      </w:r>
      <w:r w:rsidR="55EA88CC">
        <w:t>of</w:t>
      </w:r>
      <w:r w:rsidR="49B9E889">
        <w:t xml:space="preserve"> 0.74 (SE: 0.0003). In general, the model under-estimate</w:t>
      </w:r>
      <w:r w:rsidR="09CC910C">
        <w:t>d</w:t>
      </w:r>
      <w:r w:rsidR="49B9E889">
        <w:t xml:space="preserve"> </w:t>
      </w:r>
      <w:r w:rsidR="78A178E0">
        <w:t xml:space="preserve">the highest </w:t>
      </w:r>
      <w:r w:rsidR="49B9E889">
        <w:t>counts</w:t>
      </w:r>
      <w:r w:rsidR="1B4E9CA3">
        <w:t xml:space="preserve"> but perform</w:t>
      </w:r>
      <w:r w:rsidR="559EF4C4">
        <w:t>ed</w:t>
      </w:r>
      <w:r w:rsidR="1B4E9CA3">
        <w:t xml:space="preserve"> well on most other values</w:t>
      </w:r>
      <w:r w:rsidR="49B9E889">
        <w:t xml:space="preserve"> (SI Figure </w:t>
      </w:r>
      <w:r w:rsidR="00B96D92">
        <w:t>4</w:t>
      </w:r>
      <w:r w:rsidR="49B9E889">
        <w:t>). The RMSE for our in-sample (“test”) dataset had an average value</w:t>
      </w:r>
      <w:r w:rsidR="00653D9D">
        <w:t xml:space="preserve"> of 3.25 (SE: 0.001)</w:t>
      </w:r>
      <w:r w:rsidR="49B9E889">
        <w:t xml:space="preserve"> and the out-of-sample dataset had a value of </w:t>
      </w:r>
      <w:r w:rsidR="00653D9D">
        <w:t xml:space="preserve">5.10 (SE: 0.0002; </w:t>
      </w:r>
      <w:r w:rsidR="49B9E889">
        <w:t xml:space="preserve">SI Figure </w:t>
      </w:r>
      <w:r w:rsidR="00B96D92">
        <w:t>5</w:t>
      </w:r>
      <w:r w:rsidR="49B9E889">
        <w:t>). Thus, our model predicts slightly better to our in-sample (“test”) data than out-of-</w:t>
      </w:r>
      <w:r w:rsidR="49B9E889">
        <w:lastRenderedPageBreak/>
        <w:t xml:space="preserve">sample data, but neither are large on the scale of the count data (counts per checklist ranged from 0 - 350), suggesting good model fit and predictive capacity. </w:t>
      </w:r>
      <w:r w:rsidR="66EBFFE8">
        <w:t>We observed no strong spatial autocorrelation in residuals</w:t>
      </w:r>
      <w:r w:rsidR="49B9E889">
        <w:t xml:space="preserve"> (SI Figure </w:t>
      </w:r>
      <w:r w:rsidR="00B96D92">
        <w:t>6</w:t>
      </w:r>
      <w:r w:rsidR="49B9E889">
        <w:t>).</w:t>
      </w:r>
    </w:p>
    <w:p w14:paraId="6B83AEBB" w14:textId="13B46871" w:rsidR="00A065AD" w:rsidRDefault="00A63129" w:rsidP="00D351AD">
      <w:pPr>
        <w:pStyle w:val="Heading1"/>
        <w:spacing w:before="180" w:after="180"/>
      </w:pPr>
      <w:r w:rsidRPr="00F83DDB">
        <w:t>4 Discussion</w:t>
      </w:r>
    </w:p>
    <w:p w14:paraId="748BFA3B" w14:textId="69779C76" w:rsidR="00240BE0" w:rsidRDefault="00662164" w:rsidP="00D351AD">
      <w:pPr>
        <w:pStyle w:val="BodyText"/>
        <w:ind w:firstLine="720"/>
      </w:pPr>
      <w:r>
        <w:t>In this study, we demonstrate that seed</w:t>
      </w:r>
      <w:r w:rsidR="00240BE0">
        <w:t xml:space="preserve"> dispersal interactions can have complex temporal legacies and are shaped by local habitat and climate context. In the pinyon jay mutualism with two-needle pinyon pine, birds exhibited lagged responses to cone availability that support two mechanistic hypotheses. Specifically, birds aggregate near cached seeds from the previous fall and</w:t>
      </w:r>
      <w:r>
        <w:t xml:space="preserve"> the legacy of</w:t>
      </w:r>
      <w:r w:rsidR="00240BE0">
        <w:t xml:space="preserve"> </w:t>
      </w:r>
      <w:r w:rsidR="00D351AD">
        <w:t xml:space="preserve">population boons from high-seed years can be observed up to three years following seed production. </w:t>
      </w:r>
      <w:r w:rsidR="00240BE0">
        <w:t>We also found that the relationship between pinyon jay abundance and seed availability is mediated by a suite of habitat and climate variables</w:t>
      </w:r>
      <w:r w:rsidR="00F4615A">
        <w:t xml:space="preserve">. </w:t>
      </w:r>
      <w:r w:rsidR="00240BE0">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Determining the relationship between pinyon jays and pinyon pine seed availability and how this relationship is shaped by climate and habitat context is an important step in recognizing potential mechanisms for pinyon jay population changes. </w:t>
      </w:r>
      <w:r>
        <w:t>More broadly, o</w:t>
      </w:r>
      <w:r w:rsidR="00F4615A">
        <w:t xml:space="preserve">ur modeling approach allowed us to test the temporal dynamics between interacting partners and could be more generally used in understanding context dependence in a suite of ecological interactions </w:t>
      </w:r>
      <w:r w:rsidR="00240BE0">
        <w:fldChar w:fldCharType="begin"/>
      </w:r>
      <w:r w:rsidR="00240BE0">
        <w:instrText xml:space="preserve"> ADDIN ZOTERO_ITEM CSL_CITATION {"citationID":"aIB16gnK","properties":{"formattedCitation":"(Moore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240BE0">
        <w:fldChar w:fldCharType="separate"/>
      </w:r>
      <w:r w:rsidR="00240BE0" w:rsidRPr="10F02EB4">
        <w:rPr>
          <w:noProof/>
        </w:rPr>
        <w:t>(Moore &amp; Dittel, 2020)</w:t>
      </w:r>
      <w:r w:rsidR="00240BE0">
        <w:fldChar w:fldCharType="end"/>
      </w:r>
      <w:r w:rsidR="00240BE0">
        <w:t>.</w:t>
      </w:r>
    </w:p>
    <w:p w14:paraId="5214F0F3" w14:textId="5DE91E95" w:rsidR="00E71E3F" w:rsidRDefault="00E71E3F" w:rsidP="00D351AD">
      <w:pPr>
        <w:pStyle w:val="BodyText"/>
        <w:ind w:firstLine="720"/>
      </w:pPr>
      <w:r>
        <w:t xml:space="preserve">In many systems with masting tree species, populations of seed predators are known to </w:t>
      </w:r>
      <w:r w:rsidR="00D351AD">
        <w:t>increase</w:t>
      </w:r>
      <w:r>
        <w:t xml:space="preserve"> in synchrony with or following large masting events (e.g., </w:t>
      </w:r>
      <w:r>
        <w:fldChar w:fldCharType="begin"/>
      </w:r>
      <w:r>
        <w:instrText xml:space="preserve"> ADDIN ZOTERO_ITEM CSL_CITATION {"citationID":"bmLyT6DZ","properties":{"formattedCitation":"(Boutin et al., 2006; Schnurr et al., 2002)","plainCitation":"(Boutin et al., 2006; Schnurr et al., 2002)","noteIndex":0},"citationItems":[{"id":2983,"uris":["http://zotero.org/groups/5634119/items/JHIYW3CU"],"itemData":{"id":2983,"type":"article-journal","abstract":"Mast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D."}],"issued":{"date-parts":[["2002",3]]}}}],"schema":"https://github.com/citation-style-language/schema/raw/master/csl-citation.json"} </w:instrText>
      </w:r>
      <w:r>
        <w:fldChar w:fldCharType="separate"/>
      </w:r>
      <w:r>
        <w:rPr>
          <w:noProof/>
        </w:rPr>
        <w:t>(Boutin et al., 2006; Schnurr et al., 2002)</w:t>
      </w:r>
      <w:r>
        <w:fldChar w:fldCharType="end"/>
      </w:r>
      <w:r>
        <w:t xml:space="preserve">. This population growth has implications not only for seed predation and dispersal, </w:t>
      </w:r>
      <w:r>
        <w:lastRenderedPageBreak/>
        <w:t xml:space="preserve">but also other ecosystem functions and services (e.g., food web responses and disease dynamics </w:t>
      </w:r>
      <w:r>
        <w:fldChar w:fldCharType="begin"/>
      </w:r>
      <w:r>
        <w:instrText xml:space="preserve"> ADDIN ZOTERO_ITEM CSL_CITATION {"citationID":"SmgUSONs","properties":{"formattedCitation":"(Bogdziewicz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fldChar w:fldCharType="separate"/>
      </w:r>
      <w:r>
        <w:rPr>
          <w:noProof/>
        </w:rPr>
        <w:t>(Bogdziewicz et al., 2016; Bregnard et al., 2021; Ostfeld &amp; Keesing, 2000)</w:t>
      </w:r>
      <w:r>
        <w:fldChar w:fldCharType="end"/>
      </w:r>
      <w:r>
        <w:t xml:space="preserve">. While we did not observe a “predictive” or synchronous abundance response in pinyon jays (postulated in Ligon, 1978), we did observe that the effects of masting years in two-needle pinyon pine have lasting effects on population dynamics for at least three years (Figure </w:t>
      </w:r>
      <w:r w:rsidR="00840051">
        <w:t>3</w:t>
      </w:r>
      <w:r>
        <w:t xml:space="preserve">). Further, we expect that these lagged responses are due to multiple mechanisms. The first, and stronger, mechanism (~63% of covariate importance weight) is that birds nest in the spring near cache sites from the previous fall </w:t>
      </w:r>
      <w:r>
        <w:fldChar w:fldCharType="begin"/>
      </w:r>
      <w:r>
        <w:instrText xml:space="preserve"> ADDIN ZOTERO_ITEM CSL_CITATION {"citationID":"qX3Ix4dt","properties":{"formattedCitation":"(Stotz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(Stotz &amp; Balda, 1995)</w:t>
      </w:r>
      <w:r>
        <w:fldChar w:fldCharType="end"/>
      </w:r>
      <w:r>
        <w:t xml:space="preserve">. The second, weaker, mechanism (13-21% of covariate importance weight), is likely a delayed population response from mast-year fledglings maturing to the breeding population (1.5-2 years after fledging; </w:t>
      </w:r>
      <w:r>
        <w:fldChar w:fldCharType="begin"/>
      </w:r>
      <w:r w:rsidR="001C5D82">
        <w:instrText xml:space="preserve"> ADDIN ZOTERO_ITEM CSL_CITATION {"citationID":"QBZapt7l","properties":{"formattedCitation":"(Marzluff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1C5D82">
        <w:rPr>
          <w:noProof/>
        </w:rPr>
        <w:t>(Marzluff &amp; Balda, 1988)</w:t>
      </w:r>
      <w:r>
        <w:fldChar w:fldCharType="end"/>
      </w:r>
      <w:r>
        <w:t xml:space="preserve">. Temporal delays are common in trophic interactions, including seed dispersal, though they are often discounted in food web and interaction network models </w:t>
      </w:r>
      <w:r>
        <w:fldChar w:fldCharType="begin"/>
      </w:r>
      <w:r>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fldChar w:fldCharType="separate"/>
      </w:r>
      <w:r>
        <w:rPr>
          <w:noProof/>
        </w:rPr>
        <w:t>(Yang et al., 2023)</w:t>
      </w:r>
      <w:r>
        <w:fldChar w:fldCharType="end"/>
      </w:r>
      <w:r>
        <w:t xml:space="preserve">. In any system, understanding these delayed responses and their mechanisms will aid in building better predictive models of species interactions </w:t>
      </w:r>
      <w:r>
        <w:fldChar w:fldCharType="begin"/>
      </w:r>
      <w:r>
        <w:instrText xml:space="preserve"> ADDIN ZOTERO_ITEM CSL_CITATION {"citationID":"1kLkKsy9","properties":{"formattedCitation":"(Poisot et al., 2015)","plainCitation":"(Poisot et al., 2015)","noteIndex":0},"citationItems":[{"id":2996,"uris":["http://zotero.org/groups/5634119/items/98XVULPE"],"itemData":{"id":2996,"type":"article-journal","abstract":"Community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fldChar w:fldCharType="separate"/>
      </w:r>
      <w:r>
        <w:rPr>
          <w:noProof/>
        </w:rPr>
        <w:t>(Poisot et al., 2015)</w:t>
      </w:r>
      <w:r>
        <w:fldChar w:fldCharType="end"/>
      </w:r>
      <w:r>
        <w:t xml:space="preserve">. Delayed effects may be particularly important to understand in systems with resource pulses (like masting), since they can link population fluctuations to proximal causes </w:t>
      </w:r>
      <w:r w:rsidR="00D351AD">
        <w:t>in systems with high dynamism</w:t>
      </w:r>
      <w:r>
        <w:t xml:space="preserve"> </w:t>
      </w:r>
      <w:r>
        <w:fldChar w:fldCharType="begin"/>
      </w:r>
      <w:r>
        <w:instrText xml:space="preserve"> ADDIN ZOTERO_ITEM CSL_CITATION {"citationID":"fcHmoNab","properties":{"formattedCitation":"(Clark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w:t>
      </w:r>
    </w:p>
    <w:p w14:paraId="400146C5" w14:textId="13CE121E" w:rsidR="00A065AD" w:rsidRDefault="00E71E3F" w:rsidP="00D351AD">
      <w:pPr>
        <w:pStyle w:val="BodyText"/>
        <w:ind w:firstLine="720"/>
      </w:pPr>
      <w:r>
        <w:t xml:space="preserve">Understanding the context dependence of species interactions helps predict current and future ecosystem states given ongoing anthropogenic changes (e.g.,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patterns in the context dependence of the relationship between pinyon jays and pinyon pine seeds. First, jays rely more on cones following climatic conditions that may be unfavorable for reproduction and population growth (lagged effects of temperature and precipitation, Figure </w:t>
      </w:r>
      <w:r w:rsidR="00840051">
        <w:t>5</w:t>
      </w:r>
      <w:r>
        <w:t xml:space="preserve"> a </w:t>
      </w:r>
      <w:r>
        <w:lastRenderedPageBreak/>
        <w:t xml:space="preserve">and b; </w:t>
      </w:r>
      <w:r>
        <w:fldChar w:fldCharType="begin"/>
      </w:r>
      <w:r w:rsidR="001C5D8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sidR="001C5D82">
        <w:rPr>
          <w:noProof/>
        </w:rPr>
        <w:t>(Ligon, 1978; Marzluff, 1988)</w:t>
      </w:r>
      <w:r>
        <w:fldChar w:fldCharType="end"/>
      </w:r>
      <w:r>
        <w:t xml:space="preserve">. Second, jays rely less on cones in areas with more favorable habitat (higher pinyon pine basal area and higher North American Monsoon influence; Figure </w:t>
      </w:r>
      <w:r w:rsidR="00840051">
        <w:t xml:space="preserve">5 </w:t>
      </w:r>
      <w:r>
        <w:t xml:space="preserve">c and d;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w:t>
      </w:r>
      <w:r w:rsidR="00662164">
        <w:t xml:space="preserve">cached </w:t>
      </w:r>
      <w:r>
        <w:t xml:space="preserve">seeds </w:t>
      </w:r>
      <w:r w:rsidR="00662164">
        <w:t xml:space="preserve">more </w:t>
      </w:r>
      <w:r>
        <w:t xml:space="preserve">quickly following stressful climatic conditions (weakening or shifting the mutualistic interaction); or they may </w:t>
      </w:r>
      <w:r w:rsidR="00662164">
        <w:t xml:space="preserve">continue to cache but </w:t>
      </w:r>
      <w:r>
        <w:t xml:space="preserve">eat fewer cached seeds in habitats with more food resources (strengthening the mutualistic interaction). The mediating effects of climate and habitat on seed dispersal in masting species may be more pronounced since seed dispersers have to be adaptable to 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These findings about how marginal and favorable conditions shape species interactions support optimal foraging theory, which means they can be used to build predictive frameworks about this species interaction </w:t>
      </w:r>
      <w:r w:rsidR="009459F1">
        <w:t>in other places and times</w:t>
      </w:r>
      <w:r w:rsidR="00662164">
        <w:t xml:space="preserve"> </w:t>
      </w:r>
      <w:r w:rsidR="00662164">
        <w:fldChar w:fldCharType="begin"/>
      </w:r>
      <w:r w:rsidR="00662164">
        <w:instrText xml:space="preserve"> ADDIN ZOTERO_ITEM CSL_CITATION {"citationID":"dRYf0VYf","properties":{"formattedCitation":"(Charnov, 1976; King &amp; Marshall, 2022; Sheppard et al., 2018)","plainCitation":"(Charnov, 1976; King &amp; Marshall, 2022; Sheppard et al., 2018)","noteIndex":0},"citationItems":[{"id":3007,"uris":["http://zotero.org/groups/5634119/items/UCW35IFN"],"itemData":{"id":3007,"type":"article-journal","container-title":"Theoretical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662164">
        <w:fldChar w:fldCharType="separate"/>
      </w:r>
      <w:r w:rsidR="00662164">
        <w:rPr>
          <w:noProof/>
        </w:rPr>
        <w:t>(Charnov, 1976; King &amp; Marshall, 2022; Sheppard et al., 2018)</w:t>
      </w:r>
      <w:r w:rsidR="00662164">
        <w:fldChar w:fldCharType="end"/>
      </w:r>
      <w:r w:rsidR="00662164">
        <w:t>.</w:t>
      </w:r>
    </w:p>
    <w:p w14:paraId="63A4ED57" w14:textId="3DB336C0" w:rsidR="00A2792A" w:rsidRDefault="00E71E3F" w:rsidP="00D351AD">
      <w:pPr>
        <w:pStyle w:val="BodyText"/>
        <w:ind w:firstLine="720"/>
      </w:pPr>
      <w:r>
        <w:t xml:space="preserve">This study highlights how seed dispersal mutualisms likely vary across </w:t>
      </w:r>
      <w:r w:rsidR="009459F1">
        <w:t>contexts</w:t>
      </w:r>
      <w:r>
        <w:t xml:space="preserve">. For one, climate and food availability interact over multiple years to impact the population dynamics of seed dispersers </w:t>
      </w:r>
      <w:r>
        <w:fldChar w:fldCharType="begin"/>
      </w:r>
      <w:r>
        <w:instrText xml:space="preserve"> ADDIN ZOTERO_ITEM CSL_CITATION {"citationID":"9csCQZkI","properties":{"formattedCitation":"(Lira et al., 2019)","plainCitation":"(Lira et al., 2019)","noteIndex":0},"citationItems":[{"id":2905,"uris":["http://zotero.org/groups/5634119/items/LQCLSCWM"],"itemData":{"id":2905,"type":"article-journal","container-title":"Current Landscape Ecology Reports","DOI":"10.1007/s40823-019-00040-w","ISSN":"2364-494X","issue":"3","journalAbbreviation":"Curr Landscape Ecol Rep","language":"en","license":"http://www.springer.com/tdm","note":"publisher: Springer Science and Business Media LLC","page":"70-82","source":"Crossref","title":"Temporal Lag in Ecological Responses to Landscape Change: Where Are We Now?","title-short":"Temporal Lag in Ecological Responses to Landscape Change","volume":"4","author":[{"family":"Lira","given":"Paula Koeler"},{"family":"De Souza Leite","given":"Melina"},{"family":"Metzger","given":"Jean Paul"}],"issued":{"date-parts":[["2019",9]]}}}],"schema":"https://github.com/citation-style-language/schema/raw/master/csl-citation.json"} </w:instrText>
      </w:r>
      <w:r>
        <w:fldChar w:fldCharType="separate"/>
      </w:r>
      <w:r w:rsidRPr="10F02EB4">
        <w:rPr>
          <w:noProof/>
        </w:rPr>
        <w:t>(Lira et al., 2019)</w:t>
      </w:r>
      <w:r>
        <w:fldChar w:fldCharType="end"/>
      </w:r>
      <w:r>
        <w:t xml:space="preserve">. Especially for declining species of dispersers, this temporal component can provide an </w:t>
      </w:r>
      <w:r w:rsidRPr="00B07713">
        <w:t xml:space="preserve">evidence-based moving window with which to evaluate population trends (e.g., </w:t>
      </w:r>
      <w:r w:rsidRPr="00B07713">
        <w:fldChar w:fldCharType="begin"/>
      </w:r>
      <w:r w:rsidRPr="00B07713">
        <w:instrText xml:space="preserve"> ADDIN ZOTERO_ITEM CSL_CITATION {"citationID":"yCz5AUdZ","properties":{"formattedCitation":"(Rouyer et al., 2011)","plainCitation":"(Rouyer et al., 2011)","noteIndex":0},"citationItems":[{"id":2834,"uris":["http://zotero.org/groups/5634119/items/85DQKW3A"],"itemData":{"id":2834,"type":"article-journal","abstract":"AbstractAccumulating evidence shows that environmental fluctuations and exploitation jointly affect marine fish populations, and understanding their interaction is a key issue for fisheries ecology. In particular, it has been proposed that age truncation induced by fisheries exploitation may increase the population's sensitivity to climate. In this study, we use unique long‐term abundance data for the Northeast Arctic stock of cod (Gadus morhua) and the Norwegian Spring‐Spawning stock of herring (Clupea harengus), which we analyze using techniques based on age‐structured population matrices. After identifying time periods with different age distributions in the spawning stock, we use linear models to quantify the relative effect of exploitation and temperature on the population growth rates. For the two populations, age truncation was found to be associated with an increasing importance of temperature and a relatively decreasing importance of exploitation, while the population growth rate became increasingly sensitive to recruitment variations. The results suggested that the removal of older age classes reduced the buffering capacity of the population, thereby making the population growth rate more dependent on recruitment than adult survival and increasing the effect of environmental fluctuations. Age structure appeared as a key characteristic that can affect the response of fish stocks to climate variations and its consequences may be of key importance for conservation and management.","container-title":"Global Change Biology","DOI":"10.1111/j.1365-2486.2011.02443.x","ISSN":"1354-1013, 1365-2486","issue":"10","language":"en","license":"http://onlinelibrary.wiley.com/termsAndConditions#vor","note":"publisher: Wiley","page":"3046-3057","source":"Crossref","title":"Shifting dynamic forces in fish stock fluctuations triggered by age truncation?","volume":"17","author":[{"family":"Rouyer","given":"Tristan"},{"family":"Ottersen","given":"Geir"},{"family":"Durant","given":"Joël M."},{"family":"Hidalgo","given":"Manuel"},{"family":"Hjermann","given":"Dag Ø."},{"family":"Persson","given":"Jonas"},{"family":"Stige","given":"Leif Chr."},{"family":"Stenseth","given":"Nils Chr."}],"issued":{"date-parts":[["2011",10]]}}}],"schema":"https://github.com/citation-style-language/schema/raw/master/csl-citation.json"} </w:instrText>
      </w:r>
      <w:r w:rsidRPr="00B07713">
        <w:fldChar w:fldCharType="separate"/>
      </w:r>
      <w:r w:rsidRPr="00B07713">
        <w:rPr>
          <w:noProof/>
        </w:rPr>
        <w:t>(Rouyer et al., 2011)</w:t>
      </w:r>
      <w:r w:rsidRPr="00B07713">
        <w:fldChar w:fldCharType="end"/>
      </w:r>
      <w:r w:rsidRPr="00B07713">
        <w:t>.</w:t>
      </w:r>
      <w:r>
        <w:t xml:space="preserve"> To understand the consequences of the temporal and spatial patterns shaping this mutualism, further studies can evaluate this system “from the plant’s perspective” or using models that directly measure or infer interaction strengths </w:t>
      </w:r>
      <w:r>
        <w:fldChar w:fldCharType="begin"/>
      </w:r>
      <w:r>
        <w:instrText xml:space="preserve"> ADDIN ZOTERO_ITEM CSL_CITATION {"citationID":"jyHvLRS5","properties":{"formattedCitation":"(Hughes et al., 2017; Liu &amp; Gaines, 2022; Magurran et al., 2010)","plainCitation":"(Hughes et al., 2017; Liu &amp; Gaines, 2022; Magurran et al., 2010)","noteIndex":0},"citationItems":[{"id":2325,"uris":["http://zotero.org/groups/4766723/items/2HMURWMH"],"itemData":{"id":2325,"type":"article-journal","container-title":"BioScience","DOI":"10.1093/biosci/biw185","ISSN":"0006-3568, 1525-3244","issue":"3","language":"en","page":"271-281","source":"DOI.org (Crossref)","title":"Long-Term Studies Contribute Disproportionately to Ecology and Policy","volume":"67","author":[{"family":"Hughes","given":"Brent B."},{"family":"Beas-Luna","given":"Rodrigo"},{"family":"Barner","given":"Allison K."},{"family":"Brewitt","given":"Kimberly"},{"family":"Brumbaugh","given":"Daniel R."},{"family":"Cerny-Chipman","given":"Elizabeth B."},{"family":"Close","given":"Sarah L."},{"family":"Coblentz","given":"Kyle E."},{"family":"Nesnera","given":"Kristin L.","non-dropping-particle":"de"},{"family":"Drobnitch","given":"Sarah T."},{"family":"Figurski","given":"Jared D."},{"family":"Focht","given":"Becky"},{"family":"Friedman","given":"Maya"},{"family":"Freiwald","given":"Jan"},{"family":"Heady","given":"Kristen K."},{"family":"Heady","given":"Walter N."},{"family":"Hettinger","given":"Annaliese"},{"family":"Johnson","given":"Angela"},{"family":"Karr","given":"Kendra A."},{"family":"Mahoney","given":"Brenna"},{"family":"Moritsch","given":"Monica M."},{"family":"Osterback","given":"Ann-Marie K."},{"family":"Reimer","given":"Jessica"},{"family":"Robinson","given":"Jonathan"},{"family":"Rohrer","given":"Tully"},{"family":"Rose","given":"Jeremy M."},{"family":"Sabal","given":"Megan"},{"family":"Segui","given":"Leah M."},{"family":"Shen","given":"Chenchen"},{"family":"Sullivan","given":"Jenna"},{"family":"Zuercher","given":"Rachel"},{"family":"Raimondi","given":"Peter T."},{"family":"Menge","given":"Bruce A."},{"family":"Grorud-Colvert","given":"Kirsten"},{"family":"Novak","given":"Mark"},{"family":"Carr","given":"Mark H."}],"issued":{"date-parts":[["2017",3]]}}},{"id":3001,"uris":["http://zotero.org/groups/5634119/items/LW73UBXP"],"itemData":{"id":3001,"type":"article-journal","abstract":"Ecological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D."}],"issued":{"date-parts":[["2022",9,6]]}}},{"id":2327,"uris":["http://zotero.org/groups/4766723/items/X3CCR7HK"],"itemData":{"id":2327,"type":"article-journal","container-title":"Trends in Ecology &amp; Evolution","DOI":"10.1016/j.tree.2010.06.016","ISSN":"01695347","issue":"10","journalAbbreviation":"Trends in Ecology &amp; Evolution","language":"en","license":"https://www.elsevier.com/tdm/userlicense/1.0/","page":"574-582","source":"DOI.org (Crossref)","title":"Long-term datasets in biodiversity research and monitoring: assessing change in ecological communities through time","title-short":"Long-term datasets in biodiversity research and monitoring","volume":"25","author":[{"family":"Magurran","given":"Anne E."},{"family":"Baillie","given":"Stephen R."},{"family":"Buckland","given":"Stephen T."},{"family":"Dick","given":"Jan McP."},{"family":"Elston","given":"David A."},{"family":"Scott","given":"E. Marian"},{"family":"Smith","given":"Rognvald I."},{"family":"Somerfield","given":"Paul J."},{"family":"Watt","given":"Allan D."}],"issued":{"date-parts":[["2010",10]]}}}],"schema":"https://github.com/citation-style-language/schema/raw/master/csl-citation.json"} </w:instrText>
      </w:r>
      <w:r>
        <w:fldChar w:fldCharType="separate"/>
      </w:r>
      <w:r>
        <w:rPr>
          <w:noProof/>
        </w:rPr>
        <w:t xml:space="preserve">(Hughes et al., </w:t>
      </w:r>
      <w:r>
        <w:rPr>
          <w:noProof/>
        </w:rPr>
        <w:lastRenderedPageBreak/>
        <w:t>2017; Liu &amp; Gaines, 2022; Magurran et al., 2010)</w:t>
      </w:r>
      <w:r>
        <w:fldChar w:fldCharType="end"/>
      </w:r>
      <w:r>
        <w:t xml:space="preserve">. Specifically, under what climate and habitat conditions do pinyon jays serve as </w:t>
      </w:r>
      <w:r w:rsidR="00D65306">
        <w:t>the most e</w:t>
      </w:r>
      <w:r>
        <w:t xml:space="preserve">ffective seed dispersers? </w:t>
      </w:r>
    </w:p>
    <w:p w14:paraId="4EACA4DF" w14:textId="247236A6" w:rsidR="000E6782" w:rsidRPr="00D351AD" w:rsidRDefault="00A17E2A" w:rsidP="00D351AD">
      <w:pPr>
        <w:pStyle w:val="BodyText"/>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w:t>
      </w:r>
      <w:r w:rsidR="00513209">
        <w:fldChar w:fldCharType="begin"/>
      </w:r>
      <w:r w:rsidR="00513209">
        <w:instrText xml:space="preserve"> ADDIN ZOTERO_ITEM CSL_CITATION {"citationID":"96PyqO58","properties":{"formattedCitation":"(Rafferty et al., 2015)","plainCitation":"(Rafferty et al., 2015)","noteIndex":0},"citationItems":[{"id":2911,"uris":["http://zotero.org/groups/5634119/items/HF34EMQM"],"itemData":{"id":2911,"type":"article-journal","abstract":"Climate change is altering the timing of life history events in a wide array of species, many of which are involved in mutualistic interactions. Because many mutualisms can form only if partner species are able to locate each other in time, differential phenological shifts are likely to influence their strength, duration and outcome. At the extreme, climate change‐driven shifts in phenology may result in phenological mismatch: the partial or complete loss of temporal overlap of mutualistic species. We have a growing understanding of how, when, and why phenological change can alter one type of mutualism–pollination. However, as we show here, there has been a surprising lack of attention to other types of mutualism. We generate a set of predictions about the characteristics that may predispose mutualisms in general to phenological mismatches. We focus not on the consequences of such mismatches but rather on the likelihood that mismatches will develop. We explore the influence of three key characteristics of mutualism: 1) intimacy, 2) seasonality and duration, and 3) obligacy and specificity. We predict that the following characteristics of mutualism may increase the likelihood of phenological mismatch: 1) a non‐symbiotic life history in which co‐dispersal is absent; 2) brief, seasonal interactions; and 3) facultative, generalized interactions. We then review the limited available data in light of our a priori predictions and point to mutualisms that are more and less likely to be at risk of becoming phenologically mismatched, emphasizing the need for research on mutualisms other than plant–pollinator interactions. Future studies should explicitly focus on mutualism characteristics to determine whether and how changing phenologies will affect mutualistic interactions.","container-title":"Oikos","DOI":"10.1111/oik.01523","ISSN":"0030-1299, 1600-0706","issue":"1","language":"en","license":"http://onlinelibrary.wiley.com/termsAndConditions#vor","note":"publisher: Wiley","page":"14-21","source":"Crossref","title":"Phenological shifts and the fate of mutualisms","volume":"124","author":[{"family":"Rafferty","given":"Nicole E."},{"family":"CaraDonna","given":"Paul J."},{"family":"Bronstein","given":"Judith L."}],"issued":{"date-parts":[["2015",1]]}}}],"schema":"https://github.com/citation-style-language/schema/raw/master/csl-citation.json"} </w:instrText>
      </w:r>
      <w:r w:rsidR="00513209">
        <w:fldChar w:fldCharType="separate"/>
      </w:r>
      <w:r w:rsidR="00513209">
        <w:rPr>
          <w:noProof/>
        </w:rPr>
        <w:t>(Rafferty et al., 2015)</w:t>
      </w:r>
      <w:r w:rsidR="00513209">
        <w:fldChar w:fldCharType="end"/>
      </w:r>
      <w:r>
        <w:t>.</w:t>
      </w:r>
      <w:r w:rsidRPr="00A17E2A">
        <w:t xml:space="preserve"> </w:t>
      </w:r>
      <w:r>
        <w:t>Building our understanding about the temporal dynamics and context dependence of seed dispersal interactions is an important first step in understanding and curbing biodiversity loss in ecosystems</w:t>
      </w:r>
      <w:r w:rsidR="00D65306">
        <w:t xml:space="preserve"> across the planet</w:t>
      </w:r>
      <w:r>
        <w:t xml:space="preserve"> </w:t>
      </w:r>
      <w:r w:rsidR="00D65306">
        <w:t>that rely on this mutualism</w:t>
      </w:r>
      <w:r>
        <w:t>.</w:t>
      </w:r>
      <w:bookmarkEnd w:id="95"/>
      <w:r w:rsidR="00D351AD">
        <w:t xml:space="preserve"> Using models that explicitly test multiple hypotheses about temporal relationships</w:t>
      </w:r>
      <w:r w:rsidR="00513209">
        <w:t xml:space="preserve"> </w:t>
      </w:r>
      <w:r w:rsidR="00513209">
        <w:fldChar w:fldCharType="begin"/>
      </w:r>
      <w:r w:rsidR="00513209">
        <w:instrText xml:space="preserve"> ADDIN ZOTERO_ITEM CSL_CITATION {"citationID":"s3Yeoxco","properties":{"formattedCitation":"(Ogle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13209">
        <w:fldChar w:fldCharType="separate"/>
      </w:r>
      <w:r w:rsidR="00513209">
        <w:rPr>
          <w:noProof/>
        </w:rPr>
        <w:t>(e.g., stochastic antecedent modeling; Ogle et al., 2015)</w:t>
      </w:r>
      <w:r w:rsidR="00513209">
        <w:fldChar w:fldCharType="end"/>
      </w:r>
      <w:r w:rsidR="00D351AD">
        <w:t xml:space="preserve"> may be a first step in creating interaction networks for </w:t>
      </w:r>
      <w:r w:rsidR="00D65306">
        <w:t>many kinds of</w:t>
      </w:r>
      <w:r w:rsidR="00D351AD">
        <w:t xml:space="preserve"> interactions (e.g., </w:t>
      </w:r>
      <w:r w:rsidR="00D65306">
        <w:t>trophic</w:t>
      </w:r>
      <w:r w:rsidR="00D351AD">
        <w:t>, mutualis</w:t>
      </w:r>
      <w:r w:rsidR="00D65306">
        <w:t>t, parasitic</w:t>
      </w:r>
      <w:r w:rsidR="00D351AD">
        <w:t>) that better capture the intrinsic temporal legacies of past and present abiotic and biotic influences on current interaction strength</w:t>
      </w:r>
      <w:r w:rsidR="00513209">
        <w:t xml:space="preserve"> </w:t>
      </w:r>
      <w:r w:rsidR="00513209">
        <w:fldChar w:fldCharType="begin"/>
      </w:r>
      <w:r w:rsidR="00513209">
        <w:instrText xml:space="preserve"> ADDIN ZOTERO_ITEM CSL_CITATION {"citationID":"9fTpuQv2","properties":{"formattedCitation":"(Essl et al., 2015)","plainCitation":"(Essl et al., 2015)","noteIndex":0},"citationItems":[{"id":2537,"uris":["http://zotero.org/users/6391447/items/9YYMRAVA"],"itemData":{"id":2537,"type":"article-journal","abstract":"Abstract\n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M."}],"editor":[{"family":"Kueffer","given":"Christoph"}],"issued":{"date-parts":[["2015",5]]}}}],"schema":"https://github.com/citation-style-language/schema/raw/master/csl-citation.json"} </w:instrText>
      </w:r>
      <w:r w:rsidR="00513209">
        <w:fldChar w:fldCharType="separate"/>
      </w:r>
      <w:r w:rsidR="00513209">
        <w:rPr>
          <w:noProof/>
        </w:rPr>
        <w:t>(Essl et al., 2015)</w:t>
      </w:r>
      <w:r w:rsidR="00513209">
        <w:fldChar w:fldCharType="end"/>
      </w:r>
      <w:r w:rsidR="00513209">
        <w:t>.</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6900998E" w14:textId="77777777" w:rsidR="00513209" w:rsidRPr="00513209" w:rsidRDefault="0019106D" w:rsidP="00513209">
      <w:pPr>
        <w:pStyle w:val="Bibliography"/>
      </w:pPr>
      <w:r>
        <w:rPr>
          <w:b/>
          <w:bCs/>
        </w:rPr>
        <w:fldChar w:fldCharType="begin"/>
      </w:r>
      <w:r w:rsidR="001C5D82">
        <w:rPr>
          <w:b/>
          <w:bCs/>
        </w:rPr>
        <w:instrText xml:space="preserve"> ADDIN ZOTERO_BIBL {"uncited":[],"omitted":[],"custom":[]} CSL_BIBLIOGRAPHY </w:instrText>
      </w:r>
      <w:r>
        <w:rPr>
          <w:b/>
          <w:bCs/>
        </w:rPr>
        <w:fldChar w:fldCharType="separate"/>
      </w:r>
      <w:r w:rsidR="00513209" w:rsidRPr="00513209">
        <w:t xml:space="preserve">Adams, D. K., &amp; Comrie, A. C. (1997). The North American Monsoon. </w:t>
      </w:r>
      <w:r w:rsidR="00513209" w:rsidRPr="00513209">
        <w:rPr>
          <w:i/>
          <w:iCs/>
        </w:rPr>
        <w:t>Bulletin of the American Meteorological Society</w:t>
      </w:r>
      <w:r w:rsidR="00513209" w:rsidRPr="00513209">
        <w:t xml:space="preserve">, </w:t>
      </w:r>
      <w:r w:rsidR="00513209" w:rsidRPr="00513209">
        <w:rPr>
          <w:i/>
          <w:iCs/>
        </w:rPr>
        <w:t>78</w:t>
      </w:r>
      <w:r w:rsidR="00513209" w:rsidRPr="00513209">
        <w:t>(10), 2197–2213. https://doi.org/10.1175/1520-0477(1997)078%253C2197:TNAM%253E2.0.CO;2</w:t>
      </w:r>
    </w:p>
    <w:p w14:paraId="570FC316" w14:textId="77777777" w:rsidR="00513209" w:rsidRPr="00513209" w:rsidRDefault="00513209" w:rsidP="00513209">
      <w:pPr>
        <w:pStyle w:val="Bibliography"/>
      </w:pPr>
      <w:r w:rsidRPr="00513209">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513209">
        <w:rPr>
          <w:i/>
          <w:iCs/>
        </w:rPr>
        <w:t>Methods in Ecology and Evolution</w:t>
      </w:r>
      <w:r w:rsidRPr="00513209">
        <w:t xml:space="preserve">, </w:t>
      </w:r>
      <w:r w:rsidRPr="00513209">
        <w:rPr>
          <w:i/>
          <w:iCs/>
        </w:rPr>
        <w:t>12</w:t>
      </w:r>
      <w:r w:rsidRPr="00513209">
        <w:t>(5), 841–849. https://doi.org/10.1111/2041-210X.13564</w:t>
      </w:r>
    </w:p>
    <w:p w14:paraId="12BC0F6B" w14:textId="77777777" w:rsidR="00513209" w:rsidRPr="00513209" w:rsidRDefault="00513209" w:rsidP="00513209">
      <w:pPr>
        <w:pStyle w:val="Bibliography"/>
      </w:pPr>
      <w:r w:rsidRPr="00513209">
        <w:t xml:space="preserve">Artamendi, M., Martin, P. A., Bartomeus, I., &amp; Magrach, A. (2024). Loss of pollinator diversity consistently reduces reproductive success for wild and cultivated plants. </w:t>
      </w:r>
      <w:r w:rsidRPr="00513209">
        <w:rPr>
          <w:i/>
          <w:iCs/>
        </w:rPr>
        <w:t>Nature Ecology &amp; Evolution</w:t>
      </w:r>
      <w:r w:rsidRPr="00513209">
        <w:t xml:space="preserve">, </w:t>
      </w:r>
      <w:r w:rsidRPr="00513209">
        <w:rPr>
          <w:i/>
          <w:iCs/>
        </w:rPr>
        <w:t>9</w:t>
      </w:r>
      <w:r w:rsidRPr="00513209">
        <w:t>(2), 296–313. https://doi.org/10.1038/s41559-024-02595-2</w:t>
      </w:r>
    </w:p>
    <w:p w14:paraId="53A828FA" w14:textId="77777777" w:rsidR="00513209" w:rsidRPr="00513209" w:rsidRDefault="00513209" w:rsidP="00513209">
      <w:pPr>
        <w:pStyle w:val="Bibliography"/>
      </w:pPr>
      <w:r w:rsidRPr="00513209">
        <w:t xml:space="preserve">Barnett, C., Bateson, M., &amp; Rowe, C. (2007). State-dependent decision making: Educated predators strategically trade off the costs and benefits of consuming aposematic prey. </w:t>
      </w:r>
      <w:r w:rsidRPr="00513209">
        <w:rPr>
          <w:i/>
          <w:iCs/>
        </w:rPr>
        <w:t>Behavioral Ecology</w:t>
      </w:r>
      <w:r w:rsidRPr="00513209">
        <w:t xml:space="preserve">, </w:t>
      </w:r>
      <w:r w:rsidRPr="00513209">
        <w:rPr>
          <w:i/>
          <w:iCs/>
        </w:rPr>
        <w:t>18</w:t>
      </w:r>
      <w:r w:rsidRPr="00513209">
        <w:t>(4), 645–651. https://doi.org/10.1093/beheco/arm027</w:t>
      </w:r>
    </w:p>
    <w:p w14:paraId="7538E5FE" w14:textId="77777777" w:rsidR="00513209" w:rsidRPr="00513209" w:rsidRDefault="00513209" w:rsidP="00513209">
      <w:pPr>
        <w:pStyle w:val="Bibliography"/>
      </w:pPr>
      <w:r w:rsidRPr="00513209">
        <w:t xml:space="preserve">Barrett, T., Dowle, M., Srinivasan, A., Gorecki, J., Chirico, M., Hocking, T., Schwendinger, B., &amp; Krylov, I. (2006). </w:t>
      </w:r>
      <w:r w:rsidRPr="00513209">
        <w:rPr>
          <w:i/>
          <w:iCs/>
        </w:rPr>
        <w:t>data.table: Extension of `data.frame`</w:t>
      </w:r>
      <w:r w:rsidRPr="00513209">
        <w:t xml:space="preserve"> [Dataset]. The R Foundation. https://doi.org/10.32614/cran.package.data.table</w:t>
      </w:r>
    </w:p>
    <w:p w14:paraId="22DC460C" w14:textId="77777777" w:rsidR="00513209" w:rsidRPr="00513209" w:rsidRDefault="00513209" w:rsidP="00513209">
      <w:pPr>
        <w:pStyle w:val="Bibliography"/>
      </w:pPr>
      <w:r w:rsidRPr="00513209">
        <w:t xml:space="preserve">Belitz, M. W., Larsen, E. A., Hurlbert, A. H., Di Cecco, G. J., Neupane, N., Ries, L., Tingley, M. W., Guralnick, R. P., &amp; Youngflesh, C. (2025). Potential for bird–insect phenological mismatch in a tri‐trophic system. </w:t>
      </w:r>
      <w:r w:rsidRPr="00513209">
        <w:rPr>
          <w:i/>
          <w:iCs/>
        </w:rPr>
        <w:t>Journal of Animal Ecology</w:t>
      </w:r>
      <w:r w:rsidRPr="00513209">
        <w:t xml:space="preserve">, </w:t>
      </w:r>
      <w:r w:rsidRPr="00513209">
        <w:rPr>
          <w:i/>
          <w:iCs/>
        </w:rPr>
        <w:t>94</w:t>
      </w:r>
      <w:r w:rsidRPr="00513209">
        <w:t>(4), 717–728. https://doi.org/10.1111/1365-2656.70007</w:t>
      </w:r>
    </w:p>
    <w:p w14:paraId="77780F1A" w14:textId="77777777" w:rsidR="00513209" w:rsidRPr="00513209" w:rsidRDefault="00513209" w:rsidP="00513209">
      <w:pPr>
        <w:pStyle w:val="Bibliography"/>
      </w:pPr>
      <w:r w:rsidRPr="00513209">
        <w:lastRenderedPageBreak/>
        <w:t xml:space="preserve">Beygelzimer, A., Kakadet, S., Langford, J., Arya, S., Mount, D., &amp; Li, S. (2010). </w:t>
      </w:r>
      <w:r w:rsidRPr="00513209">
        <w:rPr>
          <w:i/>
          <w:iCs/>
        </w:rPr>
        <w:t>FNN: Fast Nearest Neighbor Search Algorithms and Applications</w:t>
      </w:r>
      <w:r w:rsidRPr="00513209">
        <w:t xml:space="preserve"> [Dataset]. The R Foundation. https://doi.org/10.32614/cran.package.fnn</w:t>
      </w:r>
    </w:p>
    <w:p w14:paraId="53E842FE" w14:textId="77777777" w:rsidR="00513209" w:rsidRPr="00513209" w:rsidRDefault="00513209" w:rsidP="00513209">
      <w:pPr>
        <w:pStyle w:val="Bibliography"/>
      </w:pPr>
      <w:r w:rsidRPr="00513209">
        <w:t xml:space="preserve">Bjornstad, O. N. (2008). </w:t>
      </w:r>
      <w:r w:rsidRPr="00513209">
        <w:rPr>
          <w:i/>
          <w:iCs/>
        </w:rPr>
        <w:t>ncf: Spatial Covariance Functions</w:t>
      </w:r>
      <w:r w:rsidRPr="00513209">
        <w:t xml:space="preserve"> [Dataset]. The R Foundation. https://doi.org/10.32614/cran.package.ncf</w:t>
      </w:r>
    </w:p>
    <w:p w14:paraId="105EEF5B" w14:textId="77777777" w:rsidR="00513209" w:rsidRPr="00513209" w:rsidRDefault="00513209" w:rsidP="00513209">
      <w:pPr>
        <w:pStyle w:val="Bibliography"/>
      </w:pPr>
      <w:r w:rsidRPr="00513209">
        <w:t xml:space="preserve">Bogdziewicz, M., Crone, E. E., &amp; Zwolak, R. (2020). Do benefits of seed dispersal and caching by scatterhoarders outweigh the costs of predation? An example with oaks and yellow‐necked mice. </w:t>
      </w:r>
      <w:r w:rsidRPr="00513209">
        <w:rPr>
          <w:i/>
          <w:iCs/>
        </w:rPr>
        <w:t>Journal of Ecology</w:t>
      </w:r>
      <w:r w:rsidRPr="00513209">
        <w:t xml:space="preserve">, </w:t>
      </w:r>
      <w:r w:rsidRPr="00513209">
        <w:rPr>
          <w:i/>
          <w:iCs/>
        </w:rPr>
        <w:t>108</w:t>
      </w:r>
      <w:r w:rsidRPr="00513209">
        <w:t>(3), 1009–1018. https://doi.org/10.1111/1365-2745.13307</w:t>
      </w:r>
    </w:p>
    <w:p w14:paraId="25112ACF" w14:textId="77777777" w:rsidR="00513209" w:rsidRPr="00513209" w:rsidRDefault="00513209" w:rsidP="00513209">
      <w:pPr>
        <w:pStyle w:val="Bibliography"/>
      </w:pPr>
      <w:r w:rsidRPr="00513209">
        <w:t xml:space="preserve">Bogdziewicz, M., Zwolak, R., &amp; Crone, E. E. (2016). How do vertebrates respond to mast seeding? </w:t>
      </w:r>
      <w:r w:rsidRPr="00513209">
        <w:rPr>
          <w:i/>
          <w:iCs/>
        </w:rPr>
        <w:t>Oikos</w:t>
      </w:r>
      <w:r w:rsidRPr="00513209">
        <w:t xml:space="preserve">, </w:t>
      </w:r>
      <w:r w:rsidRPr="00513209">
        <w:rPr>
          <w:i/>
          <w:iCs/>
        </w:rPr>
        <w:t>125</w:t>
      </w:r>
      <w:r w:rsidRPr="00513209">
        <w:t>(3), 300–307. https://doi.org/10.1111/oik.03012</w:t>
      </w:r>
    </w:p>
    <w:p w14:paraId="1EA41C3F" w14:textId="77777777" w:rsidR="00513209" w:rsidRPr="00513209" w:rsidRDefault="00513209" w:rsidP="00513209">
      <w:pPr>
        <w:pStyle w:val="Bibliography"/>
      </w:pPr>
      <w:r w:rsidRPr="00513209">
        <w:t xml:space="preserve">Boone, J. D., Ammon, E., &amp; Johnson, K. (2018). Long-term declines in the Pinyon Jay and management implications for piñon–juniper woodlands. In W. D. Shuford, R. E. Gill, &amp; C. M. Handel, </w:t>
      </w:r>
      <w:r w:rsidRPr="00513209">
        <w:rPr>
          <w:i/>
          <w:iCs/>
        </w:rPr>
        <w:t>Trends and Traditions: Avifaunal Change in Western North America</w:t>
      </w:r>
      <w:r w:rsidRPr="00513209">
        <w:t xml:space="preserve"> (pp. 190–197). Western Field Ornithologists. https://doi.org/10.21199/SWB3.10</w:t>
      </w:r>
    </w:p>
    <w:p w14:paraId="18DC5696" w14:textId="77777777" w:rsidR="00513209" w:rsidRPr="00513209" w:rsidRDefault="00513209" w:rsidP="00513209">
      <w:pPr>
        <w:pStyle w:val="Bibliography"/>
      </w:pPr>
      <w:r w:rsidRPr="00513209">
        <w:t xml:space="preserve">Boutin, S., Wauters, L. A., McAdam, A. G., Humphries, M. M., Tosi, G., &amp; Dhondt, A. A. (2006). Anticipatory Reproduction and Population Growth in Seed Predators. </w:t>
      </w:r>
      <w:r w:rsidRPr="00513209">
        <w:rPr>
          <w:i/>
          <w:iCs/>
        </w:rPr>
        <w:t>Science</w:t>
      </w:r>
      <w:r w:rsidRPr="00513209">
        <w:t xml:space="preserve">, </w:t>
      </w:r>
      <w:r w:rsidRPr="00513209">
        <w:rPr>
          <w:i/>
          <w:iCs/>
        </w:rPr>
        <w:t>314</w:t>
      </w:r>
      <w:r w:rsidRPr="00513209">
        <w:t>(5807), 1928–1930. https://doi.org/10.1126/science.1135520</w:t>
      </w:r>
    </w:p>
    <w:p w14:paraId="57F266B9" w14:textId="77777777" w:rsidR="00513209" w:rsidRPr="00513209" w:rsidRDefault="00513209" w:rsidP="00513209">
      <w:pPr>
        <w:pStyle w:val="Bibliography"/>
      </w:pPr>
      <w:r w:rsidRPr="00513209">
        <w:t xml:space="preserve">Branson, D. H. (2008). Influence of a Large Late Summer Precipitation Event on Food Limitation and Grasshopper Population Dynamics in a Northern Great Plains Grassland. </w:t>
      </w:r>
      <w:r w:rsidRPr="00513209">
        <w:rPr>
          <w:i/>
          <w:iCs/>
        </w:rPr>
        <w:t>Environmental Entomology</w:t>
      </w:r>
      <w:r w:rsidRPr="00513209">
        <w:t xml:space="preserve">, </w:t>
      </w:r>
      <w:r w:rsidRPr="00513209">
        <w:rPr>
          <w:i/>
          <w:iCs/>
        </w:rPr>
        <w:t>37</w:t>
      </w:r>
      <w:r w:rsidRPr="00513209">
        <w:t>(3), 686–695. https://doi.org/10.1603/0046-225X(2008)37%255B686:IOALLS%255D2.0.CO;2</w:t>
      </w:r>
    </w:p>
    <w:p w14:paraId="095BA3D2" w14:textId="77777777" w:rsidR="00513209" w:rsidRPr="00513209" w:rsidRDefault="00513209" w:rsidP="00513209">
      <w:pPr>
        <w:pStyle w:val="Bibliography"/>
      </w:pPr>
      <w:r w:rsidRPr="00513209">
        <w:lastRenderedPageBreak/>
        <w:t xml:space="preserve">Bregnard, C., Rais, O., &amp; Voordouw, M. J. (2021). Masting by beech trees predicts the risk of Lyme disease. </w:t>
      </w:r>
      <w:r w:rsidRPr="00513209">
        <w:rPr>
          <w:i/>
          <w:iCs/>
        </w:rPr>
        <w:t>Parasites &amp; Vectors</w:t>
      </w:r>
      <w:r w:rsidRPr="00513209">
        <w:t xml:space="preserve">, </w:t>
      </w:r>
      <w:r w:rsidRPr="00513209">
        <w:rPr>
          <w:i/>
          <w:iCs/>
        </w:rPr>
        <w:t>14</w:t>
      </w:r>
      <w:r w:rsidRPr="00513209">
        <w:t>(1), 168. https://doi.org/10.1186/s13071-021-04646-0</w:t>
      </w:r>
    </w:p>
    <w:p w14:paraId="1BA87640" w14:textId="77777777" w:rsidR="00513209" w:rsidRPr="00513209" w:rsidRDefault="00513209" w:rsidP="00513209">
      <w:pPr>
        <w:pStyle w:val="Bibliography"/>
      </w:pPr>
      <w:r w:rsidRPr="00513209">
        <w:t xml:space="preserve">Breshears, D. D., Cobb, N. S., Rich, P. M., Price, K. P., Allen, C. D., Balice, R. G., Romme, W. H., Kastens, J. H., Floyd, M. L., Belnap, J., Anderson, J. J., Myers, O. B., &amp; Meyer, C. W. (2005). Regional vegetation die-off in response to global-change-type drought. </w:t>
      </w:r>
      <w:r w:rsidRPr="00513209">
        <w:rPr>
          <w:i/>
          <w:iCs/>
        </w:rPr>
        <w:t>Proceedings of the National Academy of Sciences</w:t>
      </w:r>
      <w:r w:rsidRPr="00513209">
        <w:t xml:space="preserve">, </w:t>
      </w:r>
      <w:r w:rsidRPr="00513209">
        <w:rPr>
          <w:i/>
          <w:iCs/>
        </w:rPr>
        <w:t>102</w:t>
      </w:r>
      <w:r w:rsidRPr="00513209">
        <w:t>(42), 15144–15148. https://doi.org/10.1073/pnas.0505734102</w:t>
      </w:r>
    </w:p>
    <w:p w14:paraId="28CD2941" w14:textId="77777777" w:rsidR="00513209" w:rsidRPr="00513209" w:rsidRDefault="00513209" w:rsidP="00513209">
      <w:pPr>
        <w:pStyle w:val="Bibliography"/>
      </w:pPr>
      <w:r w:rsidRPr="00513209">
        <w:t xml:space="preserve">Brodie, J. F., Bello, C., Emer, C., Galetti, M., Luskin, M. S., Osuri, A., Peres, C. A., Stoll, A., Villar, N., &amp; López, A. (2025). Defaunation impacts on the carbon balance of tropical forests. </w:t>
      </w:r>
      <w:r w:rsidRPr="00513209">
        <w:rPr>
          <w:i/>
          <w:iCs/>
        </w:rPr>
        <w:t>Conservation Biology</w:t>
      </w:r>
      <w:r w:rsidRPr="00513209">
        <w:t xml:space="preserve">, </w:t>
      </w:r>
      <w:r w:rsidRPr="00513209">
        <w:rPr>
          <w:i/>
          <w:iCs/>
        </w:rPr>
        <w:t>39</w:t>
      </w:r>
      <w:r w:rsidRPr="00513209">
        <w:t>(1), e14414. https://doi.org/10.1111/cobi.14414</w:t>
      </w:r>
    </w:p>
    <w:p w14:paraId="61B45856" w14:textId="77777777" w:rsidR="00513209" w:rsidRPr="00513209" w:rsidRDefault="00513209" w:rsidP="00513209">
      <w:pPr>
        <w:pStyle w:val="Bibliography"/>
      </w:pPr>
      <w:r w:rsidRPr="00513209">
        <w:t xml:space="preserve">Burkle, L. A., Marlin, J. C., &amp; Knight, T. M. (2013). Plant-Pollinator Interactions over 120 Years: Loss of Species, Co-Occurrence, and Function. </w:t>
      </w:r>
      <w:r w:rsidRPr="00513209">
        <w:rPr>
          <w:i/>
          <w:iCs/>
        </w:rPr>
        <w:t>Science</w:t>
      </w:r>
      <w:r w:rsidRPr="00513209">
        <w:t xml:space="preserve">, </w:t>
      </w:r>
      <w:r w:rsidRPr="00513209">
        <w:rPr>
          <w:i/>
          <w:iCs/>
        </w:rPr>
        <w:t>339</w:t>
      </w:r>
      <w:r w:rsidRPr="00513209">
        <w:t>(6127), 1611–1615. https://doi.org/10.1126/science.1232728</w:t>
      </w:r>
    </w:p>
    <w:p w14:paraId="5EADBE25" w14:textId="77777777" w:rsidR="00513209" w:rsidRPr="00513209" w:rsidRDefault="00513209" w:rsidP="00513209">
      <w:pPr>
        <w:pStyle w:val="Bibliography"/>
      </w:pPr>
      <w:r w:rsidRPr="00513209">
        <w:t xml:space="preserve">Catford, J. A., Wilson, J. R. U., Pyšek, P., Hulme, P. E., &amp; Duncan, R. P. (2022). Addressing context dependence in ecology. </w:t>
      </w:r>
      <w:r w:rsidRPr="00513209">
        <w:rPr>
          <w:i/>
          <w:iCs/>
        </w:rPr>
        <w:t>Trends in Ecology &amp; Evolution</w:t>
      </w:r>
      <w:r w:rsidRPr="00513209">
        <w:t xml:space="preserve">, </w:t>
      </w:r>
      <w:r w:rsidRPr="00513209">
        <w:rPr>
          <w:i/>
          <w:iCs/>
        </w:rPr>
        <w:t>37</w:t>
      </w:r>
      <w:r w:rsidRPr="00513209">
        <w:t>(2), 158–170. https://doi.org/10.1016/j.tree.2021.09.007</w:t>
      </w:r>
    </w:p>
    <w:p w14:paraId="4A6488A7" w14:textId="77777777" w:rsidR="00513209" w:rsidRPr="00513209" w:rsidRDefault="00513209" w:rsidP="00513209">
      <w:pPr>
        <w:pStyle w:val="Bibliography"/>
      </w:pPr>
      <w:r w:rsidRPr="00513209">
        <w:t xml:space="preserve">Chamberlain, S. A., Bronstein, J. L., &amp; Rudgers, J. A. (2014). How context dependent are species interactions? </w:t>
      </w:r>
      <w:r w:rsidRPr="00513209">
        <w:rPr>
          <w:i/>
          <w:iCs/>
        </w:rPr>
        <w:t>Ecology Letters</w:t>
      </w:r>
      <w:r w:rsidRPr="00513209">
        <w:t xml:space="preserve">, </w:t>
      </w:r>
      <w:r w:rsidRPr="00513209">
        <w:rPr>
          <w:i/>
          <w:iCs/>
        </w:rPr>
        <w:t>17</w:t>
      </w:r>
      <w:r w:rsidRPr="00513209">
        <w:t>(7), 881–890. https://doi.org/10.1111/ele.12279</w:t>
      </w:r>
    </w:p>
    <w:p w14:paraId="0DDB4823" w14:textId="77777777" w:rsidR="00513209" w:rsidRPr="00513209" w:rsidRDefault="00513209" w:rsidP="00513209">
      <w:pPr>
        <w:pStyle w:val="Bibliography"/>
      </w:pPr>
      <w:r w:rsidRPr="00513209">
        <w:t xml:space="preserve">Charnov, E. L. (1976). Optimal foraging, the marginal value theorem. </w:t>
      </w:r>
      <w:r w:rsidRPr="00513209">
        <w:rPr>
          <w:i/>
          <w:iCs/>
        </w:rPr>
        <w:t>Theoretical Population Biology</w:t>
      </w:r>
      <w:r w:rsidRPr="00513209">
        <w:t xml:space="preserve">, </w:t>
      </w:r>
      <w:r w:rsidRPr="00513209">
        <w:rPr>
          <w:i/>
          <w:iCs/>
        </w:rPr>
        <w:t>9</w:t>
      </w:r>
      <w:r w:rsidRPr="00513209">
        <w:t>(2), 129–136. https://doi.org/10.1016/0040-5809(76)90040-X</w:t>
      </w:r>
    </w:p>
    <w:p w14:paraId="306B158C" w14:textId="77777777" w:rsidR="00513209" w:rsidRPr="00513209" w:rsidRDefault="00513209" w:rsidP="00513209">
      <w:pPr>
        <w:pStyle w:val="Bibliography"/>
      </w:pPr>
      <w:r w:rsidRPr="00513209">
        <w:lastRenderedPageBreak/>
        <w:t xml:space="preserve">Clark, J. S., Nuñez, C. L., &amp; Tomasek, B. (2019). Foodwebs based on unreliable foundations: Spatiotemporal masting merged with consumer movement, storage, and diet. </w:t>
      </w:r>
      <w:r w:rsidRPr="00513209">
        <w:rPr>
          <w:i/>
          <w:iCs/>
        </w:rPr>
        <w:t>Ecological Monographs</w:t>
      </w:r>
      <w:r w:rsidRPr="00513209">
        <w:t xml:space="preserve">, </w:t>
      </w:r>
      <w:r w:rsidRPr="00513209">
        <w:rPr>
          <w:i/>
          <w:iCs/>
        </w:rPr>
        <w:t>89</w:t>
      </w:r>
      <w:r w:rsidRPr="00513209">
        <w:t>(4), e01381. https://doi.org/10.1002/ecm.1381</w:t>
      </w:r>
    </w:p>
    <w:p w14:paraId="1726637E" w14:textId="77777777" w:rsidR="00513209" w:rsidRPr="00513209" w:rsidRDefault="00513209" w:rsidP="00513209">
      <w:pPr>
        <w:pStyle w:val="Bibliography"/>
      </w:pPr>
      <w:r w:rsidRPr="00513209">
        <w:t xml:space="preserve">Colwell, R. K., Dunn, R. R., &amp; Harris, N. C. (2012). Coextinction and Persistence of Dependent Species in a Changing World. </w:t>
      </w:r>
      <w:r w:rsidRPr="00513209">
        <w:rPr>
          <w:i/>
          <w:iCs/>
        </w:rPr>
        <w:t>Annual Review of Ecology, Evolution, and Systematics</w:t>
      </w:r>
      <w:r w:rsidRPr="00513209">
        <w:t xml:space="preserve">, </w:t>
      </w:r>
      <w:r w:rsidRPr="00513209">
        <w:rPr>
          <w:i/>
          <w:iCs/>
        </w:rPr>
        <w:t>43</w:t>
      </w:r>
      <w:r w:rsidRPr="00513209">
        <w:t>(1), 183–203. https://doi.org/10.1146/annurev-ecolsys-110411-160304</w:t>
      </w:r>
    </w:p>
    <w:p w14:paraId="36C3A520" w14:textId="77777777" w:rsidR="00513209" w:rsidRPr="00513209" w:rsidRDefault="00513209" w:rsidP="00513209">
      <w:pPr>
        <w:pStyle w:val="Bibliography"/>
      </w:pPr>
      <w:r w:rsidRPr="00513209">
        <w:t xml:space="preserve">Cornell Lab of Ornithology. (2024a). </w:t>
      </w:r>
      <w:r w:rsidRPr="00513209">
        <w:rPr>
          <w:i/>
          <w:iCs/>
        </w:rPr>
        <w:t>eBird Basic Dataset</w:t>
      </w:r>
      <w:r w:rsidRPr="00513209">
        <w:t xml:space="preserve"> (Version EBD_relJun-2024) [Dataset].</w:t>
      </w:r>
    </w:p>
    <w:p w14:paraId="0AA299FD" w14:textId="77777777" w:rsidR="00513209" w:rsidRPr="00513209" w:rsidRDefault="00513209" w:rsidP="00513209">
      <w:pPr>
        <w:pStyle w:val="Bibliography"/>
      </w:pPr>
      <w:r w:rsidRPr="00513209">
        <w:t xml:space="preserve">Cornell Lab of Ornithology. (2024b). </w:t>
      </w:r>
      <w:r w:rsidRPr="00513209">
        <w:rPr>
          <w:i/>
          <w:iCs/>
        </w:rPr>
        <w:t>eBird Basic Dataset</w:t>
      </w:r>
      <w:r w:rsidRPr="00513209">
        <w:t xml:space="preserve"> (Version EBD_relMay-2024) [Dataset].</w:t>
      </w:r>
    </w:p>
    <w:p w14:paraId="1AFA3ED4" w14:textId="77777777" w:rsidR="00513209" w:rsidRPr="00513209" w:rsidRDefault="00513209" w:rsidP="00513209">
      <w:pPr>
        <w:pStyle w:val="Bibliography"/>
      </w:pPr>
      <w:r w:rsidRPr="00513209">
        <w:t xml:space="preserve">Curtis, S. M. (2010). </w:t>
      </w:r>
      <w:r w:rsidRPr="00513209">
        <w:rPr>
          <w:i/>
          <w:iCs/>
        </w:rPr>
        <w:t>mcmcplots: Create Plots from MCMC Output</w:t>
      </w:r>
      <w:r w:rsidRPr="00513209">
        <w:t xml:space="preserve"> (p. 0.4.3) [Dataset]. https://doi.org/10.32614/CRAN.package.mcmcplots</w:t>
      </w:r>
    </w:p>
    <w:p w14:paraId="0D48FC2C" w14:textId="77777777" w:rsidR="00513209" w:rsidRPr="00513209" w:rsidRDefault="00513209" w:rsidP="00513209">
      <w:pPr>
        <w:pStyle w:val="Bibliography"/>
      </w:pPr>
      <w:r w:rsidRPr="00513209">
        <w:t xml:space="preserve">Daniel Baston. (2019). </w:t>
      </w:r>
      <w:r w:rsidRPr="00513209">
        <w:rPr>
          <w:i/>
          <w:iCs/>
        </w:rPr>
        <w:t>exactextractr: Fast Extraction from Raster Datasets using Polygons</w:t>
      </w:r>
      <w:r w:rsidRPr="00513209">
        <w:t xml:space="preserve"> [Dataset]. The R Foundation. https://doi.org/10.32614/cran.package.exactextractr</w:t>
      </w:r>
    </w:p>
    <w:p w14:paraId="43FEDD74" w14:textId="77777777" w:rsidR="00513209" w:rsidRPr="00513209" w:rsidRDefault="00513209" w:rsidP="00513209">
      <w:pPr>
        <w:pStyle w:val="Bibliography"/>
      </w:pPr>
      <w:r w:rsidRPr="00513209">
        <w:t xml:space="preserve">Donoso, I., Sorensen, M. C., Blendinger, P. G., Kissling, W. D., Neuschulz, E. L., Mueller, T., &amp; Schleuning, M. (2020). Downsizing of animal communities triggers stronger functional than structural decay in seed-dispersal networks. </w:t>
      </w:r>
      <w:r w:rsidRPr="00513209">
        <w:rPr>
          <w:i/>
          <w:iCs/>
        </w:rPr>
        <w:t>Nature Communications</w:t>
      </w:r>
      <w:r w:rsidRPr="00513209">
        <w:t xml:space="preserve">, </w:t>
      </w:r>
      <w:r w:rsidRPr="00513209">
        <w:rPr>
          <w:i/>
          <w:iCs/>
        </w:rPr>
        <w:t>11</w:t>
      </w:r>
      <w:r w:rsidRPr="00513209">
        <w:t>(1), 1582. https://doi.org/10.1038/s41467-020-15438-y</w:t>
      </w:r>
    </w:p>
    <w:p w14:paraId="23829132" w14:textId="77777777" w:rsidR="00513209" w:rsidRPr="00513209" w:rsidRDefault="00513209" w:rsidP="00513209">
      <w:pPr>
        <w:pStyle w:val="Bibliography"/>
      </w:pPr>
      <w:r w:rsidRPr="00513209">
        <w:t xml:space="preserve">Dorman, M. (2018). </w:t>
      </w:r>
      <w:r w:rsidRPr="00513209">
        <w:rPr>
          <w:i/>
          <w:iCs/>
        </w:rPr>
        <w:t>nngeo: K-Nearest Neighbor Join for Spatial Data</w:t>
      </w:r>
      <w:r w:rsidRPr="00513209">
        <w:t xml:space="preserve"> [Dataset]. The R Foundation. https://doi.org/10.32614/cran.package.nngeo</w:t>
      </w:r>
    </w:p>
    <w:p w14:paraId="6308EDC6" w14:textId="77777777" w:rsidR="00513209" w:rsidRPr="00513209" w:rsidRDefault="00513209" w:rsidP="00513209">
      <w:pPr>
        <w:pStyle w:val="Bibliography"/>
      </w:pPr>
      <w:r w:rsidRPr="00513209">
        <w:t xml:space="preserve">Dunn, R. R., Harris, N. C., Colwell, R. K., Koh, L. P., &amp; Sodhi, N. S. (2009). The sixth mass coextinction: Are most endangered species parasites and mutualists? </w:t>
      </w:r>
      <w:r w:rsidRPr="00513209">
        <w:rPr>
          <w:i/>
          <w:iCs/>
        </w:rPr>
        <w:t>Proceedings of the Royal Society B: Biological Sciences</w:t>
      </w:r>
      <w:r w:rsidRPr="00513209">
        <w:t xml:space="preserve">, </w:t>
      </w:r>
      <w:r w:rsidRPr="00513209">
        <w:rPr>
          <w:i/>
          <w:iCs/>
        </w:rPr>
        <w:t>276</w:t>
      </w:r>
      <w:r w:rsidRPr="00513209">
        <w:t>(1670), 3037–3045. https://doi.org/10.1098/rspb.2009.0413</w:t>
      </w:r>
    </w:p>
    <w:p w14:paraId="6896B120" w14:textId="77777777" w:rsidR="00513209" w:rsidRPr="00513209" w:rsidRDefault="00513209" w:rsidP="00513209">
      <w:pPr>
        <w:pStyle w:val="Bibliography"/>
      </w:pPr>
      <w:r w:rsidRPr="00513209">
        <w:lastRenderedPageBreak/>
        <w:t xml:space="preserve">Essl, F., Dullinger, S., Rabitsch, W., Hulme, P. E., Pyšek, P., Wilson, J. R. U., &amp; Richardson, D. M. (2015). Historical legacies accumulate to shape future biodiversity in an era of rapid global change. </w:t>
      </w:r>
      <w:r w:rsidRPr="00513209">
        <w:rPr>
          <w:i/>
          <w:iCs/>
        </w:rPr>
        <w:t>Diversity and Distributions</w:t>
      </w:r>
      <w:r w:rsidRPr="00513209">
        <w:t xml:space="preserve">, </w:t>
      </w:r>
      <w:r w:rsidRPr="00513209">
        <w:rPr>
          <w:i/>
          <w:iCs/>
        </w:rPr>
        <w:t>21</w:t>
      </w:r>
      <w:r w:rsidRPr="00513209">
        <w:t>(5), 534–547. https://doi.org/10.1111/ddi.12312</w:t>
      </w:r>
    </w:p>
    <w:p w14:paraId="7815FD8D" w14:textId="77777777" w:rsidR="00513209" w:rsidRPr="00513209" w:rsidRDefault="00513209" w:rsidP="00513209">
      <w:pPr>
        <w:pStyle w:val="Bibliography"/>
      </w:pPr>
      <w:r w:rsidRPr="00513209">
        <w:t xml:space="preserve">Evans, J. S., &amp; Murphy, M. A. (2023). </w:t>
      </w:r>
      <w:r w:rsidRPr="00513209">
        <w:rPr>
          <w:i/>
          <w:iCs/>
        </w:rPr>
        <w:t>spatialEco</w:t>
      </w:r>
      <w:r w:rsidRPr="00513209">
        <w:t xml:space="preserve"> (Version 2.0-2) [Computer software].</w:t>
      </w:r>
    </w:p>
    <w:p w14:paraId="7EACFDC2" w14:textId="77777777" w:rsidR="00513209" w:rsidRPr="00513209" w:rsidRDefault="00513209" w:rsidP="00513209">
      <w:pPr>
        <w:pStyle w:val="Bibliography"/>
      </w:pPr>
      <w:r w:rsidRPr="00513209">
        <w:t xml:space="preserve">Figueiredo, L., Krauss, J., Steffan‐Dewenter, I., &amp; Sarmento Cabral, J. (2019). Understanding extinction debts: Spatio–temporal scales, mechanisms and a roadmap for future research. </w:t>
      </w:r>
      <w:r w:rsidRPr="00513209">
        <w:rPr>
          <w:i/>
          <w:iCs/>
        </w:rPr>
        <w:t>Ecography</w:t>
      </w:r>
      <w:r w:rsidRPr="00513209">
        <w:t xml:space="preserve">, </w:t>
      </w:r>
      <w:r w:rsidRPr="00513209">
        <w:rPr>
          <w:i/>
          <w:iCs/>
        </w:rPr>
        <w:t>42</w:t>
      </w:r>
      <w:r w:rsidRPr="00513209">
        <w:t>(12), 1973–1990. https://doi.org/10.1111/ecog.04740</w:t>
      </w:r>
    </w:p>
    <w:p w14:paraId="4D8FFF20" w14:textId="77777777" w:rsidR="00513209" w:rsidRPr="00513209" w:rsidRDefault="00513209" w:rsidP="00513209">
      <w:pPr>
        <w:pStyle w:val="Bibliography"/>
      </w:pPr>
      <w:r w:rsidRPr="00513209">
        <w:t xml:space="preserve">Fink, D., Auer, T., Johnston, A., Strimas-Mackey, M., Ligocki, S., Robinson, O., Hochachka, W., Jaromczyk, L., Crowley, C., Dunham, K., Stillman, A., Davis, C., Stokowski, M., Ruiz-Gutierrez, V., Wood, C., &amp; Rodewald, A. (2025). </w:t>
      </w:r>
      <w:r w:rsidRPr="00513209">
        <w:rPr>
          <w:i/>
          <w:iCs/>
        </w:rPr>
        <w:t>eBird Status and Trends, Data Version 2023</w:t>
      </w:r>
      <w:r w:rsidRPr="00513209">
        <w:t xml:space="preserve"> [Dataset]. Cornell Lab of Ornithology. https://doi.org/10.2173/WZTW8903</w:t>
      </w:r>
    </w:p>
    <w:p w14:paraId="283B4E03" w14:textId="77777777" w:rsidR="00513209" w:rsidRPr="00513209" w:rsidRDefault="00513209" w:rsidP="00513209">
      <w:pPr>
        <w:pStyle w:val="Bibliography"/>
      </w:pPr>
      <w:r w:rsidRPr="00513209">
        <w:t xml:space="preserve">Floyd, M. E. (1982). The Interaction of Pinon Pine and Gambel Oak in Plant Succession near Dolores, Colorado. </w:t>
      </w:r>
      <w:r w:rsidRPr="00513209">
        <w:rPr>
          <w:i/>
          <w:iCs/>
        </w:rPr>
        <w:t>The Southwestern Naturalist</w:t>
      </w:r>
      <w:r w:rsidRPr="00513209">
        <w:t xml:space="preserve">, </w:t>
      </w:r>
      <w:r w:rsidRPr="00513209">
        <w:rPr>
          <w:i/>
          <w:iCs/>
        </w:rPr>
        <w:t>27</w:t>
      </w:r>
      <w:r w:rsidRPr="00513209">
        <w:t>(2), 143. https://doi.org/10.2307/3671138</w:t>
      </w:r>
    </w:p>
    <w:p w14:paraId="062C8556" w14:textId="77777777" w:rsidR="00513209" w:rsidRPr="00513209" w:rsidRDefault="00513209" w:rsidP="00513209">
      <w:pPr>
        <w:pStyle w:val="Bibliography"/>
      </w:pPr>
      <w:r w:rsidRPr="00513209">
        <w:t xml:space="preserve">Gelman, A., &amp; Rubin, D. B. (1992). Inference from Iterative Simulation Using Multiple Sequences. </w:t>
      </w:r>
      <w:r w:rsidRPr="00513209">
        <w:rPr>
          <w:i/>
          <w:iCs/>
        </w:rPr>
        <w:t>Statistical Science</w:t>
      </w:r>
      <w:r w:rsidRPr="00513209">
        <w:t xml:space="preserve">, </w:t>
      </w:r>
      <w:r w:rsidRPr="00513209">
        <w:rPr>
          <w:i/>
          <w:iCs/>
        </w:rPr>
        <w:t>7</w:t>
      </w:r>
      <w:r w:rsidRPr="00513209">
        <w:t>(4). https://doi.org/10.1214/ss/1177011136</w:t>
      </w:r>
    </w:p>
    <w:p w14:paraId="7503E937" w14:textId="77777777" w:rsidR="00513209" w:rsidRPr="00513209" w:rsidRDefault="00513209" w:rsidP="00513209">
      <w:pPr>
        <w:pStyle w:val="Bibliography"/>
      </w:pPr>
      <w:r w:rsidRPr="00513209">
        <w:t>Grolemund, G., &amp; Wickham, H. (2011). Dates and Times Made Easy with</w:t>
      </w:r>
      <w:r w:rsidRPr="00513209">
        <w:rPr>
          <w:b/>
          <w:bCs/>
        </w:rPr>
        <w:t>lubridate</w:t>
      </w:r>
      <w:r w:rsidRPr="00513209">
        <w:t xml:space="preserve">. </w:t>
      </w:r>
      <w:r w:rsidRPr="00513209">
        <w:rPr>
          <w:i/>
          <w:iCs/>
        </w:rPr>
        <w:t>Journal of Statistical Software</w:t>
      </w:r>
      <w:r w:rsidRPr="00513209">
        <w:t xml:space="preserve">, </w:t>
      </w:r>
      <w:r w:rsidRPr="00513209">
        <w:rPr>
          <w:i/>
          <w:iCs/>
        </w:rPr>
        <w:t>40</w:t>
      </w:r>
      <w:r w:rsidRPr="00513209">
        <w:t>(3). https://doi.org/10.18637/jss.v040.i03</w:t>
      </w:r>
    </w:p>
    <w:p w14:paraId="3216CCEE" w14:textId="77777777" w:rsidR="00513209" w:rsidRPr="00513209" w:rsidRDefault="00513209" w:rsidP="00513209">
      <w:pPr>
        <w:pStyle w:val="Bibliography"/>
      </w:pPr>
      <w:r w:rsidRPr="00513209">
        <w:t xml:space="preserve">Hacket-Pain, A., &amp; Bogdziewicz, M. (2021). Climate change and plant reproduction: Trends and drivers of mast seeding change. </w:t>
      </w:r>
      <w:r w:rsidRPr="00513209">
        <w:rPr>
          <w:i/>
          <w:iCs/>
        </w:rPr>
        <w:t>Philosophical Transactions of the Royal Society B: Biological Sciences</w:t>
      </w:r>
      <w:r w:rsidRPr="00513209">
        <w:t xml:space="preserve">, </w:t>
      </w:r>
      <w:r w:rsidRPr="00513209">
        <w:rPr>
          <w:i/>
          <w:iCs/>
        </w:rPr>
        <w:t>376</w:t>
      </w:r>
      <w:r w:rsidRPr="00513209">
        <w:t>(1839), 20200379. https://doi.org/10.1098/rstb.2020.0379</w:t>
      </w:r>
    </w:p>
    <w:p w14:paraId="2FC09A28" w14:textId="77777777" w:rsidR="00513209" w:rsidRPr="00513209" w:rsidRDefault="00513209" w:rsidP="00513209">
      <w:pPr>
        <w:pStyle w:val="Bibliography"/>
      </w:pPr>
      <w:r w:rsidRPr="00513209">
        <w:lastRenderedPageBreak/>
        <w:t xml:space="preserve">Hallworth, M. T., Sirén, A. P. K., DeLuca, W. V., Duclos, T. R., McFarland, K. P., Hill, J. M., Rimmer, C. C., &amp; Morelli, T. L. (2024). Boom and bust: The effects of masting on seed predator range dynamics and trophic cascades. </w:t>
      </w:r>
      <w:r w:rsidRPr="00513209">
        <w:rPr>
          <w:i/>
          <w:iCs/>
        </w:rPr>
        <w:t>Diversity and Distributions</w:t>
      </w:r>
      <w:r w:rsidRPr="00513209">
        <w:t xml:space="preserve">, </w:t>
      </w:r>
      <w:r w:rsidRPr="00513209">
        <w:rPr>
          <w:i/>
          <w:iCs/>
        </w:rPr>
        <w:t>30</w:t>
      </w:r>
      <w:r w:rsidRPr="00513209">
        <w:t>(8), e13861. https://doi.org/10.1111/ddi.13861</w:t>
      </w:r>
    </w:p>
    <w:p w14:paraId="0AE6C641" w14:textId="77777777" w:rsidR="00513209" w:rsidRPr="00513209" w:rsidRDefault="00513209" w:rsidP="00513209">
      <w:pPr>
        <w:pStyle w:val="Bibliography"/>
      </w:pPr>
      <w:r w:rsidRPr="00513209">
        <w:t xml:space="preserve">Hart, E., &amp; Bell, K. (2015). </w:t>
      </w:r>
      <w:r w:rsidRPr="00513209">
        <w:rPr>
          <w:i/>
          <w:iCs/>
        </w:rPr>
        <w:t>prism: Access data from the Oregon State Prism climate project</w:t>
      </w:r>
      <w:r w:rsidRPr="00513209">
        <w:t xml:space="preserve"> [Computer software]. Zenodo. https://doi.org/10.5281/ZENODO.33663</w:t>
      </w:r>
    </w:p>
    <w:p w14:paraId="5250574C" w14:textId="77777777" w:rsidR="00513209" w:rsidRPr="00513209" w:rsidRDefault="00513209" w:rsidP="00513209">
      <w:pPr>
        <w:pStyle w:val="Bibliography"/>
      </w:pPr>
      <w:r w:rsidRPr="00513209">
        <w:t xml:space="preserve">Hijmans, R. J. (2020). </w:t>
      </w:r>
      <w:r w:rsidRPr="00513209">
        <w:rPr>
          <w:i/>
          <w:iCs/>
        </w:rPr>
        <w:t>terra: Spatial Data Analysis</w:t>
      </w:r>
      <w:r w:rsidRPr="00513209">
        <w:t xml:space="preserve"> [Dataset]. The R Foundation. https://doi.org/10.32614/cran.package.terra</w:t>
      </w:r>
    </w:p>
    <w:p w14:paraId="6F31D47A" w14:textId="77777777" w:rsidR="00513209" w:rsidRPr="00513209" w:rsidRDefault="00513209" w:rsidP="00513209">
      <w:pPr>
        <w:pStyle w:val="Bibliography"/>
      </w:pPr>
      <w:r w:rsidRPr="00513209">
        <w:t xml:space="preserve">Hochachka, W. M., Ruiz-Gutierrez, V., &amp; Johnston, A. (2023). Considerations for fitting occupancy models to data from eBird and similar volunteer-collected data. </w:t>
      </w:r>
      <w:r w:rsidRPr="00513209">
        <w:rPr>
          <w:i/>
          <w:iCs/>
        </w:rPr>
        <w:t>Ornithology</w:t>
      </w:r>
      <w:r w:rsidRPr="00513209">
        <w:t xml:space="preserve">, </w:t>
      </w:r>
      <w:r w:rsidRPr="00513209">
        <w:rPr>
          <w:i/>
          <w:iCs/>
        </w:rPr>
        <w:t>140</w:t>
      </w:r>
      <w:r w:rsidRPr="00513209">
        <w:t>(4). https://doi.org/10.1093/ornithology/ukad035</w:t>
      </w:r>
    </w:p>
    <w:p w14:paraId="65B12C4D" w14:textId="77777777" w:rsidR="00513209" w:rsidRPr="00513209" w:rsidRDefault="00513209" w:rsidP="00513209">
      <w:pPr>
        <w:pStyle w:val="Bibliography"/>
      </w:pPr>
      <w:r w:rsidRPr="00513209">
        <w:t xml:space="preserve">Hughes, B. B., Beas-Luna, R., Barner, A. K., Brewitt, K., Brumbaugh, D. R., Cerny-Chipman, E. B., Close, S. L., Coblentz, K. E., de Nesnera, K. L., Drobnitch, S. T., Figurski, J. D., Focht, B., Friedman, M., Freiwald, J., Heady, K. K., Heady, W. N., Hettinger, A., Johnson, A., Karr, K. A., … Carr, M. H. (2017). Long-Term Studies Contribute Disproportionately to Ecology and Policy. </w:t>
      </w:r>
      <w:r w:rsidRPr="00513209">
        <w:rPr>
          <w:i/>
          <w:iCs/>
        </w:rPr>
        <w:t>BioScience</w:t>
      </w:r>
      <w:r w:rsidRPr="00513209">
        <w:t xml:space="preserve">, </w:t>
      </w:r>
      <w:r w:rsidRPr="00513209">
        <w:rPr>
          <w:i/>
          <w:iCs/>
        </w:rPr>
        <w:t>67</w:t>
      </w:r>
      <w:r w:rsidRPr="00513209">
        <w:t>(3), 271–281. https://doi.org/10.1093/biosci/biw185</w:t>
      </w:r>
    </w:p>
    <w:p w14:paraId="58FD7A09" w14:textId="77777777" w:rsidR="00513209" w:rsidRPr="00513209" w:rsidRDefault="00513209" w:rsidP="00513209">
      <w:pPr>
        <w:pStyle w:val="Bibliography"/>
      </w:pPr>
      <w:r w:rsidRPr="00513209">
        <w:t xml:space="preserve">Johnson, K., Neville, T. B., Smith, J. W., &amp; Horner, M. W. (2016). Home range- and colony-scale habitat models for Pinyon Jays in piñon-juniper woodlands of New Mexico, USA. </w:t>
      </w:r>
      <w:r w:rsidRPr="00513209">
        <w:rPr>
          <w:i/>
          <w:iCs/>
        </w:rPr>
        <w:t>Avian Conservation and Ecology</w:t>
      </w:r>
      <w:r w:rsidRPr="00513209">
        <w:t xml:space="preserve">, </w:t>
      </w:r>
      <w:r w:rsidRPr="00513209">
        <w:rPr>
          <w:i/>
          <w:iCs/>
        </w:rPr>
        <w:t>11</w:t>
      </w:r>
      <w:r w:rsidRPr="00513209">
        <w:t>(2). https://doi.org/10.5751/ace-00890-110206</w:t>
      </w:r>
    </w:p>
    <w:p w14:paraId="0F3F92F9" w14:textId="77777777" w:rsidR="00513209" w:rsidRPr="00513209" w:rsidRDefault="00513209" w:rsidP="00513209">
      <w:pPr>
        <w:pStyle w:val="Bibliography"/>
      </w:pPr>
      <w:r w:rsidRPr="00513209">
        <w:t xml:space="preserve">Kellner, K. (2021). </w:t>
      </w:r>
      <w:r w:rsidRPr="00513209">
        <w:rPr>
          <w:i/>
          <w:iCs/>
        </w:rPr>
        <w:t>jagsUI: a wrapper around “rjags” to streamline JAGS analyses</w:t>
      </w:r>
      <w:r w:rsidRPr="00513209">
        <w:t xml:space="preserve"> (Version 1.5.2) [R]. https://CRAN.R-project.org/package=jagsUI</w:t>
      </w:r>
    </w:p>
    <w:p w14:paraId="14F61CEC" w14:textId="77777777" w:rsidR="00513209" w:rsidRPr="00513209" w:rsidRDefault="00513209" w:rsidP="00513209">
      <w:pPr>
        <w:pStyle w:val="Bibliography"/>
      </w:pPr>
      <w:r w:rsidRPr="00513209">
        <w:lastRenderedPageBreak/>
        <w:t xml:space="preserve">Kelly, D., &amp; Sork, V. L. (2002). Mast Seeding in Perennial Plants: Why, How, Where? </w:t>
      </w:r>
      <w:r w:rsidRPr="00513209">
        <w:rPr>
          <w:i/>
          <w:iCs/>
        </w:rPr>
        <w:t>Annual Review of Ecology and Systematics</w:t>
      </w:r>
      <w:r w:rsidRPr="00513209">
        <w:t xml:space="preserve">, </w:t>
      </w:r>
      <w:r w:rsidRPr="00513209">
        <w:rPr>
          <w:i/>
          <w:iCs/>
        </w:rPr>
        <w:t>33</w:t>
      </w:r>
      <w:r w:rsidRPr="00513209">
        <w:t>(1), 427–447. https://doi.org/10.1146/annurev.ecolsys.33.020602.095433</w:t>
      </w:r>
    </w:p>
    <w:p w14:paraId="40C041A2" w14:textId="77777777" w:rsidR="00513209" w:rsidRPr="00513209" w:rsidRDefault="00513209" w:rsidP="00513209">
      <w:pPr>
        <w:pStyle w:val="Bibliography"/>
      </w:pPr>
      <w:r w:rsidRPr="00513209">
        <w:t xml:space="preserve">King, A. J., &amp; Marshall, H. H. (2022). Optimal foraging. </w:t>
      </w:r>
      <w:r w:rsidRPr="00513209">
        <w:rPr>
          <w:i/>
          <w:iCs/>
        </w:rPr>
        <w:t>Current Biology</w:t>
      </w:r>
      <w:r w:rsidRPr="00513209">
        <w:t xml:space="preserve">, </w:t>
      </w:r>
      <w:r w:rsidRPr="00513209">
        <w:rPr>
          <w:i/>
          <w:iCs/>
        </w:rPr>
        <w:t>32</w:t>
      </w:r>
      <w:r w:rsidRPr="00513209">
        <w:t>(12), R680–R683. https://doi.org/10.1016/j.cub.2022.04.072</w:t>
      </w:r>
    </w:p>
    <w:p w14:paraId="2AA2AAA9" w14:textId="77777777" w:rsidR="00513209" w:rsidRPr="00513209" w:rsidRDefault="00513209" w:rsidP="00513209">
      <w:pPr>
        <w:pStyle w:val="Bibliography"/>
      </w:pPr>
      <w:r w:rsidRPr="00513209">
        <w:t xml:space="preserve">Langendorf, R. E., Estes, J. A., Watson, J. C., Kenner, M. C., Hatfield, B. B., Tinker, M. T., Waddle, E., DeMarche, M. L., &amp; Doak, D. F. (2025). Dynamic and context-dependent keystone species effects in kelp forests. </w:t>
      </w:r>
      <w:r w:rsidRPr="00513209">
        <w:rPr>
          <w:i/>
          <w:iCs/>
        </w:rPr>
        <w:t>Proceedings of the National Academy of Sciences</w:t>
      </w:r>
      <w:r w:rsidRPr="00513209">
        <w:t xml:space="preserve">, </w:t>
      </w:r>
      <w:r w:rsidRPr="00513209">
        <w:rPr>
          <w:i/>
          <w:iCs/>
        </w:rPr>
        <w:t>122</w:t>
      </w:r>
      <w:r w:rsidRPr="00513209">
        <w:t>(10), e2413360122. https://doi.org/10.1073/pnas.2413360122</w:t>
      </w:r>
    </w:p>
    <w:p w14:paraId="3D79E1D2" w14:textId="77777777" w:rsidR="00513209" w:rsidRPr="00513209" w:rsidRDefault="00513209" w:rsidP="00513209">
      <w:pPr>
        <w:pStyle w:val="Bibliography"/>
      </w:pPr>
      <w:r w:rsidRPr="00513209">
        <w:t xml:space="preserve">Ligon, J. D. (1978). Reproductive Interdependence of Pinon Jays and Pinon Pines. </w:t>
      </w:r>
      <w:r w:rsidRPr="00513209">
        <w:rPr>
          <w:i/>
          <w:iCs/>
        </w:rPr>
        <w:t>Ecological Monographs</w:t>
      </w:r>
      <w:r w:rsidRPr="00513209">
        <w:t xml:space="preserve">, </w:t>
      </w:r>
      <w:r w:rsidRPr="00513209">
        <w:rPr>
          <w:i/>
          <w:iCs/>
        </w:rPr>
        <w:t>48</w:t>
      </w:r>
      <w:r w:rsidRPr="00513209">
        <w:t>(2), 111–126. https://doi.org/10.2307/2937295</w:t>
      </w:r>
    </w:p>
    <w:p w14:paraId="07D9199F" w14:textId="77777777" w:rsidR="00513209" w:rsidRPr="00513209" w:rsidRDefault="00513209" w:rsidP="00513209">
      <w:pPr>
        <w:pStyle w:val="Bibliography"/>
      </w:pPr>
      <w:r w:rsidRPr="00513209">
        <w:t xml:space="preserve">Lira, P. K., De Souza Leite, M., &amp; Metzger, J. P. (2019). Temporal Lag in Ecological Responses to Landscape Change: Where Are We Now? </w:t>
      </w:r>
      <w:r w:rsidRPr="00513209">
        <w:rPr>
          <w:i/>
          <w:iCs/>
        </w:rPr>
        <w:t>Current Landscape Ecology Reports</w:t>
      </w:r>
      <w:r w:rsidRPr="00513209">
        <w:t xml:space="preserve">, </w:t>
      </w:r>
      <w:r w:rsidRPr="00513209">
        <w:rPr>
          <w:i/>
          <w:iCs/>
        </w:rPr>
        <w:t>4</w:t>
      </w:r>
      <w:r w:rsidRPr="00513209">
        <w:t>(3), 70–82. https://doi.org/10.1007/s40823-019-00040-w</w:t>
      </w:r>
    </w:p>
    <w:p w14:paraId="2EB8A48E" w14:textId="77777777" w:rsidR="00513209" w:rsidRPr="00513209" w:rsidRDefault="00513209" w:rsidP="00513209">
      <w:pPr>
        <w:pStyle w:val="Bibliography"/>
      </w:pPr>
      <w:r w:rsidRPr="00513209">
        <w:t xml:space="preserve">Liu, O. R., &amp; Gaines, S. D. (2022). Environmental context dependency in species interactions. </w:t>
      </w:r>
      <w:r w:rsidRPr="00513209">
        <w:rPr>
          <w:i/>
          <w:iCs/>
        </w:rPr>
        <w:t>Proceedings of the National Academy of Sciences</w:t>
      </w:r>
      <w:r w:rsidRPr="00513209">
        <w:t xml:space="preserve">, </w:t>
      </w:r>
      <w:r w:rsidRPr="00513209">
        <w:rPr>
          <w:i/>
          <w:iCs/>
        </w:rPr>
        <w:t>119</w:t>
      </w:r>
      <w:r w:rsidRPr="00513209">
        <w:t>(36), e2118539119. https://doi.org/10.1073/pnas.2118539119</w:t>
      </w:r>
    </w:p>
    <w:p w14:paraId="7C8DB379" w14:textId="77777777" w:rsidR="00513209" w:rsidRPr="00513209" w:rsidRDefault="00513209" w:rsidP="00513209">
      <w:pPr>
        <w:pStyle w:val="Bibliography"/>
      </w:pPr>
      <w:r w:rsidRPr="00513209">
        <w:t xml:space="preserve">Magurran, A. E., Baillie, S. R., Buckland, S. T., Dick, J. McP., Elston, D. A., Scott, E. M., Smith, R. I., Somerfield, P. J., &amp; Watt, A. D. (2010). Long-term datasets in biodiversity research and monitoring: Assessing change in ecological communities through time. </w:t>
      </w:r>
      <w:r w:rsidRPr="00513209">
        <w:rPr>
          <w:i/>
          <w:iCs/>
        </w:rPr>
        <w:t>Trends in Ecology &amp; Evolution</w:t>
      </w:r>
      <w:r w:rsidRPr="00513209">
        <w:t xml:space="preserve">, </w:t>
      </w:r>
      <w:r w:rsidRPr="00513209">
        <w:rPr>
          <w:i/>
          <w:iCs/>
        </w:rPr>
        <w:t>25</w:t>
      </w:r>
      <w:r w:rsidRPr="00513209">
        <w:t>(10), 574–582. https://doi.org/10.1016/j.tree.2010.06.016</w:t>
      </w:r>
    </w:p>
    <w:p w14:paraId="632B2BA1" w14:textId="77777777" w:rsidR="00513209" w:rsidRPr="00513209" w:rsidRDefault="00513209" w:rsidP="00513209">
      <w:pPr>
        <w:pStyle w:val="Bibliography"/>
      </w:pPr>
      <w:r w:rsidRPr="00513209">
        <w:lastRenderedPageBreak/>
        <w:t xml:space="preserve">Marzluff, &amp; Balda, R. P. (1992). </w:t>
      </w:r>
      <w:r w:rsidRPr="00513209">
        <w:rPr>
          <w:i/>
          <w:iCs/>
        </w:rPr>
        <w:t>The Pinyon Jay: Behavioral Ecology of a Colonial and Cooperative Corvid</w:t>
      </w:r>
      <w:r w:rsidRPr="00513209">
        <w:t>. T &amp; AD Poyser Ltd.</w:t>
      </w:r>
    </w:p>
    <w:p w14:paraId="0A35B74D" w14:textId="77777777" w:rsidR="00513209" w:rsidRPr="00513209" w:rsidRDefault="00513209" w:rsidP="00513209">
      <w:pPr>
        <w:pStyle w:val="Bibliography"/>
      </w:pPr>
      <w:r w:rsidRPr="00513209">
        <w:t xml:space="preserve">Marzluff, J. M. (1988). Do pinyon jays alter nest placement based on prior experience? </w:t>
      </w:r>
      <w:r w:rsidRPr="00513209">
        <w:rPr>
          <w:i/>
          <w:iCs/>
        </w:rPr>
        <w:t>Animal Behaviour</w:t>
      </w:r>
      <w:r w:rsidRPr="00513209">
        <w:t xml:space="preserve">, </w:t>
      </w:r>
      <w:r w:rsidRPr="00513209">
        <w:rPr>
          <w:i/>
          <w:iCs/>
        </w:rPr>
        <w:t>36</w:t>
      </w:r>
      <w:r w:rsidRPr="00513209">
        <w:t>(1), 1–10. https://doi.org/10.1016/s0003-3472(88)80244-6</w:t>
      </w:r>
    </w:p>
    <w:p w14:paraId="49C5C975" w14:textId="77777777" w:rsidR="00513209" w:rsidRPr="00513209" w:rsidRDefault="00513209" w:rsidP="00513209">
      <w:pPr>
        <w:pStyle w:val="Bibliography"/>
      </w:pPr>
      <w:r w:rsidRPr="00513209">
        <w:t xml:space="preserve">Marzluff, J. M., &amp; Balda, R. P. (1988). The Advantages of, and Constraints Forcing, Mate Fidelity in Pinyon Jays. </w:t>
      </w:r>
      <w:r w:rsidRPr="00513209">
        <w:rPr>
          <w:i/>
          <w:iCs/>
        </w:rPr>
        <w:t>The Auk</w:t>
      </w:r>
      <w:r w:rsidRPr="00513209">
        <w:t xml:space="preserve">, </w:t>
      </w:r>
      <w:r w:rsidRPr="00513209">
        <w:rPr>
          <w:i/>
          <w:iCs/>
        </w:rPr>
        <w:t>105</w:t>
      </w:r>
      <w:r w:rsidRPr="00513209">
        <w:t>(2), 286–295. https://doi.org/10.2307/4087492</w:t>
      </w:r>
    </w:p>
    <w:p w14:paraId="43CE6818" w14:textId="77777777" w:rsidR="00513209" w:rsidRPr="00513209" w:rsidRDefault="00513209" w:rsidP="00513209">
      <w:pPr>
        <w:pStyle w:val="Bibliography"/>
      </w:pPr>
      <w:r w:rsidRPr="00513209">
        <w:t xml:space="preserve">Maurer, G. E., Hallmark, A. J., Brown, R. F., Sala, O. E., &amp; Collins, S. L. (2020). Sensitivity of primary production to precipitation across the United States. </w:t>
      </w:r>
      <w:r w:rsidRPr="00513209">
        <w:rPr>
          <w:i/>
          <w:iCs/>
        </w:rPr>
        <w:t>Ecology Letters</w:t>
      </w:r>
      <w:r w:rsidRPr="00513209">
        <w:t xml:space="preserve">, </w:t>
      </w:r>
      <w:r w:rsidRPr="00513209">
        <w:rPr>
          <w:i/>
          <w:iCs/>
        </w:rPr>
        <w:t>23</w:t>
      </w:r>
      <w:r w:rsidRPr="00513209">
        <w:t>(3), 527–536. https://doi.org/10.1111/ele.13455</w:t>
      </w:r>
    </w:p>
    <w:p w14:paraId="607C2B58" w14:textId="77777777" w:rsidR="00513209" w:rsidRPr="00513209" w:rsidRDefault="00513209" w:rsidP="00513209">
      <w:pPr>
        <w:pStyle w:val="Bibliography"/>
      </w:pPr>
      <w:r w:rsidRPr="00513209">
        <w:t xml:space="preserve">McDermott, M. E., &amp; DeGroote, L. W. (2016). Long‐term climate impacts on breeding bird phenology in Pennsylvania, </w:t>
      </w:r>
      <w:r w:rsidRPr="00513209">
        <w:rPr>
          <w:smallCaps/>
        </w:rPr>
        <w:t>USA</w:t>
      </w:r>
      <w:r w:rsidRPr="00513209">
        <w:t xml:space="preserve">. </w:t>
      </w:r>
      <w:r w:rsidRPr="00513209">
        <w:rPr>
          <w:i/>
          <w:iCs/>
        </w:rPr>
        <w:t>Global Change Biology</w:t>
      </w:r>
      <w:r w:rsidRPr="00513209">
        <w:t xml:space="preserve">, </w:t>
      </w:r>
      <w:r w:rsidRPr="00513209">
        <w:rPr>
          <w:i/>
          <w:iCs/>
        </w:rPr>
        <w:t>22</w:t>
      </w:r>
      <w:r w:rsidRPr="00513209">
        <w:t>(10), 3304–3319. https://doi.org/10.1111/gcb.13363</w:t>
      </w:r>
    </w:p>
    <w:p w14:paraId="1697CBE1" w14:textId="77777777" w:rsidR="00513209" w:rsidRPr="00513209" w:rsidRDefault="00513209" w:rsidP="00513209">
      <w:pPr>
        <w:pStyle w:val="Bibliography"/>
      </w:pPr>
      <w:r w:rsidRPr="00513209">
        <w:t xml:space="preserve">McKinnon, E. A., Kurt Kyser, T., &amp; Stutchbury, B. J. M. (2017). Does the proportion of arthropods versus fruit in the diet influence overwintering condition of an omnivorous songbird? </w:t>
      </w:r>
      <w:r w:rsidRPr="00513209">
        <w:rPr>
          <w:i/>
          <w:iCs/>
        </w:rPr>
        <w:t>Journal of Field Ornithology</w:t>
      </w:r>
      <w:r w:rsidRPr="00513209">
        <w:t xml:space="preserve">, </w:t>
      </w:r>
      <w:r w:rsidRPr="00513209">
        <w:rPr>
          <w:i/>
          <w:iCs/>
        </w:rPr>
        <w:t>88</w:t>
      </w:r>
      <w:r w:rsidRPr="00513209">
        <w:t>(1), 65–79. https://doi.org/10.1111/jofo.12187</w:t>
      </w:r>
    </w:p>
    <w:p w14:paraId="58752258" w14:textId="77777777" w:rsidR="00513209" w:rsidRPr="00513209" w:rsidRDefault="00513209" w:rsidP="00513209">
      <w:pPr>
        <w:pStyle w:val="Bibliography"/>
      </w:pPr>
      <w:r w:rsidRPr="00513209">
        <w:t xml:space="preserve">Meddens, A. J. H., Hicke, J. A., Macalady, A. K., Buotte, P. C., Cowles, T. R., &amp; Allen, C. D. (2015). Patterns and causes of observed piñon pine mortality in the southwestern United States. </w:t>
      </w:r>
      <w:r w:rsidRPr="00513209">
        <w:rPr>
          <w:i/>
          <w:iCs/>
        </w:rPr>
        <w:t>New Phytologist</w:t>
      </w:r>
      <w:r w:rsidRPr="00513209">
        <w:t xml:space="preserve">, </w:t>
      </w:r>
      <w:r w:rsidRPr="00513209">
        <w:rPr>
          <w:i/>
          <w:iCs/>
        </w:rPr>
        <w:t>206</w:t>
      </w:r>
      <w:r w:rsidRPr="00513209">
        <w:t>(1), 91–97. https://doi.org/10.1111/nph.13193</w:t>
      </w:r>
    </w:p>
    <w:p w14:paraId="20B37F3C" w14:textId="77777777" w:rsidR="00513209" w:rsidRPr="00513209" w:rsidRDefault="00513209" w:rsidP="00513209">
      <w:pPr>
        <w:pStyle w:val="Bibliography"/>
      </w:pPr>
      <w:r w:rsidRPr="00513209">
        <w:t xml:space="preserve">Moore, C. M., &amp; Dittel, J. W. (2020). On mutualism, models, and masting: The effects of seed‐dispersing animals on the plants they disperse. </w:t>
      </w:r>
      <w:r w:rsidRPr="00513209">
        <w:rPr>
          <w:i/>
          <w:iCs/>
        </w:rPr>
        <w:t>Journal of Ecology</w:t>
      </w:r>
      <w:r w:rsidRPr="00513209">
        <w:t xml:space="preserve">, </w:t>
      </w:r>
      <w:r w:rsidRPr="00513209">
        <w:rPr>
          <w:i/>
          <w:iCs/>
        </w:rPr>
        <w:t>108</w:t>
      </w:r>
      <w:r w:rsidRPr="00513209">
        <w:t>(5), 1775–1783. https://doi.org/10.1111/1365-2745.13414</w:t>
      </w:r>
    </w:p>
    <w:p w14:paraId="2124DE8A" w14:textId="77777777" w:rsidR="00513209" w:rsidRPr="00513209" w:rsidRDefault="00513209" w:rsidP="00513209">
      <w:pPr>
        <w:pStyle w:val="Bibliography"/>
      </w:pPr>
      <w:r w:rsidRPr="00513209">
        <w:t xml:space="preserve">Muller, K. (2020). </w:t>
      </w:r>
      <w:r w:rsidRPr="00513209">
        <w:rPr>
          <w:i/>
          <w:iCs/>
        </w:rPr>
        <w:t>here: A simpler way to find your files</w:t>
      </w:r>
      <w:r w:rsidRPr="00513209">
        <w:t xml:space="preserve"> (Version 1.0.1) [R]. https://CRAN.R-project.org/package=here</w:t>
      </w:r>
    </w:p>
    <w:p w14:paraId="1E7A2163" w14:textId="77777777" w:rsidR="00513209" w:rsidRPr="00513209" w:rsidRDefault="00513209" w:rsidP="00513209">
      <w:pPr>
        <w:pStyle w:val="Bibliography"/>
      </w:pPr>
      <w:r w:rsidRPr="00513209">
        <w:lastRenderedPageBreak/>
        <w:t xml:space="preserve">Munson, S. M., Bradford, J. B., Butterfield, B. J., &amp; Gremer, J. R. (2022). Primary production responses to extreme changes in North American Monsoon precipitation vary by elevation and plant functional composition through time. </w:t>
      </w:r>
      <w:r w:rsidRPr="00513209">
        <w:rPr>
          <w:i/>
          <w:iCs/>
        </w:rPr>
        <w:t>Journal of Ecology</w:t>
      </w:r>
      <w:r w:rsidRPr="00513209">
        <w:t xml:space="preserve">, </w:t>
      </w:r>
      <w:r w:rsidRPr="00513209">
        <w:rPr>
          <w:i/>
          <w:iCs/>
        </w:rPr>
        <w:t>110</w:t>
      </w:r>
      <w:r w:rsidRPr="00513209">
        <w:t>(9), 2232–2245. https://doi.org/10.1111/1365-2745.13947</w:t>
      </w:r>
    </w:p>
    <w:p w14:paraId="4E5F90DB" w14:textId="77777777" w:rsidR="00513209" w:rsidRPr="00513209" w:rsidRDefault="00513209" w:rsidP="00513209">
      <w:pPr>
        <w:pStyle w:val="Bibliography"/>
      </w:pPr>
      <w:r w:rsidRPr="00513209">
        <w:t xml:space="preserve">Neilson, R. P., &amp; Wullstein, L. H. (1983). Biogeography of Two Southwest American Oaks in Relation to Atmospheric Dynamics. </w:t>
      </w:r>
      <w:r w:rsidRPr="00513209">
        <w:rPr>
          <w:i/>
          <w:iCs/>
        </w:rPr>
        <w:t>Journal of Biogeography</w:t>
      </w:r>
      <w:r w:rsidRPr="00513209">
        <w:t xml:space="preserve">, </w:t>
      </w:r>
      <w:r w:rsidRPr="00513209">
        <w:rPr>
          <w:i/>
          <w:iCs/>
        </w:rPr>
        <w:t>10</w:t>
      </w:r>
      <w:r w:rsidRPr="00513209">
        <w:t>(4), 275. https://doi.org/10.2307/2844738</w:t>
      </w:r>
    </w:p>
    <w:p w14:paraId="4344FCBF" w14:textId="77777777" w:rsidR="00513209" w:rsidRPr="00513209" w:rsidRDefault="00513209" w:rsidP="00513209">
      <w:pPr>
        <w:pStyle w:val="Bibliography"/>
      </w:pPr>
      <w:r w:rsidRPr="00513209">
        <w:t xml:space="preserve">Ogle, K., Barber, J. J., Barron‐Gafford, G. A., Bentley, L. P., Young, J. M., Huxman, T. E., Loik, M. E., &amp; Tissue, D. T. (2015). Quantifying ecological memory in plant and ecosystem processes. </w:t>
      </w:r>
      <w:r w:rsidRPr="00513209">
        <w:rPr>
          <w:i/>
          <w:iCs/>
        </w:rPr>
        <w:t>Ecology Letters</w:t>
      </w:r>
      <w:r w:rsidRPr="00513209">
        <w:t xml:space="preserve">, </w:t>
      </w:r>
      <w:r w:rsidRPr="00513209">
        <w:rPr>
          <w:i/>
          <w:iCs/>
        </w:rPr>
        <w:t>18</w:t>
      </w:r>
      <w:r w:rsidRPr="00513209">
        <w:t>(3), 221–235. https://doi.org/10.1111/ele.12399</w:t>
      </w:r>
    </w:p>
    <w:p w14:paraId="48A10766" w14:textId="77777777" w:rsidR="00513209" w:rsidRPr="00513209" w:rsidRDefault="00513209" w:rsidP="00513209">
      <w:pPr>
        <w:pStyle w:val="Bibliography"/>
      </w:pPr>
      <w:r w:rsidRPr="00513209">
        <w:t xml:space="preserve">Ostfeld, R. S., &amp; Keesing, F. (2000). Pulsed resources and community dynamics of consumers in terrestrial ecosystems. </w:t>
      </w:r>
      <w:r w:rsidRPr="00513209">
        <w:rPr>
          <w:i/>
          <w:iCs/>
        </w:rPr>
        <w:t>Trends in Ecology &amp; Evolution</w:t>
      </w:r>
      <w:r w:rsidRPr="00513209">
        <w:t xml:space="preserve">, </w:t>
      </w:r>
      <w:r w:rsidRPr="00513209">
        <w:rPr>
          <w:i/>
          <w:iCs/>
        </w:rPr>
        <w:t>15</w:t>
      </w:r>
      <w:r w:rsidRPr="00513209">
        <w:t>(6), 232–237. https://doi.org/10.1016/S0169-5347(00)01862-0</w:t>
      </w:r>
    </w:p>
    <w:p w14:paraId="64A5AFFD" w14:textId="77777777" w:rsidR="00513209" w:rsidRPr="00513209" w:rsidRDefault="00513209" w:rsidP="00513209">
      <w:pPr>
        <w:pStyle w:val="Bibliography"/>
      </w:pPr>
      <w:r w:rsidRPr="00513209">
        <w:t xml:space="preserve">Padisak, J. (1992). Seasonal Succession of Phytoplankton in a Large Shallow Lake (Balaton, Hungary)—A Dynamic Approach to Ecological Memory, Its Possible Role and Mechanisms. </w:t>
      </w:r>
      <w:r w:rsidRPr="00513209">
        <w:rPr>
          <w:i/>
          <w:iCs/>
        </w:rPr>
        <w:t>The Journal of Ecology</w:t>
      </w:r>
      <w:r w:rsidRPr="00513209">
        <w:t xml:space="preserve">, </w:t>
      </w:r>
      <w:r w:rsidRPr="00513209">
        <w:rPr>
          <w:i/>
          <w:iCs/>
        </w:rPr>
        <w:t>80</w:t>
      </w:r>
      <w:r w:rsidRPr="00513209">
        <w:t>(2), 217. https://doi.org/10.2307/2261008</w:t>
      </w:r>
    </w:p>
    <w:p w14:paraId="435D783E" w14:textId="77777777" w:rsidR="00513209" w:rsidRPr="00513209" w:rsidRDefault="00513209" w:rsidP="00513209">
      <w:pPr>
        <w:pStyle w:val="Bibliography"/>
      </w:pPr>
      <w:r w:rsidRPr="00513209">
        <w:t xml:space="preserve">Parmenter, R. R., Zlotin, R. I., Moore, D. I., &amp; Myers, O. B. (2018). Environmental and endogenous drivers of tree mast production and synchrony in piñon–juniper–oak woodlands of New Mexico. </w:t>
      </w:r>
      <w:r w:rsidRPr="00513209">
        <w:rPr>
          <w:i/>
          <w:iCs/>
        </w:rPr>
        <w:t>Ecosphere</w:t>
      </w:r>
      <w:r w:rsidRPr="00513209">
        <w:t xml:space="preserve">, </w:t>
      </w:r>
      <w:r w:rsidRPr="00513209">
        <w:rPr>
          <w:i/>
          <w:iCs/>
        </w:rPr>
        <w:t>9</w:t>
      </w:r>
      <w:r w:rsidRPr="00513209">
        <w:t>(8), e02360. https://doi.org/10.1002/ecs2.2360</w:t>
      </w:r>
    </w:p>
    <w:p w14:paraId="73DABB9C" w14:textId="77777777" w:rsidR="00513209" w:rsidRPr="00513209" w:rsidRDefault="00513209" w:rsidP="00513209">
      <w:pPr>
        <w:pStyle w:val="Bibliography"/>
      </w:pPr>
      <w:r w:rsidRPr="00513209">
        <w:t xml:space="preserve">Pearse, I. S., Koenig, W. D., &amp; Kelly, D. (2016). Mechanisms of mast seeding: Resources, weather, cues, and selection. </w:t>
      </w:r>
      <w:r w:rsidRPr="00513209">
        <w:rPr>
          <w:i/>
          <w:iCs/>
        </w:rPr>
        <w:t>New Phytologist</w:t>
      </w:r>
      <w:r w:rsidRPr="00513209">
        <w:t xml:space="preserve">, </w:t>
      </w:r>
      <w:r w:rsidRPr="00513209">
        <w:rPr>
          <w:i/>
          <w:iCs/>
        </w:rPr>
        <w:t>212</w:t>
      </w:r>
      <w:r w:rsidRPr="00513209">
        <w:t>(3), 546–562. https://doi.org/10.1111/nph.14114</w:t>
      </w:r>
    </w:p>
    <w:p w14:paraId="295C4EC1" w14:textId="77777777" w:rsidR="00513209" w:rsidRPr="00513209" w:rsidRDefault="00513209" w:rsidP="00513209">
      <w:pPr>
        <w:pStyle w:val="Bibliography"/>
      </w:pPr>
      <w:r w:rsidRPr="00513209">
        <w:lastRenderedPageBreak/>
        <w:t xml:space="preserve">Pebesma, E., &amp; Bivand, R. (2023). </w:t>
      </w:r>
      <w:r w:rsidRPr="00513209">
        <w:rPr>
          <w:i/>
          <w:iCs/>
        </w:rPr>
        <w:t>Spatial Data Science: With Applications in R</w:t>
      </w:r>
      <w:r w:rsidRPr="00513209">
        <w:t xml:space="preserve"> (1st ed.). Chapman and Hall/CRC. https://doi.org/10.1201/9780429459016</w:t>
      </w:r>
    </w:p>
    <w:p w14:paraId="5545F7FC" w14:textId="77777777" w:rsidR="00513209" w:rsidRPr="00513209" w:rsidRDefault="00513209" w:rsidP="00513209">
      <w:pPr>
        <w:pStyle w:val="Bibliography"/>
      </w:pPr>
      <w:r w:rsidRPr="00513209">
        <w:t xml:space="preserve">Plummer, M. (2003). JAGS: A program for analysis of Bayesian graphical models using Gibbs sampling. </w:t>
      </w:r>
      <w:r w:rsidRPr="00513209">
        <w:rPr>
          <w:i/>
          <w:iCs/>
        </w:rPr>
        <w:t>Proceedings of the 3rd International Workshop on Distributed Statistical Computing</w:t>
      </w:r>
      <w:r w:rsidRPr="00513209">
        <w:t xml:space="preserve">, </w:t>
      </w:r>
      <w:r w:rsidRPr="00513209">
        <w:rPr>
          <w:i/>
          <w:iCs/>
        </w:rPr>
        <w:t>124</w:t>
      </w:r>
      <w:r w:rsidRPr="00513209">
        <w:t>(125.10).</w:t>
      </w:r>
    </w:p>
    <w:p w14:paraId="78476F63" w14:textId="77777777" w:rsidR="00513209" w:rsidRPr="00513209" w:rsidRDefault="00513209" w:rsidP="00513209">
      <w:pPr>
        <w:pStyle w:val="Bibliography"/>
      </w:pPr>
      <w:r w:rsidRPr="00513209">
        <w:t xml:space="preserve">Plummer, M., Best, N., Cowles, K., Vines, K., Sarkar, D., Bates, D., Almond, R., &amp; Magnusson, A. (1999). </w:t>
      </w:r>
      <w:r w:rsidRPr="00513209">
        <w:rPr>
          <w:i/>
          <w:iCs/>
        </w:rPr>
        <w:t>coda: Output Analysis and Diagnostics for MCMC</w:t>
      </w:r>
      <w:r w:rsidRPr="00513209">
        <w:t xml:space="preserve"> (p. 0.19-4.1) [Dataset]. https://doi.org/10.32614/CRAN.package.coda</w:t>
      </w:r>
    </w:p>
    <w:p w14:paraId="678917EE" w14:textId="77777777" w:rsidR="00513209" w:rsidRPr="00513209" w:rsidRDefault="00513209" w:rsidP="00513209">
      <w:pPr>
        <w:pStyle w:val="Bibliography"/>
      </w:pPr>
      <w:r w:rsidRPr="00513209">
        <w:t xml:space="preserve">Poisot, T., Stouffer, D. B., &amp; Gravel, D. (2015). Beyond species: Why ecological interaction networks vary through space and time. </w:t>
      </w:r>
      <w:r w:rsidRPr="00513209">
        <w:rPr>
          <w:i/>
          <w:iCs/>
        </w:rPr>
        <w:t>Oikos</w:t>
      </w:r>
      <w:r w:rsidRPr="00513209">
        <w:t xml:space="preserve">, </w:t>
      </w:r>
      <w:r w:rsidRPr="00513209">
        <w:rPr>
          <w:i/>
          <w:iCs/>
        </w:rPr>
        <w:t>124</w:t>
      </w:r>
      <w:r w:rsidRPr="00513209">
        <w:t>(3), 243–251. https://doi.org/10.1111/oik.01719</w:t>
      </w:r>
    </w:p>
    <w:p w14:paraId="1168061E" w14:textId="77777777" w:rsidR="00513209" w:rsidRPr="00513209" w:rsidRDefault="00513209" w:rsidP="00513209">
      <w:pPr>
        <w:pStyle w:val="Bibliography"/>
      </w:pPr>
      <w:r w:rsidRPr="00513209">
        <w:t xml:space="preserve">Polazzo, F., Marina, T. I., Crettaz-Minaglia, M., &amp; Rico, A. (2022). Food web rewiring drives long-term compositional differences and late-disturbance interactions at the community level. </w:t>
      </w:r>
      <w:r w:rsidRPr="00513209">
        <w:rPr>
          <w:i/>
          <w:iCs/>
        </w:rPr>
        <w:t>Proceedings of the National Academy of Sciences</w:t>
      </w:r>
      <w:r w:rsidRPr="00513209">
        <w:t xml:space="preserve">, </w:t>
      </w:r>
      <w:r w:rsidRPr="00513209">
        <w:rPr>
          <w:i/>
          <w:iCs/>
        </w:rPr>
        <w:t>119</w:t>
      </w:r>
      <w:r w:rsidRPr="00513209">
        <w:t>(17), e2117364119. https://doi.org/10.1073/pnas.2117364119</w:t>
      </w:r>
    </w:p>
    <w:p w14:paraId="5EBF5BA7" w14:textId="77777777" w:rsidR="00513209" w:rsidRPr="00513209" w:rsidRDefault="00513209" w:rsidP="00513209">
      <w:pPr>
        <w:pStyle w:val="Bibliography"/>
      </w:pPr>
      <w:r w:rsidRPr="00513209">
        <w:t xml:space="preserve">Potts, S. G., Biesmeijer, J. C., Kremen, C., Neumann, P., Schweiger, O., &amp; Kunin, W. E. (2010). Global pollinator declines: Trends, impacts and drivers. </w:t>
      </w:r>
      <w:r w:rsidRPr="00513209">
        <w:rPr>
          <w:i/>
          <w:iCs/>
        </w:rPr>
        <w:t>Trends in Ecology &amp; Evolution</w:t>
      </w:r>
      <w:r w:rsidRPr="00513209">
        <w:t xml:space="preserve">, </w:t>
      </w:r>
      <w:r w:rsidRPr="00513209">
        <w:rPr>
          <w:i/>
          <w:iCs/>
        </w:rPr>
        <w:t>25</w:t>
      </w:r>
      <w:r w:rsidRPr="00513209">
        <w:t>(6), 345–353. https://doi.org/10.1016/j.tree.2010.01.007</w:t>
      </w:r>
    </w:p>
    <w:p w14:paraId="6E2BFCB1" w14:textId="77777777" w:rsidR="00513209" w:rsidRPr="00513209" w:rsidRDefault="00513209" w:rsidP="00513209">
      <w:pPr>
        <w:pStyle w:val="Bibliography"/>
      </w:pPr>
      <w:r w:rsidRPr="00513209">
        <w:t xml:space="preserve">PRISM Climate Group. (2025). </w:t>
      </w:r>
      <w:r w:rsidRPr="00513209">
        <w:rPr>
          <w:i/>
          <w:iCs/>
        </w:rPr>
        <w:t>PRISM</w:t>
      </w:r>
      <w:r w:rsidRPr="00513209">
        <w:t xml:space="preserve"> [Computer software]. https://prism.oregonstate.edu</w:t>
      </w:r>
    </w:p>
    <w:p w14:paraId="288A0924" w14:textId="77777777" w:rsidR="00513209" w:rsidRPr="00513209" w:rsidRDefault="00513209" w:rsidP="00513209">
      <w:pPr>
        <w:pStyle w:val="Bibliography"/>
      </w:pPr>
      <w:r w:rsidRPr="00513209">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w:t>
      </w:r>
      <w:r w:rsidRPr="00513209">
        <w:lastRenderedPageBreak/>
        <w:t xml:space="preserve">the context of global climate and fertility gradients. </w:t>
      </w:r>
      <w:r w:rsidRPr="00513209">
        <w:rPr>
          <w:i/>
          <w:iCs/>
        </w:rPr>
        <w:t>Nature Plants</w:t>
      </w:r>
      <w:r w:rsidRPr="00513209">
        <w:t xml:space="preserve">, </w:t>
      </w:r>
      <w:r w:rsidRPr="00513209">
        <w:rPr>
          <w:i/>
          <w:iCs/>
        </w:rPr>
        <w:t>9</w:t>
      </w:r>
      <w:r w:rsidRPr="00513209">
        <w:t>(7), 1044–1056. https://doi.org/10.1038/s41477-023-01446-5</w:t>
      </w:r>
    </w:p>
    <w:p w14:paraId="528D60B3" w14:textId="77777777" w:rsidR="00513209" w:rsidRPr="00513209" w:rsidRDefault="00513209" w:rsidP="00513209">
      <w:pPr>
        <w:pStyle w:val="Bibliography"/>
      </w:pPr>
      <w:r w:rsidRPr="00513209">
        <w:t xml:space="preserve">R Core Team. (2020). </w:t>
      </w:r>
      <w:r w:rsidRPr="00513209">
        <w:rPr>
          <w:i/>
          <w:iCs/>
        </w:rPr>
        <w:t>R: A language and environment for statistical computing</w:t>
      </w:r>
      <w:r w:rsidRPr="00513209">
        <w:t xml:space="preserve"> [Computer software]. R Foundation for Statistical Computing. https://www.R-project.org/</w:t>
      </w:r>
    </w:p>
    <w:p w14:paraId="14C39CD4" w14:textId="77777777" w:rsidR="00513209" w:rsidRPr="00513209" w:rsidRDefault="00513209" w:rsidP="00513209">
      <w:pPr>
        <w:pStyle w:val="Bibliography"/>
      </w:pPr>
      <w:r w:rsidRPr="00513209">
        <w:t xml:space="preserve">Rafferty, N. E., CaraDonna, P. J., &amp; Bronstein, J. L. (2015). Phenological shifts and the fate of mutualisms. </w:t>
      </w:r>
      <w:r w:rsidRPr="00513209">
        <w:rPr>
          <w:i/>
          <w:iCs/>
        </w:rPr>
        <w:t>Oikos</w:t>
      </w:r>
      <w:r w:rsidRPr="00513209">
        <w:t xml:space="preserve">, </w:t>
      </w:r>
      <w:r w:rsidRPr="00513209">
        <w:rPr>
          <w:i/>
          <w:iCs/>
        </w:rPr>
        <w:t>124</w:t>
      </w:r>
      <w:r w:rsidRPr="00513209">
        <w:t>(1), 14–21. https://doi.org/10.1111/oik.01523</w:t>
      </w:r>
    </w:p>
    <w:p w14:paraId="2F6436C6" w14:textId="77777777" w:rsidR="00513209" w:rsidRPr="00513209" w:rsidRDefault="00513209" w:rsidP="00513209">
      <w:pPr>
        <w:pStyle w:val="Bibliography"/>
      </w:pPr>
      <w:r w:rsidRPr="00513209">
        <w:t xml:space="preserve">Raftery, A. E., &amp; Lewis, S. M. (1995). The number of iterations, convergence diagnostics and generic Netropolis algorithms. In </w:t>
      </w:r>
      <w:r w:rsidRPr="00513209">
        <w:rPr>
          <w:i/>
          <w:iCs/>
        </w:rPr>
        <w:t>Practical Markov Chain Monte Carlo</w:t>
      </w:r>
      <w:r w:rsidRPr="00513209">
        <w:t>. Chapman and Hall.</w:t>
      </w:r>
    </w:p>
    <w:p w14:paraId="329627E4" w14:textId="77777777" w:rsidR="00513209" w:rsidRPr="00513209" w:rsidRDefault="00513209" w:rsidP="00513209">
      <w:pPr>
        <w:pStyle w:val="Bibliography"/>
      </w:pPr>
      <w:r w:rsidRPr="00513209">
        <w:t xml:space="preserve">Redmond, M. D., Forcella, F., &amp; Barger, N. N. (2012). Declines in pinyon pine cone production associated with regional warming. </w:t>
      </w:r>
      <w:r w:rsidRPr="00513209">
        <w:rPr>
          <w:i/>
          <w:iCs/>
        </w:rPr>
        <w:t>Ecosphere</w:t>
      </w:r>
      <w:r w:rsidRPr="00513209">
        <w:t xml:space="preserve">, </w:t>
      </w:r>
      <w:r w:rsidRPr="00513209">
        <w:rPr>
          <w:i/>
          <w:iCs/>
        </w:rPr>
        <w:t>3</w:t>
      </w:r>
      <w:r w:rsidRPr="00513209">
        <w:t>(12), 1–14. https://doi.org/10.1890/ES12-00306.1</w:t>
      </w:r>
    </w:p>
    <w:p w14:paraId="45852720" w14:textId="77777777" w:rsidR="00513209" w:rsidRPr="00513209" w:rsidRDefault="00513209" w:rsidP="00513209">
      <w:pPr>
        <w:pStyle w:val="Bibliography"/>
      </w:pPr>
      <w:r w:rsidRPr="00513209">
        <w:t xml:space="preserve">Redmond, M. D., Weisberg, P. J., Cobb, N. S., &amp; Clifford, M. J. (2018). Woodland resilience to regional drought: Dominant controls on tree regeneration following overstorey mortality. </w:t>
      </w:r>
      <w:r w:rsidRPr="00513209">
        <w:rPr>
          <w:i/>
          <w:iCs/>
        </w:rPr>
        <w:t>Journal of Ecology</w:t>
      </w:r>
      <w:r w:rsidRPr="00513209">
        <w:t xml:space="preserve">, </w:t>
      </w:r>
      <w:r w:rsidRPr="00513209">
        <w:rPr>
          <w:i/>
          <w:iCs/>
        </w:rPr>
        <w:t>106</w:t>
      </w:r>
      <w:r w:rsidRPr="00513209">
        <w:t>(2), 625–639. https://doi.org/10.1111/1365-2745.12880</w:t>
      </w:r>
    </w:p>
    <w:p w14:paraId="203AD38A" w14:textId="77777777" w:rsidR="00513209" w:rsidRPr="00513209" w:rsidRDefault="00513209" w:rsidP="00513209">
      <w:pPr>
        <w:pStyle w:val="Bibliography"/>
      </w:pPr>
      <w:r w:rsidRPr="00513209">
        <w:t xml:space="preserve">Reilly, J., Bartomeus, I., Simpson, D., Allen‐Perkins, A., Garibaldi, L., &amp; Winfree, R. (2024). Wild insects and honey bees are equally important to crop yields in a global analysis. </w:t>
      </w:r>
      <w:r w:rsidRPr="00513209">
        <w:rPr>
          <w:i/>
          <w:iCs/>
        </w:rPr>
        <w:t>Global Ecology and Biogeography</w:t>
      </w:r>
      <w:r w:rsidRPr="00513209">
        <w:t xml:space="preserve">, </w:t>
      </w:r>
      <w:r w:rsidRPr="00513209">
        <w:rPr>
          <w:i/>
          <w:iCs/>
        </w:rPr>
        <w:t>33</w:t>
      </w:r>
      <w:r w:rsidRPr="00513209">
        <w:t>(7), e13843. https://doi.org/10.1111/geb.13843</w:t>
      </w:r>
    </w:p>
    <w:p w14:paraId="0BD2119A" w14:textId="77777777" w:rsidR="00513209" w:rsidRPr="00513209" w:rsidRDefault="00513209" w:rsidP="00513209">
      <w:pPr>
        <w:pStyle w:val="Bibliography"/>
      </w:pPr>
      <w:r w:rsidRPr="00513209">
        <w:t xml:space="preserve">Robinson, O. J., Ruiz-Gutierrez, V., Fink, D., Meese, R. J., Holyoak, M., &amp; Cooch, E. G. (2018). Using citizen science data in integrated population models to inform conservation. </w:t>
      </w:r>
      <w:r w:rsidRPr="00513209">
        <w:rPr>
          <w:i/>
          <w:iCs/>
        </w:rPr>
        <w:t>Biological Conservation</w:t>
      </w:r>
      <w:r w:rsidRPr="00513209">
        <w:t xml:space="preserve">, </w:t>
      </w:r>
      <w:r w:rsidRPr="00513209">
        <w:rPr>
          <w:i/>
          <w:iCs/>
        </w:rPr>
        <w:t>227</w:t>
      </w:r>
      <w:r w:rsidRPr="00513209">
        <w:t>, 361–368. https://doi.org/10.1016/j.biocon.2018.10.002</w:t>
      </w:r>
    </w:p>
    <w:p w14:paraId="14FA0AD4" w14:textId="77777777" w:rsidR="00513209" w:rsidRPr="00513209" w:rsidRDefault="00513209" w:rsidP="00513209">
      <w:pPr>
        <w:pStyle w:val="Bibliography"/>
      </w:pPr>
      <w:r w:rsidRPr="00513209">
        <w:t xml:space="preserve">Rouyer, T., Ottersen, G., Durant, J. M., Hidalgo, M., Hjermann, D. Ø., Persson, J., Stige, L. Chr., &amp; Stenseth, N. Chr. (2011). Shifting dynamic forces in fish stock fluctuations triggered </w:t>
      </w:r>
      <w:r w:rsidRPr="00513209">
        <w:lastRenderedPageBreak/>
        <w:t xml:space="preserve">by age truncation? </w:t>
      </w:r>
      <w:r w:rsidRPr="00513209">
        <w:rPr>
          <w:i/>
          <w:iCs/>
        </w:rPr>
        <w:t>Global Change Biology</w:t>
      </w:r>
      <w:r w:rsidRPr="00513209">
        <w:t xml:space="preserve">, </w:t>
      </w:r>
      <w:r w:rsidRPr="00513209">
        <w:rPr>
          <w:i/>
          <w:iCs/>
        </w:rPr>
        <w:t>17</w:t>
      </w:r>
      <w:r w:rsidRPr="00513209">
        <w:t>(10), 3046–3057. https://doi.org/10.1111/j.1365-2486.2011.02443.x</w:t>
      </w:r>
    </w:p>
    <w:p w14:paraId="577E1E3D" w14:textId="77777777" w:rsidR="00513209" w:rsidRPr="00513209" w:rsidRDefault="00513209" w:rsidP="00513209">
      <w:pPr>
        <w:pStyle w:val="Bibliography"/>
      </w:pPr>
      <w:r w:rsidRPr="00513209">
        <w:t xml:space="preserve">Royle, J. A. (2004). </w:t>
      </w:r>
      <w:r w:rsidRPr="00513209">
        <w:rPr>
          <w:i/>
          <w:iCs/>
        </w:rPr>
        <w:t>N</w:t>
      </w:r>
      <w:r w:rsidRPr="00513209">
        <w:t xml:space="preserve">‐Mixture Models for Estimating Population Size from Spatially Replicated Counts. </w:t>
      </w:r>
      <w:r w:rsidRPr="00513209">
        <w:rPr>
          <w:i/>
          <w:iCs/>
        </w:rPr>
        <w:t>Biometrics</w:t>
      </w:r>
      <w:r w:rsidRPr="00513209">
        <w:t xml:space="preserve">, </w:t>
      </w:r>
      <w:r w:rsidRPr="00513209">
        <w:rPr>
          <w:i/>
          <w:iCs/>
        </w:rPr>
        <w:t>60</w:t>
      </w:r>
      <w:r w:rsidRPr="00513209">
        <w:t>(1), 108–115. https://doi.org/10.1111/j.0006-341x.2004.00142.x</w:t>
      </w:r>
    </w:p>
    <w:p w14:paraId="1C5ADEFB" w14:textId="77777777" w:rsidR="00513209" w:rsidRPr="00513209" w:rsidRDefault="00513209" w:rsidP="00513209">
      <w:pPr>
        <w:pStyle w:val="Bibliography"/>
      </w:pPr>
      <w:r w:rsidRPr="00513209">
        <w:t xml:space="preserve">Royle, J. A., Nichols, J. D., &amp; Kéry, M. (2005). Modelling occurrence and abundance of species when detection is imperfect. </w:t>
      </w:r>
      <w:r w:rsidRPr="00513209">
        <w:rPr>
          <w:i/>
          <w:iCs/>
        </w:rPr>
        <w:t>Oikos</w:t>
      </w:r>
      <w:r w:rsidRPr="00513209">
        <w:t xml:space="preserve">, </w:t>
      </w:r>
      <w:r w:rsidRPr="00513209">
        <w:rPr>
          <w:i/>
          <w:iCs/>
        </w:rPr>
        <w:t>110</w:t>
      </w:r>
      <w:r w:rsidRPr="00513209">
        <w:t>(2), 353–359. https://doi.org/10.1111/j.0030-1299.2005.13534.x</w:t>
      </w:r>
    </w:p>
    <w:p w14:paraId="65290E56" w14:textId="77777777" w:rsidR="00513209" w:rsidRPr="00513209" w:rsidRDefault="00513209" w:rsidP="00513209">
      <w:pPr>
        <w:pStyle w:val="Bibliography"/>
      </w:pPr>
      <w:r w:rsidRPr="00513209">
        <w:t xml:space="preserve">Santos, M., Vázquez, D. P., &amp; Resasco, J. (2025). Extinction debt of species and ecological interactions in a fragmented landscape. </w:t>
      </w:r>
      <w:r w:rsidRPr="00513209">
        <w:rPr>
          <w:i/>
          <w:iCs/>
        </w:rPr>
        <w:t>Proceedings of the Royal Society B: Biological Sciences</w:t>
      </w:r>
      <w:r w:rsidRPr="00513209">
        <w:t xml:space="preserve">, </w:t>
      </w:r>
      <w:r w:rsidRPr="00513209">
        <w:rPr>
          <w:i/>
          <w:iCs/>
        </w:rPr>
        <w:t>292</w:t>
      </w:r>
      <w:r w:rsidRPr="00513209">
        <w:t>(2056), 20251640. https://doi.org/10.1098/rspb.2025.1640</w:t>
      </w:r>
    </w:p>
    <w:p w14:paraId="7317DA32" w14:textId="77777777" w:rsidR="00513209" w:rsidRPr="00513209" w:rsidRDefault="00513209" w:rsidP="00513209">
      <w:pPr>
        <w:pStyle w:val="Bibliography"/>
      </w:pPr>
      <w:r w:rsidRPr="00513209">
        <w:t xml:space="preserve">Sawaya, G. M., Goldberg, A. S., Steele, M. A., &amp; Dalgleish, H. J. (2018). Environmental variation shifts the relationship between trees and scatterhoarders along the continuum from mutualism to antagonism. </w:t>
      </w:r>
      <w:r w:rsidRPr="00513209">
        <w:rPr>
          <w:i/>
          <w:iCs/>
        </w:rPr>
        <w:t>Integrative Zoology</w:t>
      </w:r>
      <w:r w:rsidRPr="00513209">
        <w:t xml:space="preserve">, </w:t>
      </w:r>
      <w:r w:rsidRPr="00513209">
        <w:rPr>
          <w:i/>
          <w:iCs/>
        </w:rPr>
        <w:t>13</w:t>
      </w:r>
      <w:r w:rsidRPr="00513209">
        <w:t>(3), 319–330. https://doi.org/10.1111/1749-4877.12311</w:t>
      </w:r>
    </w:p>
    <w:p w14:paraId="751AB203" w14:textId="77777777" w:rsidR="00513209" w:rsidRPr="00513209" w:rsidRDefault="00513209" w:rsidP="00513209">
      <w:pPr>
        <w:pStyle w:val="Bibliography"/>
      </w:pPr>
      <w:r w:rsidRPr="00513209">
        <w:t xml:space="preserve">Schnurr, J. L., Ostfeld, R. S., &amp; Canham, C. D. (2002). Direct and indirect effects of masting on rodent populations and tree seed survival. </w:t>
      </w:r>
      <w:r w:rsidRPr="00513209">
        <w:rPr>
          <w:i/>
          <w:iCs/>
        </w:rPr>
        <w:t>Oikos</w:t>
      </w:r>
      <w:r w:rsidRPr="00513209">
        <w:t xml:space="preserve">, </w:t>
      </w:r>
      <w:r w:rsidRPr="00513209">
        <w:rPr>
          <w:i/>
          <w:iCs/>
        </w:rPr>
        <w:t>96</w:t>
      </w:r>
      <w:r w:rsidRPr="00513209">
        <w:t>(3), 402–410. https://doi.org/10.1034/j.1600-0706.2002.960302.x</w:t>
      </w:r>
    </w:p>
    <w:p w14:paraId="1C2C150D" w14:textId="77777777" w:rsidR="00513209" w:rsidRPr="00513209" w:rsidRDefault="00513209" w:rsidP="00513209">
      <w:pPr>
        <w:pStyle w:val="Bibliography"/>
      </w:pPr>
      <w:r w:rsidRPr="00513209">
        <w:t xml:space="preserve">Shaw, J. D., Steed, B. E., &amp; DeBlander, L. T. (2005). Forest Inventory and Analysis (FIA) Annual Inventory Answers the Question: What Is Happening to Pinyon-Juniper Woodlands? </w:t>
      </w:r>
      <w:r w:rsidRPr="00513209">
        <w:rPr>
          <w:i/>
          <w:iCs/>
        </w:rPr>
        <w:t>Journal of Forestry</w:t>
      </w:r>
      <w:r w:rsidRPr="00513209">
        <w:t xml:space="preserve">, </w:t>
      </w:r>
      <w:r w:rsidRPr="00513209">
        <w:rPr>
          <w:i/>
          <w:iCs/>
        </w:rPr>
        <w:t>103</w:t>
      </w:r>
      <w:r w:rsidRPr="00513209">
        <w:t>(6), 280–285. https://doi.org/10.1093/jof/103.6.280</w:t>
      </w:r>
    </w:p>
    <w:p w14:paraId="62306638" w14:textId="77777777" w:rsidR="00513209" w:rsidRPr="00513209" w:rsidRDefault="00513209" w:rsidP="00513209">
      <w:pPr>
        <w:pStyle w:val="Bibliography"/>
      </w:pPr>
      <w:r w:rsidRPr="00513209">
        <w:t xml:space="preserve">Sheppard, C. E., Inger, R., McDonald, R. A., Barker, S., Jackson, A. L., Thompson, F. J., Vitikainen, E. I. K., Cant, M. A., &amp; Marshall, H. H. (2018). Intragroup competition </w:t>
      </w:r>
      <w:r w:rsidRPr="00513209">
        <w:lastRenderedPageBreak/>
        <w:t xml:space="preserve">predicts individual foraging specialisation in a group‐living mammal. </w:t>
      </w:r>
      <w:r w:rsidRPr="00513209">
        <w:rPr>
          <w:i/>
          <w:iCs/>
        </w:rPr>
        <w:t>Ecology Letters</w:t>
      </w:r>
      <w:r w:rsidRPr="00513209">
        <w:t xml:space="preserve">, </w:t>
      </w:r>
      <w:r w:rsidRPr="00513209">
        <w:rPr>
          <w:i/>
          <w:iCs/>
        </w:rPr>
        <w:t>21</w:t>
      </w:r>
      <w:r w:rsidRPr="00513209">
        <w:t>(5), 665–673. https://doi.org/10.1111/ele.12933</w:t>
      </w:r>
    </w:p>
    <w:p w14:paraId="75CE4BA8" w14:textId="77777777" w:rsidR="00513209" w:rsidRPr="00513209" w:rsidRDefault="00513209" w:rsidP="00513209">
      <w:pPr>
        <w:pStyle w:val="Bibliography"/>
      </w:pPr>
      <w:r w:rsidRPr="00513209">
        <w:t xml:space="preserve">Shepperd, W. D., Edminster, C. B., &amp; Mata, S. A. (2006). Long-Term Seedfall, Establishment, Survival, and Growth of Natural and Planted Ponderosa Pine in the Colorado Front Range. </w:t>
      </w:r>
      <w:r w:rsidRPr="00513209">
        <w:rPr>
          <w:i/>
          <w:iCs/>
        </w:rPr>
        <w:t>Western Journal of Applied Forestry</w:t>
      </w:r>
      <w:r w:rsidRPr="00513209">
        <w:t xml:space="preserve">, </w:t>
      </w:r>
      <w:r w:rsidRPr="00513209">
        <w:rPr>
          <w:i/>
          <w:iCs/>
        </w:rPr>
        <w:t>21</w:t>
      </w:r>
      <w:r w:rsidRPr="00513209">
        <w:t>(1), 19–26. https://doi.org/10.1093/wjaf/21.1.19</w:t>
      </w:r>
    </w:p>
    <w:p w14:paraId="063959A8" w14:textId="77777777" w:rsidR="00513209" w:rsidRPr="00513209" w:rsidRDefault="00513209" w:rsidP="00513209">
      <w:pPr>
        <w:pStyle w:val="Bibliography"/>
      </w:pPr>
      <w:r w:rsidRPr="00513209">
        <w:t xml:space="preserve">Simon, O. G., Manu, S. A., Nwaogu, C. J., &amp; Omotoriogun, T. C. (2023). Supplementing a grain diet with insects instead of fruits sustains the body condition of an omnivorous bird. </w:t>
      </w:r>
      <w:r w:rsidRPr="00513209">
        <w:rPr>
          <w:i/>
          <w:iCs/>
        </w:rPr>
        <w:t>Ecology and Evolution</w:t>
      </w:r>
      <w:r w:rsidRPr="00513209">
        <w:t xml:space="preserve">, </w:t>
      </w:r>
      <w:r w:rsidRPr="00513209">
        <w:rPr>
          <w:i/>
          <w:iCs/>
        </w:rPr>
        <w:t>13</w:t>
      </w:r>
      <w:r w:rsidRPr="00513209">
        <w:t>(5). https://doi.org/10.1002/ece3.10141</w:t>
      </w:r>
    </w:p>
    <w:p w14:paraId="61312B9D" w14:textId="77777777" w:rsidR="00513209" w:rsidRPr="00513209" w:rsidRDefault="00513209" w:rsidP="00513209">
      <w:pPr>
        <w:pStyle w:val="Bibliography"/>
      </w:pPr>
      <w:r w:rsidRPr="00513209">
        <w:t xml:space="preserve">Skagen, S. K., &amp; Adams, A. A. Y. (2012). Weather effects on avian breeding performance and implications of climate change. </w:t>
      </w:r>
      <w:r w:rsidRPr="00513209">
        <w:rPr>
          <w:i/>
          <w:iCs/>
        </w:rPr>
        <w:t>Ecological Applications</w:t>
      </w:r>
      <w:r w:rsidRPr="00513209">
        <w:t xml:space="preserve">, </w:t>
      </w:r>
      <w:r w:rsidRPr="00513209">
        <w:rPr>
          <w:i/>
          <w:iCs/>
        </w:rPr>
        <w:t>22</w:t>
      </w:r>
      <w:r w:rsidRPr="00513209">
        <w:t>(4), 1131–1145. https://doi.org/10.1890/11-0291.1</w:t>
      </w:r>
    </w:p>
    <w:p w14:paraId="36631EF8" w14:textId="77777777" w:rsidR="00513209" w:rsidRPr="00513209" w:rsidRDefault="00513209" w:rsidP="00513209">
      <w:pPr>
        <w:pStyle w:val="Bibliography"/>
      </w:pPr>
      <w:r w:rsidRPr="00513209">
        <w:t xml:space="preserve">Slagsvold, T., &amp; Wiebe, K. L. (2011). Social learning in birds and its role in shaping a foraging niche. </w:t>
      </w:r>
      <w:r w:rsidRPr="00513209">
        <w:rPr>
          <w:i/>
          <w:iCs/>
        </w:rPr>
        <w:t>Philosophical Transactions of the Royal Society B: Biological Sciences</w:t>
      </w:r>
      <w:r w:rsidRPr="00513209">
        <w:t xml:space="preserve">, </w:t>
      </w:r>
      <w:r w:rsidRPr="00513209">
        <w:rPr>
          <w:i/>
          <w:iCs/>
        </w:rPr>
        <w:t>366</w:t>
      </w:r>
      <w:r w:rsidRPr="00513209">
        <w:t>(1567), 969–977. https://doi.org/10.1098/rstb.2010.0343</w:t>
      </w:r>
    </w:p>
    <w:p w14:paraId="13A7F061" w14:textId="77777777" w:rsidR="00513209" w:rsidRPr="00513209" w:rsidRDefault="00513209" w:rsidP="00513209">
      <w:pPr>
        <w:pStyle w:val="Bibliography"/>
      </w:pPr>
      <w:r w:rsidRPr="00513209">
        <w:t xml:space="preserve">Stotz, N. G., &amp; Balda, R. P. (1995). Cache and recovery behavior of wild pinyon jays in northern Arizona. </w:t>
      </w:r>
      <w:r w:rsidRPr="00513209">
        <w:rPr>
          <w:i/>
          <w:iCs/>
        </w:rPr>
        <w:t>The Southwestern Naturalist</w:t>
      </w:r>
      <w:r w:rsidRPr="00513209">
        <w:t xml:space="preserve">, </w:t>
      </w:r>
      <w:r w:rsidRPr="00513209">
        <w:rPr>
          <w:i/>
          <w:iCs/>
        </w:rPr>
        <w:t>40</w:t>
      </w:r>
      <w:r w:rsidRPr="00513209">
        <w:t>(2), 180–184.</w:t>
      </w:r>
    </w:p>
    <w:p w14:paraId="2CBD7C60" w14:textId="77777777" w:rsidR="00513209" w:rsidRPr="00513209" w:rsidRDefault="00513209" w:rsidP="00513209">
      <w:pPr>
        <w:pStyle w:val="Bibliography"/>
      </w:pPr>
      <w:r w:rsidRPr="00513209">
        <w:t xml:space="preserve">Strimas-Mackey, M., Hochachka, W. M., Ruiz-Gutierrez, V., Robinson, O. J., Miller, E. T., Auer, T., Kelling, S., Fink, D., &amp; Johnston, A. (2023). </w:t>
      </w:r>
      <w:r w:rsidRPr="00513209">
        <w:rPr>
          <w:i/>
          <w:iCs/>
        </w:rPr>
        <w:t>Best Practices for Using eBird Data: Vol. Version 2.0</w:t>
      </w:r>
      <w:r w:rsidRPr="00513209">
        <w:t>. Cornell Lab of Ornithology. https://doi.org/10.5281/zenodo.3620739</w:t>
      </w:r>
    </w:p>
    <w:p w14:paraId="7C593F1F" w14:textId="77777777" w:rsidR="00513209" w:rsidRPr="00513209" w:rsidRDefault="00513209" w:rsidP="00513209">
      <w:pPr>
        <w:pStyle w:val="Bibliography"/>
      </w:pPr>
      <w:r w:rsidRPr="00513209">
        <w:t xml:space="preserve">Strimas-Mackey, M., Miller, E., &amp; Hochachka, W. (2017). </w:t>
      </w:r>
      <w:r w:rsidRPr="00513209">
        <w:rPr>
          <w:i/>
          <w:iCs/>
        </w:rPr>
        <w:t>auk: eBird Data Extraction and Processing in R</w:t>
      </w:r>
      <w:r w:rsidRPr="00513209">
        <w:t xml:space="preserve"> [Dataset]. The R Foundation. https://doi.org/10.32614/cran.package.auk</w:t>
      </w:r>
    </w:p>
    <w:p w14:paraId="06D776B6" w14:textId="77777777" w:rsidR="00513209" w:rsidRPr="00513209" w:rsidRDefault="00513209" w:rsidP="00513209">
      <w:pPr>
        <w:pStyle w:val="Bibliography"/>
      </w:pPr>
      <w:r w:rsidRPr="00513209">
        <w:lastRenderedPageBreak/>
        <w:t xml:space="preserve">Strong, C., Zuckerberg, B., Betancourt, J. L., &amp; Koenig, W. D. (2015). Climatic dipoles drive two principal modes of North American boreal bird irruption. </w:t>
      </w:r>
      <w:r w:rsidRPr="00513209">
        <w:rPr>
          <w:i/>
          <w:iCs/>
        </w:rPr>
        <w:t>Proceedings of the National Academy of Sciences</w:t>
      </w:r>
      <w:r w:rsidRPr="00513209">
        <w:t xml:space="preserve">, </w:t>
      </w:r>
      <w:r w:rsidRPr="00513209">
        <w:rPr>
          <w:i/>
          <w:iCs/>
        </w:rPr>
        <w:t>112</w:t>
      </w:r>
      <w:r w:rsidRPr="00513209">
        <w:t>(21). https://doi.org/10.1073/pnas.1418414112</w:t>
      </w:r>
    </w:p>
    <w:p w14:paraId="12F1CD8E" w14:textId="77777777" w:rsidR="00513209" w:rsidRPr="00513209" w:rsidRDefault="00513209" w:rsidP="00513209">
      <w:pPr>
        <w:pStyle w:val="Bibliography"/>
      </w:pPr>
      <w:r w:rsidRPr="00513209">
        <w:t xml:space="preserve">Sullivan, B. L., Wood, C. L., Iliff, M. J., Bonney, R. E., Fink, D., &amp; Kelling, S. (2009). eBird: A citizen-based bird observation network in the biological sciences. </w:t>
      </w:r>
      <w:r w:rsidRPr="00513209">
        <w:rPr>
          <w:i/>
          <w:iCs/>
        </w:rPr>
        <w:t>Biological Conservation</w:t>
      </w:r>
      <w:r w:rsidRPr="00513209">
        <w:t xml:space="preserve">, </w:t>
      </w:r>
      <w:r w:rsidRPr="00513209">
        <w:rPr>
          <w:i/>
          <w:iCs/>
        </w:rPr>
        <w:t>142</w:t>
      </w:r>
      <w:r w:rsidRPr="00513209">
        <w:t>(10), 2282–2292. https://doi.org/10.1016/j.biocon.2009.05.006</w:t>
      </w:r>
    </w:p>
    <w:p w14:paraId="61678538" w14:textId="77777777" w:rsidR="00513209" w:rsidRPr="00513209" w:rsidRDefault="00513209" w:rsidP="00513209">
      <w:pPr>
        <w:pStyle w:val="Bibliography"/>
      </w:pPr>
      <w:r w:rsidRPr="00513209">
        <w:t xml:space="preserve">Tylianakis, J. M., Didham, R. K., Bascompte, J., &amp; Wardle, D. A. (2008). Global change and species interactions in terrestrial ecosystems. </w:t>
      </w:r>
      <w:r w:rsidRPr="00513209">
        <w:rPr>
          <w:i/>
          <w:iCs/>
        </w:rPr>
        <w:t>Ecology Letters</w:t>
      </w:r>
      <w:r w:rsidRPr="00513209">
        <w:t xml:space="preserve">, </w:t>
      </w:r>
      <w:r w:rsidRPr="00513209">
        <w:rPr>
          <w:i/>
          <w:iCs/>
        </w:rPr>
        <w:t>11</w:t>
      </w:r>
      <w:r w:rsidRPr="00513209">
        <w:t>(12), 1351–1363. https://doi.org/10.1111/j.1461-0248.2008.01250.x</w:t>
      </w:r>
    </w:p>
    <w:p w14:paraId="5B6E9DDE" w14:textId="77777777" w:rsidR="00513209" w:rsidRPr="00513209" w:rsidRDefault="00513209" w:rsidP="00513209">
      <w:pPr>
        <w:pStyle w:val="Bibliography"/>
      </w:pPr>
      <w:r w:rsidRPr="00513209">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513209">
        <w:rPr>
          <w:i/>
          <w:iCs/>
        </w:rPr>
        <w:t>Functional Ecology</w:t>
      </w:r>
      <w:r w:rsidRPr="00513209">
        <w:t xml:space="preserve">, </w:t>
      </w:r>
      <w:r w:rsidRPr="00513209">
        <w:rPr>
          <w:i/>
          <w:iCs/>
        </w:rPr>
        <w:t>29</w:t>
      </w:r>
      <w:r w:rsidRPr="00513209">
        <w:t>(3), 299–307. https://doi.org/10.1111/1365-2435.12356</w:t>
      </w:r>
    </w:p>
    <w:p w14:paraId="3DAB3666" w14:textId="77777777" w:rsidR="00513209" w:rsidRPr="00513209" w:rsidRDefault="00513209" w:rsidP="00513209">
      <w:pPr>
        <w:pStyle w:val="Bibliography"/>
      </w:pPr>
      <w:r w:rsidRPr="00513209">
        <w:t xml:space="preserve">Van Lanen, N. J., Monroe, A. P., &amp; Aldridge, C. L. (2023). A hidden cost of single species management: Habitat-relationships reveal potential negative effects of conifer removal on a non-target species. </w:t>
      </w:r>
      <w:r w:rsidRPr="00513209">
        <w:rPr>
          <w:i/>
          <w:iCs/>
        </w:rPr>
        <w:t>Biological Conservation</w:t>
      </w:r>
      <w:r w:rsidRPr="00513209">
        <w:t xml:space="preserve">, </w:t>
      </w:r>
      <w:r w:rsidRPr="00513209">
        <w:rPr>
          <w:i/>
          <w:iCs/>
        </w:rPr>
        <w:t>280</w:t>
      </w:r>
      <w:r w:rsidRPr="00513209">
        <w:t>, 109959. https://doi.org/10.1016/j.biocon.2023.109959</w:t>
      </w:r>
    </w:p>
    <w:p w14:paraId="6C52BE58" w14:textId="77777777" w:rsidR="00513209" w:rsidRPr="00513209" w:rsidRDefault="00513209" w:rsidP="00513209">
      <w:pPr>
        <w:pStyle w:val="Bibliography"/>
      </w:pPr>
      <w:r w:rsidRPr="00513209">
        <w:t xml:space="preserve">Wauters, L. A., Githiru, M., Bertolino, S., Molinari, A., Tosi, G., &amp; Lens, L. (2008). Demography of alpine red squirrel populations in relation to fluctuations in seed crop size. </w:t>
      </w:r>
      <w:r w:rsidRPr="00513209">
        <w:rPr>
          <w:i/>
          <w:iCs/>
        </w:rPr>
        <w:t>Ecography</w:t>
      </w:r>
      <w:r w:rsidRPr="00513209">
        <w:t xml:space="preserve">, </w:t>
      </w:r>
      <w:r w:rsidRPr="00513209">
        <w:rPr>
          <w:i/>
          <w:iCs/>
        </w:rPr>
        <w:t>31</w:t>
      </w:r>
      <w:r w:rsidRPr="00513209">
        <w:t>(1), 104–114. https://doi.org/10.1111/j.2007.0906-7590.05251.x</w:t>
      </w:r>
    </w:p>
    <w:p w14:paraId="3D5D2743" w14:textId="77777777" w:rsidR="00513209" w:rsidRPr="00513209" w:rsidRDefault="00513209" w:rsidP="00513209">
      <w:pPr>
        <w:pStyle w:val="Bibliography"/>
      </w:pPr>
      <w:r w:rsidRPr="00513209">
        <w:t xml:space="preserve">Wickham, H., Averick, M., Bryan, J., Chang, W., McGowan, L., François, R., Grolemund, G., Hayes, A., Henry, L., Hester, J., Kuhn, M., Pedersen, T., Miller, E., Bache, S., Müller, </w:t>
      </w:r>
      <w:r w:rsidRPr="00513209">
        <w:lastRenderedPageBreak/>
        <w:t xml:space="preserve">K., Ooms, J., Robinson, D., Seidel, D., Spinu, V., … Yutani, H. (2019). Welcome to the Tidyverse. </w:t>
      </w:r>
      <w:r w:rsidRPr="00513209">
        <w:rPr>
          <w:i/>
          <w:iCs/>
        </w:rPr>
        <w:t>Journal of Open Source Software</w:t>
      </w:r>
      <w:r w:rsidRPr="00513209">
        <w:t xml:space="preserve">, </w:t>
      </w:r>
      <w:r w:rsidRPr="00513209">
        <w:rPr>
          <w:i/>
          <w:iCs/>
        </w:rPr>
        <w:t>4</w:t>
      </w:r>
      <w:r w:rsidRPr="00513209">
        <w:t>(43), 1686. https://doi.org/10.21105/joss.01686</w:t>
      </w:r>
    </w:p>
    <w:p w14:paraId="39B80165" w14:textId="77777777" w:rsidR="00513209" w:rsidRPr="00513209" w:rsidRDefault="00513209" w:rsidP="00513209">
      <w:pPr>
        <w:pStyle w:val="Bibliography"/>
      </w:pPr>
      <w:r w:rsidRPr="00513209">
        <w:t xml:space="preserve">Wickham, H., &amp; Bryan, J. (2015). </w:t>
      </w:r>
      <w:r w:rsidRPr="00513209">
        <w:rPr>
          <w:i/>
          <w:iCs/>
        </w:rPr>
        <w:t>readxl: Read Excel Files</w:t>
      </w:r>
      <w:r w:rsidRPr="00513209">
        <w:t xml:space="preserve"> (p. 1.4.3) [Dataset]. https://doi.org/10.32614/CRAN.package.readxl</w:t>
      </w:r>
    </w:p>
    <w:p w14:paraId="631A412D" w14:textId="77777777" w:rsidR="00513209" w:rsidRPr="00513209" w:rsidRDefault="00513209" w:rsidP="00513209">
      <w:pPr>
        <w:pStyle w:val="Bibliography"/>
      </w:pPr>
      <w:r w:rsidRPr="00513209">
        <w:t xml:space="preserve">Wiggins, D. A. (2005). </w:t>
      </w:r>
      <w:r w:rsidRPr="00513209">
        <w:rPr>
          <w:i/>
          <w:iCs/>
        </w:rPr>
        <w:t>Pinyon Jay (Gymnorhinus cyanocephalus): A technical conservation assessment.</w:t>
      </w:r>
      <w:r w:rsidRPr="00513209">
        <w:t xml:space="preserve"> USDA Forest Service, Rocky Mountain Region. http://www.fs.fed.us/r2/projects/scp/assessments/pinyonjay.pdf</w:t>
      </w:r>
    </w:p>
    <w:p w14:paraId="0143521D" w14:textId="77777777" w:rsidR="00513209" w:rsidRPr="00513209" w:rsidRDefault="00513209" w:rsidP="00513209">
      <w:pPr>
        <w:pStyle w:val="Bibliography"/>
      </w:pPr>
      <w:r w:rsidRPr="00513209">
        <w:t xml:space="preserve">Wilson, B. T., Lister, A. J., Riemann, R. I., &amp; Griffith, D. M. (2013). </w:t>
      </w:r>
      <w:r w:rsidRPr="00513209">
        <w:rPr>
          <w:i/>
          <w:iCs/>
        </w:rPr>
        <w:t>Live tree species basal area of the contiguous United States (2000-2009)</w:t>
      </w:r>
      <w:r w:rsidRPr="00513209">
        <w:t xml:space="preserve"> [Dataset]. Forest Service Research Data Archive. https://doi.org/10.2737/RDS-2013-0013</w:t>
      </w:r>
    </w:p>
    <w:p w14:paraId="0EB1D231" w14:textId="77777777" w:rsidR="00513209" w:rsidRPr="00513209" w:rsidRDefault="00513209" w:rsidP="00513209">
      <w:pPr>
        <w:pStyle w:val="Bibliography"/>
      </w:pPr>
      <w:r w:rsidRPr="00513209">
        <w:t xml:space="preserve">Wion, A. P., Pearse, I. S., Broxson, M., &amp; Redmond, M. D. (2025). Mast hindcasts reveal pervasive effects of extreme drought on a foundational conifer species. </w:t>
      </w:r>
      <w:r w:rsidRPr="00513209">
        <w:rPr>
          <w:i/>
          <w:iCs/>
        </w:rPr>
        <w:t>New Phytologist</w:t>
      </w:r>
      <w:r w:rsidRPr="00513209">
        <w:t xml:space="preserve">, </w:t>
      </w:r>
      <w:r w:rsidRPr="00513209">
        <w:rPr>
          <w:i/>
          <w:iCs/>
        </w:rPr>
        <w:t>246</w:t>
      </w:r>
      <w:r w:rsidRPr="00513209">
        <w:t>(2), 450–460. https://doi.org/10.1111/nph.20321</w:t>
      </w:r>
    </w:p>
    <w:p w14:paraId="56D9695B" w14:textId="77777777" w:rsidR="00513209" w:rsidRPr="00513209" w:rsidRDefault="00513209" w:rsidP="00513209">
      <w:pPr>
        <w:pStyle w:val="Bibliography"/>
      </w:pPr>
      <w:r w:rsidRPr="00513209">
        <w:t xml:space="preserve">Yang, Y., Foster, K. R., Coyte, K. Z., &amp; Li, A. (2023). Time delays modulate the stability of complex ecosystems. </w:t>
      </w:r>
      <w:r w:rsidRPr="00513209">
        <w:rPr>
          <w:i/>
          <w:iCs/>
        </w:rPr>
        <w:t>Nature Ecology &amp; Evolution</w:t>
      </w:r>
      <w:r w:rsidRPr="00513209">
        <w:t xml:space="preserve">, </w:t>
      </w:r>
      <w:r w:rsidRPr="00513209">
        <w:rPr>
          <w:i/>
          <w:iCs/>
        </w:rPr>
        <w:t>7</w:t>
      </w:r>
      <w:r w:rsidRPr="00513209">
        <w:t>(10), 1610–1619. https://doi.org/10.1038/s41559-023-02158-x</w:t>
      </w:r>
    </w:p>
    <w:p w14:paraId="6DABBF4E" w14:textId="77777777" w:rsidR="00513209" w:rsidRPr="00513209" w:rsidRDefault="00513209" w:rsidP="00513209">
      <w:pPr>
        <w:pStyle w:val="Bibliography"/>
      </w:pPr>
      <w:r w:rsidRPr="00513209">
        <w:t xml:space="preserve">Zylstra, E. R., Ries, L., Neupane, N., Saunders, S. P., Ramírez, M. I., Rendón-Salinas, E., Oberhauser, K. S., Farr, M. T., &amp; Zipkin, E. F. (2021). Changes in climate drive recent monarch butterfly dynamics. </w:t>
      </w:r>
      <w:r w:rsidRPr="00513209">
        <w:rPr>
          <w:i/>
          <w:iCs/>
        </w:rPr>
        <w:t>Nature Ecology &amp; Evolution</w:t>
      </w:r>
      <w:r w:rsidRPr="00513209">
        <w:t xml:space="preserve">, </w:t>
      </w:r>
      <w:r w:rsidRPr="00513209">
        <w:rPr>
          <w:i/>
          <w:iCs/>
        </w:rPr>
        <w:t>5</w:t>
      </w:r>
      <w:r w:rsidRPr="00513209">
        <w:t>(10), 1441–1452. https://doi.org/10.1038/s41559-021-01504-1</w:t>
      </w:r>
    </w:p>
    <w:p w14:paraId="63350F03" w14:textId="70D70380" w:rsidR="00482FFC" w:rsidRPr="00482FFC" w:rsidRDefault="0019106D" w:rsidP="00513209">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204B02F6" w:rsidR="00A63129" w:rsidRDefault="00A63129" w:rsidP="00A63129">
      <w:r>
        <w:annotationRef/>
      </w:r>
      <w:r w:rsidRPr="33602D50">
        <w:t>will be generating this prior to submission</w:t>
      </w:r>
    </w:p>
  </w:comment>
  <w:comment w:id="8" w:author="Kiona Ogle" w:date="2025-09-24T09:38:00Z" w:initials="KO">
    <w:p w14:paraId="218F4EF2" w14:textId="77777777" w:rsidR="00464FBB" w:rsidRDefault="00464FBB" w:rsidP="00464FBB">
      <w:pPr>
        <w:pStyle w:val="CommentText"/>
      </w:pPr>
      <w:r>
        <w:rPr>
          <w:rStyle w:val="CommentReference"/>
        </w:rPr>
        <w:annotationRef/>
      </w:r>
      <w:r>
        <w:t>Probably need another ref for the “climate variability” comment, perhaps a recent Park Williams paper.</w:t>
      </w:r>
    </w:p>
  </w:comment>
  <w:comment w:id="13" w:author="Kiona Ogle" w:date="2025-09-24T13:50:00Z" w:initials="KO">
    <w:p w14:paraId="29F441E1" w14:textId="33F678E1" w:rsidR="00450279" w:rsidRDefault="00450279" w:rsidP="00450279">
      <w:pPr>
        <w:pStyle w:val="CommentText"/>
      </w:pPr>
      <w:r>
        <w:rPr>
          <w:rStyle w:val="CommentReference"/>
        </w:rPr>
        <w:annotationRef/>
      </w:r>
      <w:r>
        <w:t>Some index of “amount” of pinyon pine (basal area, density, etc.).</w:t>
      </w:r>
    </w:p>
  </w:comment>
  <w:comment w:id="19" w:author="Kyle Christopher Rodman" w:date="2025-08-11T12:02:00Z" w:initials="KR">
    <w:p w14:paraId="692C415B" w14:textId="4E826179" w:rsidR="00363179" w:rsidRDefault="00332E9D">
      <w:pPr>
        <w:pStyle w:val="CommentText"/>
      </w:pPr>
      <w:r>
        <w:rPr>
          <w:rStyle w:val="CommentReference"/>
        </w:rPr>
        <w:annotationRef/>
      </w:r>
      <w:r w:rsidRPr="36228D75">
        <w:t>You could probably shorten this to just a couple of sentences and make it an appendix section</w:t>
      </w:r>
    </w:p>
  </w:comment>
  <w:comment w:id="20"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25" w:author="Ana Miller-ter Kuile" w:date="2025-10-14T11:39:00Z" w:initials="AM">
    <w:p w14:paraId="03A3AFD8" w14:textId="77777777" w:rsidR="002A02DF" w:rsidRDefault="002A02DF" w:rsidP="002A02DF">
      <w:r>
        <w:rPr>
          <w:rStyle w:val="CommentReference"/>
        </w:rPr>
        <w:annotationRef/>
      </w:r>
      <w:r>
        <w:rPr>
          <w:sz w:val="20"/>
          <w:szCs w:val="20"/>
        </w:rPr>
        <w:t>Kyle?</w:t>
      </w:r>
    </w:p>
  </w:comment>
  <w:comment w:id="66" w:author="Kiona Ogle" w:date="2025-08-21T12:30:00Z" w:initials="KO">
    <w:p w14:paraId="45E0C097" w14:textId="33138884"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64" w:author="Kiona Ogle" w:date="2025-09-24T15:51:00Z" w:initials="KO">
    <w:p w14:paraId="14F726F2" w14:textId="77777777" w:rsidR="00493A20" w:rsidRDefault="00493A20" w:rsidP="00493A20">
      <w:pPr>
        <w:pStyle w:val="CommentText"/>
      </w:pPr>
      <w:r>
        <w:rPr>
          <w:rStyle w:val="CommentReference"/>
        </w:rPr>
        <w:annotationRef/>
      </w:r>
      <w:r>
        <w:t>This seems very out of place. Are the “remotely sensed” cover data the same as the RAP cover data? If so, delete this; if not, then give more explanation for this step that used R.S. data.</w:t>
      </w:r>
    </w:p>
  </w:comment>
  <w:comment w:id="70" w:author="Kyle Christopher Rodman" w:date="2025-08-11T11:57:00Z" w:initials="KR">
    <w:p w14:paraId="6A67D02A" w14:textId="5BA1F062"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 w:id="90" w:author="Ana Miller-ter Kuile" w:date="2025-09-22T09:11:00Z" w:initials="AM">
    <w:p w14:paraId="7F3FFDCA" w14:textId="60B324AD" w:rsidR="002E03AA" w:rsidRDefault="002E03AA" w:rsidP="002E03AA">
      <w:r>
        <w:rPr>
          <w:rStyle w:val="CommentReference"/>
        </w:rPr>
        <w:annotationRef/>
      </w:r>
      <w:r>
        <w:rPr>
          <w:sz w:val="20"/>
          <w:szCs w:val="20"/>
        </w:rPr>
        <w:t>Note: update all equations to have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218F4EF2" w15:done="0"/>
  <w15:commentEx w15:paraId="29F441E1" w15:done="0"/>
  <w15:commentEx w15:paraId="692C415B" w15:done="0"/>
  <w15:commentEx w15:paraId="667170D9" w15:paraIdParent="692C415B" w15:done="0"/>
  <w15:commentEx w15:paraId="03A3AFD8" w15:done="0"/>
  <w15:commentEx w15:paraId="45E0C097" w15:done="0"/>
  <w15:commentEx w15:paraId="14F726F2" w15:done="0"/>
  <w15:commentEx w15:paraId="6A67D02A" w15:done="0"/>
  <w15:commentEx w15:paraId="7F3FF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290FE564" w16cex:dateUtc="2025-09-24T16:38:00Z"/>
  <w16cex:commentExtensible w16cex:durableId="7D2A629F" w16cex:dateUtc="2025-09-24T20:50:00Z"/>
  <w16cex:commentExtensible w16cex:durableId="65A94FC0" w16cex:dateUtc="2025-08-11T19:02:00Z"/>
  <w16cex:commentExtensible w16cex:durableId="4B76E3C7" w16cex:dateUtc="2025-08-21T19:31:00Z"/>
  <w16cex:commentExtensible w16cex:durableId="3D801108" w16cex:dateUtc="2025-10-14T18:39:00Z"/>
  <w16cex:commentExtensible w16cex:durableId="3DDD810B" w16cex:dateUtc="2025-08-21T19:30:00Z"/>
  <w16cex:commentExtensible w16cex:durableId="5DB9BAF0" w16cex:dateUtc="2025-09-24T22:51:00Z"/>
  <w16cex:commentExtensible w16cex:durableId="08493D9A" w16cex:dateUtc="2025-08-11T18:57:00Z"/>
  <w16cex:commentExtensible w16cex:durableId="4A06039F" w16cex:dateUtc="2025-09-22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218F4EF2" w16cid:durableId="290FE564"/>
  <w16cid:commentId w16cid:paraId="29F441E1" w16cid:durableId="7D2A629F"/>
  <w16cid:commentId w16cid:paraId="692C415B" w16cid:durableId="65A94FC0"/>
  <w16cid:commentId w16cid:paraId="667170D9" w16cid:durableId="4B76E3C7"/>
  <w16cid:commentId w16cid:paraId="03A3AFD8" w16cid:durableId="3D801108"/>
  <w16cid:commentId w16cid:paraId="45E0C097" w16cid:durableId="3DDD810B"/>
  <w16cid:commentId w16cid:paraId="14F726F2" w16cid:durableId="5DB9BAF0"/>
  <w16cid:commentId w16cid:paraId="6A67D02A" w16cid:durableId="08493D9A"/>
  <w16cid:commentId w16cid:paraId="7F3FFDCA" w16cid:durableId="4A060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B1EF" w14:textId="77777777" w:rsidR="00BE176F" w:rsidRDefault="00BE176F">
      <w:pPr>
        <w:spacing w:after="0"/>
      </w:pPr>
      <w:r>
        <w:separator/>
      </w:r>
    </w:p>
  </w:endnote>
  <w:endnote w:type="continuationSeparator" w:id="0">
    <w:p w14:paraId="4EBD4270" w14:textId="77777777" w:rsidR="00BE176F" w:rsidRDefault="00BE17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2A16" w14:textId="77777777" w:rsidR="00BE176F" w:rsidRDefault="00BE176F">
      <w:pPr>
        <w:spacing w:after="0"/>
      </w:pPr>
      <w:r>
        <w:separator/>
      </w:r>
    </w:p>
  </w:footnote>
  <w:footnote w:type="continuationSeparator" w:id="0">
    <w:p w14:paraId="0CBB0AEA" w14:textId="77777777" w:rsidR="00BE176F" w:rsidRDefault="00BE17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rson w15:author="Kyle Christopher Rodman">
    <w15:presenceInfo w15:providerId="AD" w15:userId="S::Kyle.Rodman@nau.edu::eb4c0d42-db71-4cbe-95f9-6192ec5d81d2"/>
  </w15:person>
  <w15:person w15:author="Ana Miller-ter Kuile">
    <w15:presenceInfo w15:providerId="AD" w15:userId="S::Ana.Miller-ter-Kuile@nau.edu::f05f7ea4-c99a-402b-8c05-7689738ab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17D05"/>
    <w:rsid w:val="0002057B"/>
    <w:rsid w:val="0003237A"/>
    <w:rsid w:val="0003608C"/>
    <w:rsid w:val="00040BEC"/>
    <w:rsid w:val="0005263B"/>
    <w:rsid w:val="00052BC7"/>
    <w:rsid w:val="00055DC4"/>
    <w:rsid w:val="00085CB0"/>
    <w:rsid w:val="0008670E"/>
    <w:rsid w:val="000A0DF7"/>
    <w:rsid w:val="000A3078"/>
    <w:rsid w:val="000B293B"/>
    <w:rsid w:val="000C6F45"/>
    <w:rsid w:val="000D576B"/>
    <w:rsid w:val="000E0454"/>
    <w:rsid w:val="000E6782"/>
    <w:rsid w:val="000F105A"/>
    <w:rsid w:val="00100FEF"/>
    <w:rsid w:val="00114B4D"/>
    <w:rsid w:val="00126373"/>
    <w:rsid w:val="001278B6"/>
    <w:rsid w:val="00132C63"/>
    <w:rsid w:val="00136F49"/>
    <w:rsid w:val="00137F43"/>
    <w:rsid w:val="00144A45"/>
    <w:rsid w:val="001539DD"/>
    <w:rsid w:val="0015719C"/>
    <w:rsid w:val="00164413"/>
    <w:rsid w:val="00164807"/>
    <w:rsid w:val="00167C71"/>
    <w:rsid w:val="00167D56"/>
    <w:rsid w:val="00172574"/>
    <w:rsid w:val="00183C56"/>
    <w:rsid w:val="00186ED6"/>
    <w:rsid w:val="0019106D"/>
    <w:rsid w:val="001B1614"/>
    <w:rsid w:val="001B2070"/>
    <w:rsid w:val="001C5D82"/>
    <w:rsid w:val="001D6AB7"/>
    <w:rsid w:val="001E2CD1"/>
    <w:rsid w:val="001F33F2"/>
    <w:rsid w:val="00201D20"/>
    <w:rsid w:val="00203A94"/>
    <w:rsid w:val="00207146"/>
    <w:rsid w:val="00213B0C"/>
    <w:rsid w:val="002151D1"/>
    <w:rsid w:val="00220145"/>
    <w:rsid w:val="00221064"/>
    <w:rsid w:val="002271A6"/>
    <w:rsid w:val="00240BE0"/>
    <w:rsid w:val="002537F2"/>
    <w:rsid w:val="00275582"/>
    <w:rsid w:val="00291DDF"/>
    <w:rsid w:val="002946CD"/>
    <w:rsid w:val="002A02DF"/>
    <w:rsid w:val="002A78F8"/>
    <w:rsid w:val="002C0AB4"/>
    <w:rsid w:val="002C7452"/>
    <w:rsid w:val="002D0660"/>
    <w:rsid w:val="002E03AA"/>
    <w:rsid w:val="002E059F"/>
    <w:rsid w:val="002E0719"/>
    <w:rsid w:val="002E297C"/>
    <w:rsid w:val="002E4972"/>
    <w:rsid w:val="002F4C16"/>
    <w:rsid w:val="0030190A"/>
    <w:rsid w:val="003215D9"/>
    <w:rsid w:val="0032401D"/>
    <w:rsid w:val="00332E9D"/>
    <w:rsid w:val="003405CF"/>
    <w:rsid w:val="00347BE8"/>
    <w:rsid w:val="00363179"/>
    <w:rsid w:val="00364CA8"/>
    <w:rsid w:val="003971A1"/>
    <w:rsid w:val="003B444C"/>
    <w:rsid w:val="003B53B7"/>
    <w:rsid w:val="003F2E29"/>
    <w:rsid w:val="00410872"/>
    <w:rsid w:val="00410EEF"/>
    <w:rsid w:val="0043636C"/>
    <w:rsid w:val="00447F19"/>
    <w:rsid w:val="00450279"/>
    <w:rsid w:val="00456A3F"/>
    <w:rsid w:val="00464FBB"/>
    <w:rsid w:val="00467B8C"/>
    <w:rsid w:val="0047671F"/>
    <w:rsid w:val="004819E8"/>
    <w:rsid w:val="00482FFC"/>
    <w:rsid w:val="00493A20"/>
    <w:rsid w:val="004B339F"/>
    <w:rsid w:val="004B3824"/>
    <w:rsid w:val="004D072B"/>
    <w:rsid w:val="004D074E"/>
    <w:rsid w:val="004D1644"/>
    <w:rsid w:val="004D4B7B"/>
    <w:rsid w:val="004D75E2"/>
    <w:rsid w:val="004F23B2"/>
    <w:rsid w:val="00501471"/>
    <w:rsid w:val="00513209"/>
    <w:rsid w:val="00514659"/>
    <w:rsid w:val="005236F7"/>
    <w:rsid w:val="005507D3"/>
    <w:rsid w:val="00566D27"/>
    <w:rsid w:val="00575F07"/>
    <w:rsid w:val="0058745E"/>
    <w:rsid w:val="005C16F0"/>
    <w:rsid w:val="005C6E8E"/>
    <w:rsid w:val="005D5F13"/>
    <w:rsid w:val="005D7B77"/>
    <w:rsid w:val="005D7C8D"/>
    <w:rsid w:val="005E2AEB"/>
    <w:rsid w:val="005F6A84"/>
    <w:rsid w:val="006062EF"/>
    <w:rsid w:val="006103F0"/>
    <w:rsid w:val="00612557"/>
    <w:rsid w:val="00626A70"/>
    <w:rsid w:val="0063252F"/>
    <w:rsid w:val="00653D9D"/>
    <w:rsid w:val="006561E7"/>
    <w:rsid w:val="00660EB4"/>
    <w:rsid w:val="00662164"/>
    <w:rsid w:val="00666031"/>
    <w:rsid w:val="006872A2"/>
    <w:rsid w:val="006941F9"/>
    <w:rsid w:val="006B3C02"/>
    <w:rsid w:val="006B595D"/>
    <w:rsid w:val="006C0909"/>
    <w:rsid w:val="006C1BC7"/>
    <w:rsid w:val="006C4265"/>
    <w:rsid w:val="006C55E4"/>
    <w:rsid w:val="006F4C84"/>
    <w:rsid w:val="007055F9"/>
    <w:rsid w:val="007069A1"/>
    <w:rsid w:val="00707916"/>
    <w:rsid w:val="00711C3E"/>
    <w:rsid w:val="00715C1E"/>
    <w:rsid w:val="00727370"/>
    <w:rsid w:val="00728D59"/>
    <w:rsid w:val="007351E8"/>
    <w:rsid w:val="007545A8"/>
    <w:rsid w:val="00762550"/>
    <w:rsid w:val="00767225"/>
    <w:rsid w:val="00771E0C"/>
    <w:rsid w:val="00785258"/>
    <w:rsid w:val="00785908"/>
    <w:rsid w:val="007945A8"/>
    <w:rsid w:val="007A4E12"/>
    <w:rsid w:val="007B1138"/>
    <w:rsid w:val="007C330C"/>
    <w:rsid w:val="007D07E4"/>
    <w:rsid w:val="007D7AD4"/>
    <w:rsid w:val="007E3278"/>
    <w:rsid w:val="007F0677"/>
    <w:rsid w:val="008059C1"/>
    <w:rsid w:val="008101C6"/>
    <w:rsid w:val="008114F5"/>
    <w:rsid w:val="008160B6"/>
    <w:rsid w:val="008266CE"/>
    <w:rsid w:val="008338FA"/>
    <w:rsid w:val="00840051"/>
    <w:rsid w:val="00840650"/>
    <w:rsid w:val="0084104D"/>
    <w:rsid w:val="00870758"/>
    <w:rsid w:val="008A1F18"/>
    <w:rsid w:val="008A3B61"/>
    <w:rsid w:val="008A4CAE"/>
    <w:rsid w:val="008B24AA"/>
    <w:rsid w:val="008B6542"/>
    <w:rsid w:val="008D0582"/>
    <w:rsid w:val="008F1739"/>
    <w:rsid w:val="008F4B4E"/>
    <w:rsid w:val="008F6A89"/>
    <w:rsid w:val="00914C70"/>
    <w:rsid w:val="00925D18"/>
    <w:rsid w:val="00942FE3"/>
    <w:rsid w:val="009459F1"/>
    <w:rsid w:val="0095581B"/>
    <w:rsid w:val="00966CEB"/>
    <w:rsid w:val="00975F2C"/>
    <w:rsid w:val="00986444"/>
    <w:rsid w:val="0099134A"/>
    <w:rsid w:val="009A0E39"/>
    <w:rsid w:val="009A1BE6"/>
    <w:rsid w:val="009A62EA"/>
    <w:rsid w:val="009C1F31"/>
    <w:rsid w:val="009C4515"/>
    <w:rsid w:val="009D37C7"/>
    <w:rsid w:val="009E74D5"/>
    <w:rsid w:val="009E7BA9"/>
    <w:rsid w:val="009F4C17"/>
    <w:rsid w:val="00A065AD"/>
    <w:rsid w:val="00A17E2A"/>
    <w:rsid w:val="00A2792A"/>
    <w:rsid w:val="00A63129"/>
    <w:rsid w:val="00A66A63"/>
    <w:rsid w:val="00A82A9B"/>
    <w:rsid w:val="00A86FA3"/>
    <w:rsid w:val="00A95DE3"/>
    <w:rsid w:val="00AA5B73"/>
    <w:rsid w:val="00AA646D"/>
    <w:rsid w:val="00AA6B58"/>
    <w:rsid w:val="00AB19C2"/>
    <w:rsid w:val="00AC0442"/>
    <w:rsid w:val="00AD2B50"/>
    <w:rsid w:val="00AE1E03"/>
    <w:rsid w:val="00AF178B"/>
    <w:rsid w:val="00AF6F1D"/>
    <w:rsid w:val="00B0326C"/>
    <w:rsid w:val="00B073FE"/>
    <w:rsid w:val="00B07713"/>
    <w:rsid w:val="00B079E1"/>
    <w:rsid w:val="00B11DD0"/>
    <w:rsid w:val="00B20A83"/>
    <w:rsid w:val="00B24923"/>
    <w:rsid w:val="00B336AD"/>
    <w:rsid w:val="00B47A0F"/>
    <w:rsid w:val="00B4B2EF"/>
    <w:rsid w:val="00B51F5B"/>
    <w:rsid w:val="00B54073"/>
    <w:rsid w:val="00B63F63"/>
    <w:rsid w:val="00B81AEA"/>
    <w:rsid w:val="00B96D92"/>
    <w:rsid w:val="00BA3FBE"/>
    <w:rsid w:val="00BA739E"/>
    <w:rsid w:val="00BB019C"/>
    <w:rsid w:val="00BB28EF"/>
    <w:rsid w:val="00BD3DAE"/>
    <w:rsid w:val="00BD6793"/>
    <w:rsid w:val="00BE176F"/>
    <w:rsid w:val="00BE3A4A"/>
    <w:rsid w:val="00BF2AC0"/>
    <w:rsid w:val="00BF533E"/>
    <w:rsid w:val="00C146AB"/>
    <w:rsid w:val="00C33659"/>
    <w:rsid w:val="00C37DC0"/>
    <w:rsid w:val="00C51F3D"/>
    <w:rsid w:val="00C65975"/>
    <w:rsid w:val="00C7167B"/>
    <w:rsid w:val="00C82930"/>
    <w:rsid w:val="00CE2CA1"/>
    <w:rsid w:val="00CE5DE4"/>
    <w:rsid w:val="00CF7BD5"/>
    <w:rsid w:val="00D11A36"/>
    <w:rsid w:val="00D25C6F"/>
    <w:rsid w:val="00D351AD"/>
    <w:rsid w:val="00D35F65"/>
    <w:rsid w:val="00D373F1"/>
    <w:rsid w:val="00D426C8"/>
    <w:rsid w:val="00D430F8"/>
    <w:rsid w:val="00D431E9"/>
    <w:rsid w:val="00D52D77"/>
    <w:rsid w:val="00D5360B"/>
    <w:rsid w:val="00D65306"/>
    <w:rsid w:val="00D67E4C"/>
    <w:rsid w:val="00D753EE"/>
    <w:rsid w:val="00D85BFC"/>
    <w:rsid w:val="00D86531"/>
    <w:rsid w:val="00D93931"/>
    <w:rsid w:val="00DB13BB"/>
    <w:rsid w:val="00DB2382"/>
    <w:rsid w:val="00DD05C3"/>
    <w:rsid w:val="00DD62AF"/>
    <w:rsid w:val="00DF04BB"/>
    <w:rsid w:val="00DF16ED"/>
    <w:rsid w:val="00DF2B03"/>
    <w:rsid w:val="00E03F7B"/>
    <w:rsid w:val="00E05463"/>
    <w:rsid w:val="00E10382"/>
    <w:rsid w:val="00E360F7"/>
    <w:rsid w:val="00E635D0"/>
    <w:rsid w:val="00E71E3F"/>
    <w:rsid w:val="00E72E3D"/>
    <w:rsid w:val="00E753D3"/>
    <w:rsid w:val="00E763F2"/>
    <w:rsid w:val="00E83628"/>
    <w:rsid w:val="00EA0863"/>
    <w:rsid w:val="00EA3AE6"/>
    <w:rsid w:val="00EB453B"/>
    <w:rsid w:val="00EB72EC"/>
    <w:rsid w:val="00EC50D8"/>
    <w:rsid w:val="00EC5970"/>
    <w:rsid w:val="00ED29E7"/>
    <w:rsid w:val="00ED4EEA"/>
    <w:rsid w:val="00EE2B01"/>
    <w:rsid w:val="00F03710"/>
    <w:rsid w:val="00F2608D"/>
    <w:rsid w:val="00F4615A"/>
    <w:rsid w:val="00F51C32"/>
    <w:rsid w:val="00F57066"/>
    <w:rsid w:val="00F574EC"/>
    <w:rsid w:val="00F713D7"/>
    <w:rsid w:val="00F718C9"/>
    <w:rsid w:val="00F83DDB"/>
    <w:rsid w:val="00F83FC2"/>
    <w:rsid w:val="00F927A3"/>
    <w:rsid w:val="00F928DF"/>
    <w:rsid w:val="00FA047F"/>
    <w:rsid w:val="00FA0A13"/>
    <w:rsid w:val="00FB2CF6"/>
    <w:rsid w:val="00FC7A8E"/>
    <w:rsid w:val="00FD5B80"/>
    <w:rsid w:val="00FE1E5C"/>
    <w:rsid w:val="00FE6ED2"/>
    <w:rsid w:val="00FF43A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1739"/>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42</Pages>
  <Words>54502</Words>
  <Characters>310662</Characters>
  <Application>Microsoft Office Word</Application>
  <DocSecurity>0</DocSecurity>
  <Lines>2588</Lines>
  <Paragraphs>728</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364436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18</cp:revision>
  <dcterms:created xsi:type="dcterms:W3CDTF">2025-10-14T18:09:00Z</dcterms:created>
  <dcterms:modified xsi:type="dcterms:W3CDTF">2025-10-14T22:59:00Z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zotero-version="7.0.26"&gt;&lt;session id="VQG4Q7yp"/&gt;&lt;style id="http://www.zotero.org/styles/journal-of-animal-ecology" hasBibliography="1" bibliographyStyleHasBeenSet="1"/&gt;&lt;prefs&gt;&lt;pref name="fieldType" value="Field"/&gt;&lt;/prefs&gt;&lt;/data&gt;</vt:lpwstr>
  </property>
</Properties>
</file>
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BFD85" w14:textId="21DD44D8" w:rsidR="000B070A" w:rsidRDefault="009E3884" w:rsidP="0003304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922E0E" wp14:editId="7CE8DBC9">
            <wp:extent cx="5943600" cy="2377440"/>
            <wp:effectExtent l="0" t="0" r="0" b="0"/>
            <wp:docPr id="1369553280" name="Picture 2" descr="A map of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53280" name="Picture 2" descr="A map of the united stat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3F66" w14:textId="03103065" w:rsidR="000B070A" w:rsidRDefault="000B070A">
      <w:pPr>
        <w:rPr>
          <w:rFonts w:ascii="Times New Roman" w:hAnsi="Times New Roman" w:cs="Times New Roman"/>
        </w:rPr>
      </w:pPr>
    </w:p>
    <w:p w14:paraId="5534FC00" w14:textId="0FF28B7D" w:rsidR="00531A58" w:rsidRPr="000B360C" w:rsidRDefault="002B5C9C">
      <w:pPr>
        <w:rPr>
          <w:rFonts w:ascii="Times New Roman" w:hAnsi="Times New Roman" w:cs="Times New Roman"/>
        </w:rPr>
      </w:pPr>
      <w:r w:rsidRPr="008069B5">
        <w:rPr>
          <w:rFonts w:ascii="Times New Roman" w:hAnsi="Times New Roman" w:cs="Times New Roman"/>
          <w:b/>
          <w:bCs/>
        </w:rPr>
        <w:t>Figure 1</w:t>
      </w:r>
      <w:r w:rsidR="00E56F1A" w:rsidRPr="008069B5">
        <w:rPr>
          <w:rFonts w:ascii="Times New Roman" w:hAnsi="Times New Roman" w:cs="Times New Roman"/>
          <w:b/>
          <w:bCs/>
        </w:rPr>
        <w:t>.</w:t>
      </w:r>
      <w:r w:rsidR="00E56F1A" w:rsidRPr="002B5C9C">
        <w:rPr>
          <w:rFonts w:ascii="Times New Roman" w:hAnsi="Times New Roman" w:cs="Times New Roman"/>
        </w:rPr>
        <w:t xml:space="preserve"> </w:t>
      </w:r>
      <w:r w:rsidR="000B360C">
        <w:rPr>
          <w:rFonts w:ascii="Times New Roman" w:hAnsi="Times New Roman" w:cs="Times New Roman"/>
        </w:rPr>
        <w:t xml:space="preserve">The full species range </w:t>
      </w:r>
      <w:r w:rsidR="00E56F1A">
        <w:rPr>
          <w:rFonts w:ascii="Times New Roman" w:hAnsi="Times New Roman" w:cs="Times New Roman"/>
        </w:rPr>
        <w:t xml:space="preserve">for </w:t>
      </w:r>
      <w:r w:rsidR="000B360C" w:rsidRPr="008069B5">
        <w:rPr>
          <w:rFonts w:ascii="Times New Roman" w:hAnsi="Times New Roman" w:cs="Times New Roman"/>
          <w:b/>
          <w:bCs/>
        </w:rPr>
        <w:t>(a)</w:t>
      </w:r>
      <w:r w:rsidR="000B360C">
        <w:rPr>
          <w:rFonts w:ascii="Times New Roman" w:hAnsi="Times New Roman" w:cs="Times New Roman"/>
        </w:rPr>
        <w:t xml:space="preserve"> pinyon jays (pink region; data from eBird Status and Trends)</w:t>
      </w:r>
      <w:r w:rsidR="00E56F1A">
        <w:rPr>
          <w:rFonts w:ascii="Times New Roman" w:hAnsi="Times New Roman" w:cs="Times New Roman"/>
        </w:rPr>
        <w:t>,</w:t>
      </w:r>
      <w:r w:rsidR="000B360C">
        <w:rPr>
          <w:rFonts w:ascii="Times New Roman" w:hAnsi="Times New Roman" w:cs="Times New Roman"/>
        </w:rPr>
        <w:t xml:space="preserve"> with our study region </w:t>
      </w:r>
      <w:r w:rsidR="00E56F1A">
        <w:rPr>
          <w:rFonts w:ascii="Times New Roman" w:hAnsi="Times New Roman" w:cs="Times New Roman"/>
        </w:rPr>
        <w:t xml:space="preserve">delineated </w:t>
      </w:r>
      <w:r w:rsidR="000B360C">
        <w:rPr>
          <w:rFonts w:ascii="Times New Roman" w:hAnsi="Times New Roman" w:cs="Times New Roman"/>
        </w:rPr>
        <w:t xml:space="preserve">by </w:t>
      </w:r>
      <w:r w:rsidR="00E56F1A">
        <w:rPr>
          <w:rFonts w:ascii="Times New Roman" w:hAnsi="Times New Roman" w:cs="Times New Roman"/>
        </w:rPr>
        <w:t xml:space="preserve">the </w:t>
      </w:r>
      <w:r w:rsidR="000B360C">
        <w:rPr>
          <w:rFonts w:ascii="Times New Roman" w:hAnsi="Times New Roman" w:cs="Times New Roman"/>
        </w:rPr>
        <w:t>darker borders (</w:t>
      </w:r>
      <w:r w:rsidR="00E56F1A">
        <w:rPr>
          <w:rFonts w:ascii="Times New Roman" w:hAnsi="Times New Roman" w:cs="Times New Roman"/>
        </w:rPr>
        <w:t>s</w:t>
      </w:r>
      <w:r w:rsidR="000B360C">
        <w:rPr>
          <w:rFonts w:ascii="Times New Roman" w:hAnsi="Times New Roman" w:cs="Times New Roman"/>
        </w:rPr>
        <w:t>outhwest</w:t>
      </w:r>
      <w:r w:rsidR="00E56F1A">
        <w:rPr>
          <w:rFonts w:ascii="Times New Roman" w:hAnsi="Times New Roman" w:cs="Times New Roman"/>
        </w:rPr>
        <w:t xml:space="preserve">ern USA, </w:t>
      </w:r>
      <w:r w:rsidR="000B360C">
        <w:rPr>
          <w:rFonts w:ascii="Times New Roman" w:hAnsi="Times New Roman" w:cs="Times New Roman"/>
        </w:rPr>
        <w:t xml:space="preserve">including Arizona, Colorado, New Mexico, and Utah). The range of two-needled pinyon </w:t>
      </w:r>
      <w:r w:rsidR="000B360C" w:rsidRPr="008069B5">
        <w:rPr>
          <w:rFonts w:ascii="Times New Roman" w:hAnsi="Times New Roman" w:cs="Times New Roman"/>
          <w:b/>
          <w:bCs/>
        </w:rPr>
        <w:t xml:space="preserve">(b) </w:t>
      </w:r>
      <w:r w:rsidR="000B360C">
        <w:rPr>
          <w:rFonts w:ascii="Times New Roman" w:hAnsi="Times New Roman" w:cs="Times New Roman"/>
        </w:rPr>
        <w:t>in our study region</w:t>
      </w:r>
      <w:r w:rsidR="00E56F1A">
        <w:rPr>
          <w:rFonts w:ascii="Times New Roman" w:hAnsi="Times New Roman" w:cs="Times New Roman"/>
        </w:rPr>
        <w:t xml:space="preserve">, along with the </w:t>
      </w:r>
      <w:r w:rsidR="00E56F1A" w:rsidRPr="008069B5">
        <w:rPr>
          <w:rFonts w:ascii="Times New Roman" w:hAnsi="Times New Roman" w:cs="Times New Roman"/>
          <w:b/>
          <w:bCs/>
        </w:rPr>
        <w:t xml:space="preserve">(c) </w:t>
      </w:r>
      <w:r w:rsidR="00E56F1A">
        <w:rPr>
          <w:rFonts w:ascii="Times New Roman" w:hAnsi="Times New Roman" w:cs="Times New Roman"/>
        </w:rPr>
        <w:t>s</w:t>
      </w:r>
      <w:r w:rsidR="000B360C">
        <w:rPr>
          <w:rFonts w:ascii="Times New Roman" w:hAnsi="Times New Roman" w:cs="Times New Roman"/>
        </w:rPr>
        <w:t>ampling density (in checklists km</w:t>
      </w:r>
      <w:r w:rsidR="000B360C" w:rsidRPr="000B360C">
        <w:rPr>
          <w:rFonts w:ascii="Times New Roman" w:hAnsi="Times New Roman" w:cs="Times New Roman"/>
          <w:vertAlign w:val="superscript"/>
        </w:rPr>
        <w:t>-2</w:t>
      </w:r>
      <w:r w:rsidR="000B360C">
        <w:rPr>
          <w:rFonts w:ascii="Times New Roman" w:hAnsi="Times New Roman" w:cs="Times New Roman"/>
        </w:rPr>
        <w:t xml:space="preserve">) across all years </w:t>
      </w:r>
      <w:r w:rsidR="00E56F1A">
        <w:rPr>
          <w:rFonts w:ascii="Times New Roman" w:hAnsi="Times New Roman" w:cs="Times New Roman"/>
        </w:rPr>
        <w:t xml:space="preserve">for pinyon jay based on </w:t>
      </w:r>
      <w:r w:rsidR="000B360C">
        <w:rPr>
          <w:rFonts w:ascii="Times New Roman" w:hAnsi="Times New Roman" w:cs="Times New Roman"/>
        </w:rPr>
        <w:t>eBird data (2010-2022) after spatial and temporal subsampling and filtering checklists to areas with two-needle pinyon basal area.</w:t>
      </w:r>
    </w:p>
    <w:p w14:paraId="19420C35" w14:textId="77777777" w:rsidR="000B360C" w:rsidRPr="002B5C9C" w:rsidRDefault="000B360C">
      <w:pPr>
        <w:rPr>
          <w:rFonts w:ascii="Times New Roman" w:hAnsi="Times New Roman" w:cs="Times New Roman"/>
        </w:rPr>
      </w:pPr>
    </w:p>
    <w:p w14:paraId="11C7884D" w14:textId="77777777" w:rsidR="00A103C6" w:rsidRDefault="00A103C6" w:rsidP="002A4B78">
      <w:pPr>
        <w:pStyle w:val="ImageCaption"/>
        <w:rPr>
          <w:ins w:id="0" w:author="Kiona Ogle" w:date="2025-10-18T12:34:00Z" w16du:dateUtc="2025-10-18T19:34:00Z"/>
          <w:rFonts w:cs="Times New Roman"/>
        </w:rPr>
        <w:sectPr w:rsidR="00A103C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8E662A8" w14:textId="77777777" w:rsidR="002B5C9C" w:rsidRPr="002B5C9C" w:rsidRDefault="002B5C9C" w:rsidP="002A4B78">
      <w:pPr>
        <w:pStyle w:val="ImageCaption"/>
        <w:rPr>
          <w:rFonts w:cs="Times New Roman"/>
        </w:rPr>
      </w:pPr>
    </w:p>
    <w:p w14:paraId="7C8CEEC9" w14:textId="44628C77" w:rsidR="002B5C9C" w:rsidRDefault="00465960" w:rsidP="002A4B78">
      <w:pPr>
        <w:pStyle w:val="ImageCaption"/>
      </w:pPr>
      <w:r>
        <w:rPr>
          <w:noProof/>
          <w14:ligatures w14:val="standardContextual"/>
        </w:rPr>
        <w:drawing>
          <wp:inline distT="0" distB="0" distL="0" distR="0" wp14:anchorId="7898933F" wp14:editId="6A071BA8">
            <wp:extent cx="5943600" cy="1856740"/>
            <wp:effectExtent l="0" t="0" r="0" b="0"/>
            <wp:docPr id="775264723" name="Picture 1" descr="A diagram of different seas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64723" name="Picture 1" descr="A diagram of different season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BBA5" w14:textId="59A2996E" w:rsidR="002B5C9C" w:rsidRDefault="002B5C9C" w:rsidP="002A4B78">
      <w:pPr>
        <w:pStyle w:val="ImageCaption"/>
      </w:pPr>
    </w:p>
    <w:p w14:paraId="025773D2" w14:textId="6510DB77" w:rsidR="002A4B78" w:rsidRDefault="002A4B78" w:rsidP="002A4B78">
      <w:pPr>
        <w:pStyle w:val="ImageCaption"/>
      </w:pPr>
      <w:r w:rsidRPr="00465960">
        <w:rPr>
          <w:b/>
          <w:bCs/>
        </w:rPr>
        <w:t xml:space="preserve">Figure </w:t>
      </w:r>
      <w:r w:rsidR="002B5C9C" w:rsidRPr="00465960">
        <w:rPr>
          <w:b/>
          <w:bCs/>
        </w:rPr>
        <w:t>2</w:t>
      </w:r>
      <w:r w:rsidR="00E56F1A">
        <w:t xml:space="preserve">. </w:t>
      </w:r>
      <w:r>
        <w:t>A timeline of hypothesized</w:t>
      </w:r>
      <w:r w:rsidR="00E56F1A">
        <w:t xml:space="preserve"> temporal relationships between </w:t>
      </w:r>
      <w:r>
        <w:t xml:space="preserve">pinyon jay </w:t>
      </w:r>
      <w:r w:rsidR="00E56F1A">
        <w:t xml:space="preserve">abundance and </w:t>
      </w:r>
      <w:r w:rsidR="0098283F">
        <w:t>with pinyon cone availability</w:t>
      </w:r>
      <w:r w:rsidR="002044D5">
        <w:t xml:space="preserve">. </w:t>
      </w:r>
      <w:r w:rsidR="00E56F1A">
        <w:t>Three</w:t>
      </w:r>
      <w:r>
        <w:t xml:space="preserve"> hypotheses </w:t>
      </w:r>
      <w:r w:rsidR="00E56F1A">
        <w:t xml:space="preserve">describe how jay abundance in a given focal year (e.g., </w:t>
      </w:r>
      <w:r w:rsidR="00465960">
        <w:t>bird in timeline</w:t>
      </w:r>
      <w:r w:rsidR="00E56F1A">
        <w:t>) is related to pinyon cone (seed) production in future and past time periods (</w:t>
      </w:r>
      <w:r w:rsidR="00465960">
        <w:t>cone icons along timeline</w:t>
      </w:r>
      <w:r w:rsidR="00E56F1A">
        <w:t>),</w:t>
      </w:r>
      <w:r>
        <w:t xml:space="preserve"> including H1: jays ‘anticipate’ seed availability through utilization of other food</w:t>
      </w:r>
      <w:r w:rsidR="00E56F1A">
        <w:t xml:space="preserve"> resources </w:t>
      </w:r>
      <w:r>
        <w:t xml:space="preserve">(e.g., acorns, juniper berries) </w:t>
      </w:r>
      <w:r w:rsidR="00E56F1A">
        <w:t xml:space="preserve">that mature more quickly than  pinyon seeds </w:t>
      </w:r>
      <w:r>
        <w:t xml:space="preserve">or because they see </w:t>
      </w:r>
      <w:r w:rsidR="00E56F1A">
        <w:t xml:space="preserve">pinyon </w:t>
      </w:r>
      <w:r>
        <w:t xml:space="preserve">cones developing in an area; H2: jays </w:t>
      </w:r>
      <w:r w:rsidR="00E56F1A">
        <w:t xml:space="preserve">respond </w:t>
      </w:r>
      <w:r>
        <w:t>‘</w:t>
      </w:r>
      <w:r w:rsidR="00246EB8">
        <w:t>immediately</w:t>
      </w:r>
      <w:r>
        <w:t xml:space="preserve">’ to </w:t>
      </w:r>
      <w:r w:rsidR="00E56F1A">
        <w:t xml:space="preserve">pinyon </w:t>
      </w:r>
      <w:r>
        <w:t>seed</w:t>
      </w:r>
      <w:r w:rsidR="00E56F1A">
        <w:t>s produced</w:t>
      </w:r>
      <w:r w:rsidR="00246EB8">
        <w:t xml:space="preserve"> in </w:t>
      </w:r>
      <w:r w:rsidR="0098283F">
        <w:t>the previous fall and winter</w:t>
      </w:r>
      <w:r>
        <w:t xml:space="preserve"> </w:t>
      </w:r>
      <w:r w:rsidR="00246EB8">
        <w:t xml:space="preserve">by nesting near cache sites the </w:t>
      </w:r>
      <w:r w:rsidR="0098283F">
        <w:t xml:space="preserve">following spring </w:t>
      </w:r>
      <w:r>
        <w:t>nesting season</w:t>
      </w:r>
      <w:r w:rsidR="00E56F1A">
        <w:t>;</w:t>
      </w:r>
      <w:r>
        <w:t xml:space="preserve"> H3: jays have a ‘delayed</w:t>
      </w:r>
      <w:r w:rsidR="00E56F1A">
        <w:t>’</w:t>
      </w:r>
      <w:r>
        <w:t xml:space="preserve"> response to seed availability as the young from the caching year enter the breeding population 1.5-2 years later.</w:t>
      </w:r>
      <w:r w:rsidR="00E56F1A">
        <w:t xml:space="preserve"> The numerical values along the bottom of the timeline (-3, -2, …, +2) indicate temporal coupling (past, concurrent, future years) between jays and pinyon seeds</w:t>
      </w:r>
      <w:r w:rsidR="00465960">
        <w:t>.</w:t>
      </w:r>
    </w:p>
    <w:p w14:paraId="07893601" w14:textId="415A4BEF" w:rsidR="002044D5" w:rsidRDefault="002044D5" w:rsidP="00A103C6">
      <w:pPr>
        <w:pStyle w:val="ImageCaption"/>
      </w:pPr>
      <w:r>
        <w:t xml:space="preserve"> </w:t>
      </w:r>
    </w:p>
    <w:p w14:paraId="47548587" w14:textId="77777777" w:rsidR="00A103C6" w:rsidRDefault="00A103C6">
      <w:pPr>
        <w:sectPr w:rsidR="00A103C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E8A50AD" w14:textId="3C659B55" w:rsidR="002B5C9C" w:rsidRDefault="008F667F">
      <w:r>
        <w:rPr>
          <w:noProof/>
        </w:rPr>
        <w:lastRenderedPageBreak/>
        <w:drawing>
          <wp:inline distT="0" distB="0" distL="0" distR="0" wp14:anchorId="2104E3C6" wp14:editId="3DED281F">
            <wp:extent cx="5943600" cy="3803650"/>
            <wp:effectExtent l="0" t="0" r="0" b="6350"/>
            <wp:docPr id="1566657639" name="Picture 1" descr="A graph showing the effect of a covari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57639" name="Picture 1" descr="A graph showing the effect of a covariat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A407" w14:textId="679F3AB4" w:rsidR="002B5C9C" w:rsidRDefault="002B5C9C"/>
    <w:p w14:paraId="2044DD4B" w14:textId="4353A0FC" w:rsidR="002B5C9C" w:rsidRDefault="002B5C9C" w:rsidP="002B5C9C">
      <w:pPr>
        <w:pStyle w:val="ImageCaption"/>
      </w:pPr>
      <w:r w:rsidRPr="008069B5">
        <w:rPr>
          <w:b/>
          <w:bCs/>
        </w:rPr>
        <w:t>Figure 3</w:t>
      </w:r>
      <w:r w:rsidR="00A103C6" w:rsidRPr="008069B5">
        <w:rPr>
          <w:b/>
          <w:bCs/>
        </w:rPr>
        <w:t>.</w:t>
      </w:r>
      <w:r w:rsidR="00A103C6">
        <w:t xml:space="preserve"> </w:t>
      </w:r>
      <w:r>
        <w:t xml:space="preserve">Covariate effects for all main </w:t>
      </w:r>
      <w:r w:rsidR="00A103C6">
        <w:t xml:space="preserve">effects </w:t>
      </w:r>
      <w:r>
        <w:t xml:space="preserve">and </w:t>
      </w:r>
      <w:r w:rsidR="00A103C6">
        <w:t xml:space="preserve">all 2-way </w:t>
      </w:r>
      <w:r>
        <w:t xml:space="preserve">interactions </w:t>
      </w:r>
      <w:r w:rsidR="00A103C6">
        <w:t>involving pinyon cone production (“Cones”)</w:t>
      </w:r>
      <w:r>
        <w:t xml:space="preserve">. All covariates were </w:t>
      </w:r>
      <w:r w:rsidR="00A103C6">
        <w:t xml:space="preserve">standardized </w:t>
      </w:r>
      <w:r>
        <w:t>and so the</w:t>
      </w:r>
      <w:r w:rsidR="00A103C6">
        <w:t xml:space="preserve"> effect sizes of the main effects can be compared across covariates</w:t>
      </w:r>
      <w:r>
        <w:t xml:space="preserve">. </w:t>
      </w:r>
      <w:r w:rsidR="00A103C6">
        <w:t xml:space="preserve">Covariate effects are shown as the </w:t>
      </w:r>
      <w:r>
        <w:t xml:space="preserve">posterior median </w:t>
      </w:r>
      <w:r w:rsidR="00A103C6">
        <w:t xml:space="preserve">(filled symbols) </w:t>
      </w:r>
      <w:r>
        <w:t xml:space="preserve">and 95% </w:t>
      </w:r>
      <w:r w:rsidR="00A103C6">
        <w:t>c</w:t>
      </w:r>
      <w:r>
        <w:t xml:space="preserve">redible </w:t>
      </w:r>
      <w:r w:rsidR="00A103C6">
        <w:t xml:space="preserve">interval (CI, whiskers); </w:t>
      </w:r>
      <w:r>
        <w:t xml:space="preserve">any covariate </w:t>
      </w:r>
      <w:r w:rsidR="00A103C6">
        <w:t xml:space="preserve">effect with a 95% CI </w:t>
      </w:r>
      <w:r>
        <w:t>that cross the dashed line at zero</w:t>
      </w:r>
      <w:r w:rsidR="00A103C6">
        <w:t xml:space="preserve"> indicate that the corresponding covariate or interaction</w:t>
      </w:r>
      <w:r>
        <w:t xml:space="preserve"> have no clear effect on pinyon jay abundance.</w:t>
      </w:r>
    </w:p>
    <w:p w14:paraId="5E332EC2" w14:textId="02A08F85" w:rsidR="002B5C9C" w:rsidRDefault="002B5C9C" w:rsidP="002B5C9C">
      <w:pPr>
        <w:pStyle w:val="ImageCaption"/>
      </w:pPr>
    </w:p>
    <w:p w14:paraId="1B0C00F1" w14:textId="652FB706" w:rsidR="002B5C9C" w:rsidRDefault="00213AAB" w:rsidP="002B5C9C">
      <w:pPr>
        <w:pStyle w:val="ImageCaption"/>
      </w:pPr>
      <w:r>
        <w:rPr>
          <w:noProof/>
          <w14:ligatures w14:val="standardContextual"/>
        </w:rPr>
        <w:lastRenderedPageBreak/>
        <w:drawing>
          <wp:inline distT="0" distB="0" distL="0" distR="0" wp14:anchorId="728D4BBA" wp14:editId="287778C6">
            <wp:extent cx="5943600" cy="3396615"/>
            <wp:effectExtent l="0" t="0" r="0" b="0"/>
            <wp:docPr id="1634064528" name="Picture 3" descr="A graph of a bird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64528" name="Picture 3" descr="A graph of a bird surve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DB45" w14:textId="22986219" w:rsidR="002B5C9C" w:rsidRDefault="002B5C9C" w:rsidP="002B5C9C">
      <w:pPr>
        <w:pStyle w:val="ImageCaption"/>
      </w:pPr>
      <w:r w:rsidRPr="008069B5">
        <w:rPr>
          <w:b/>
          <w:bCs/>
        </w:rPr>
        <w:t>Figure 4</w:t>
      </w:r>
      <w:r w:rsidR="00A103C6" w:rsidRPr="008069B5">
        <w:rPr>
          <w:b/>
          <w:bCs/>
        </w:rPr>
        <w:t>.</w:t>
      </w:r>
      <w:r w:rsidR="00A103C6">
        <w:t xml:space="preserve"> </w:t>
      </w:r>
      <w:r w:rsidR="0048334D">
        <w:t xml:space="preserve">Posterior estimates (median and 95% CI) of the importance </w:t>
      </w:r>
      <w:r>
        <w:t xml:space="preserve">weights </w:t>
      </w:r>
      <w:r w:rsidR="00A103C6">
        <w:t>(</w:t>
      </w:r>
      <w:r w:rsidR="00A103C6" w:rsidRPr="008069B5">
        <w:rPr>
          <w:i/>
          <w:iCs/>
        </w:rPr>
        <w:t>w</w:t>
      </w:r>
      <w:r w:rsidR="00A103C6">
        <w:t xml:space="preserve"> terms, see equation 5) describing the temporal coupling between pinyon jay abundance and </w:t>
      </w:r>
      <w:r>
        <w:t>pinyon cone (seed) availability</w:t>
      </w:r>
      <w:r w:rsidR="00A103C6">
        <w:t xml:space="preserve"> (see Figure 2)</w:t>
      </w:r>
      <w:r>
        <w:t xml:space="preserve">. Colored boxes indicate </w:t>
      </w:r>
      <w:r w:rsidR="00A103C6">
        <w:t xml:space="preserve">time periods that align with </w:t>
      </w:r>
      <w:r>
        <w:t xml:space="preserve">the three ecological hypotheses </w:t>
      </w:r>
      <w:r w:rsidR="00A103C6">
        <w:t xml:space="preserve">describing an anticipatory (H1), immediate (H2), and </w:t>
      </w:r>
      <w:r w:rsidR="0048334D">
        <w:t>delayed</w:t>
      </w:r>
      <w:r w:rsidR="00A103C6">
        <w:t xml:space="preserve"> (H3) response of jays to pinyon seed availability. </w:t>
      </w:r>
      <w:r>
        <w:t xml:space="preserve">The </w:t>
      </w:r>
      <w:r w:rsidR="00A103C6">
        <w:t xml:space="preserve">dotted vertical </w:t>
      </w:r>
      <w:r>
        <w:t xml:space="preserve">line </w:t>
      </w:r>
      <w:r w:rsidR="0048334D">
        <w:t>separates</w:t>
      </w:r>
      <w:r>
        <w:t xml:space="preserve"> </w:t>
      </w:r>
      <w:r w:rsidR="00A103C6">
        <w:t xml:space="preserve">periods that align with </w:t>
      </w:r>
      <w:r w:rsidR="0048334D">
        <w:t>birds responding to past cone availability (left of the dotted line; H2 and H3) versus periods associated with birds responding to future seed availability (right of dotted line; H1)</w:t>
      </w:r>
      <w:r>
        <w:t>.</w:t>
      </w:r>
    </w:p>
    <w:p w14:paraId="6AC37F84" w14:textId="77777777" w:rsidR="002B5C9C" w:rsidRDefault="002B5C9C" w:rsidP="002B5C9C">
      <w:pPr>
        <w:pStyle w:val="ImageCaption"/>
      </w:pPr>
    </w:p>
    <w:p w14:paraId="5F3FE67F" w14:textId="3D796DC8" w:rsidR="002B5C9C" w:rsidRDefault="00FA7C1C">
      <w:r>
        <w:rPr>
          <w:noProof/>
        </w:rPr>
        <w:lastRenderedPageBreak/>
        <w:drawing>
          <wp:inline distT="0" distB="0" distL="0" distR="0" wp14:anchorId="7675558A" wp14:editId="0189F79F">
            <wp:extent cx="5943600" cy="4572000"/>
            <wp:effectExtent l="0" t="0" r="0" b="0"/>
            <wp:docPr id="1835804244" name="Picture 4" descr="A collage of different colored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04244" name="Picture 4" descr="A collage of different colored graph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22BE" w14:textId="756BF258" w:rsidR="002B5C9C" w:rsidRDefault="002B5C9C"/>
    <w:p w14:paraId="1F810EFB" w14:textId="10C4232E" w:rsidR="002B5C9C" w:rsidRDefault="002B5C9C" w:rsidP="002B5C9C">
      <w:pPr>
        <w:pStyle w:val="ImageCaption"/>
      </w:pPr>
      <w:r w:rsidRPr="008069B5">
        <w:rPr>
          <w:b/>
          <w:bCs/>
        </w:rPr>
        <w:t>Figure 5</w:t>
      </w:r>
      <w:r w:rsidR="0048334D" w:rsidRPr="008069B5">
        <w:rPr>
          <w:b/>
          <w:bCs/>
        </w:rPr>
        <w:t>.</w:t>
      </w:r>
      <w:r w:rsidR="0048334D">
        <w:t xml:space="preserve"> </w:t>
      </w:r>
      <w:r>
        <w:t xml:space="preserve">Interaction plots for the four covariates </w:t>
      </w:r>
      <w:r w:rsidR="0048334D">
        <w:t xml:space="preserve">that </w:t>
      </w:r>
      <w:r>
        <w:t>significant</w:t>
      </w:r>
      <w:r w:rsidR="0048334D">
        <w:t>ly</w:t>
      </w:r>
      <w:r>
        <w:t xml:space="preserve"> interact</w:t>
      </w:r>
      <w:r w:rsidR="0048334D">
        <w:t>ed</w:t>
      </w:r>
      <w:r>
        <w:t xml:space="preserve"> with </w:t>
      </w:r>
      <w:r w:rsidR="0048334D">
        <w:t xml:space="preserve">pinyon </w:t>
      </w:r>
      <w:r>
        <w:t>cone (seed) availability</w:t>
      </w:r>
      <w:r w:rsidR="0048334D">
        <w:t xml:space="preserve"> to influence pinyon jay abundance (see Figure 3)</w:t>
      </w:r>
      <w:r>
        <w:t xml:space="preserve">, including: </w:t>
      </w:r>
      <w:r w:rsidRPr="008069B5">
        <w:rPr>
          <w:b/>
          <w:bCs/>
        </w:rPr>
        <w:t>a)</w:t>
      </w:r>
      <w:r>
        <w:t xml:space="preserve"> precipitation, </w:t>
      </w:r>
      <w:r w:rsidRPr="008069B5">
        <w:rPr>
          <w:b/>
          <w:bCs/>
        </w:rPr>
        <w:t xml:space="preserve">b) </w:t>
      </w:r>
      <w:r>
        <w:t xml:space="preserve">maximum temperature, </w:t>
      </w:r>
      <w:r w:rsidRPr="008069B5">
        <w:rPr>
          <w:b/>
          <w:bCs/>
        </w:rPr>
        <w:t>c)</w:t>
      </w:r>
      <w:r>
        <w:t xml:space="preserve"> </w:t>
      </w:r>
      <w:proofErr w:type="spellStart"/>
      <w:r>
        <w:t>monsoonality</w:t>
      </w:r>
      <w:proofErr w:type="spellEnd"/>
      <w:r>
        <w:t xml:space="preserve">, and </w:t>
      </w:r>
      <w:r w:rsidRPr="008069B5">
        <w:rPr>
          <w:b/>
          <w:bCs/>
        </w:rPr>
        <w:t>d)</w:t>
      </w:r>
      <w:r>
        <w:t xml:space="preserve"> pinyon basal area. </w:t>
      </w:r>
      <w:r w:rsidR="0048334D">
        <w:t xml:space="preserve">The contour lines and color (pink) intensity denote the predicted number of birds per hectare, where darker </w:t>
      </w:r>
      <w:r>
        <w:t>pink/</w:t>
      </w:r>
      <w:r w:rsidR="0048334D">
        <w:t xml:space="preserve">magenta </w:t>
      </w:r>
      <w:r>
        <w:t>color</w:t>
      </w:r>
      <w:r w:rsidR="0048334D">
        <w:t>s</w:t>
      </w:r>
      <w:r>
        <w:t xml:space="preserve"> correspond to a greater number of birds </w:t>
      </w:r>
      <w:r w:rsidR="0048334D">
        <w:t xml:space="preserve">associated with </w:t>
      </w:r>
      <w:r>
        <w:t>that combination of covariates. Black circles represent</w:t>
      </w:r>
      <w:r w:rsidR="009C4DEF">
        <w:t xml:space="preserve"> a random sample of </w:t>
      </w:r>
      <w:r>
        <w:t>the observed</w:t>
      </w:r>
      <w:r w:rsidR="0048334D">
        <w:t xml:space="preserve"> covariate</w:t>
      </w:r>
      <w:r>
        <w:t xml:space="preserve"> data</w:t>
      </w:r>
      <w:r w:rsidR="0048334D">
        <w:t>, and the pink shading is trimmed to exclude covariate values that were not represented in the data</w:t>
      </w:r>
      <w:r>
        <w:t>.</w:t>
      </w:r>
    </w:p>
    <w:p w14:paraId="6530E2FE" w14:textId="77777777" w:rsidR="002B5C9C" w:rsidRDefault="002B5C9C"/>
    <w:sectPr w:rsidR="002B5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21D13"/>
    <w:multiLevelType w:val="hybridMultilevel"/>
    <w:tmpl w:val="4232CA30"/>
    <w:lvl w:ilvl="0" w:tplc="0AC0C91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D45EA3F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29B66EB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44A83A6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BD141F6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16BEDE4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11FAE11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2CFE6B3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6272159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num w:numId="1" w16cid:durableId="164111488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ona Ogle">
    <w15:presenceInfo w15:providerId="AD" w15:userId="S::Kiona.Ogle@nau.edu::38df18cf-0f00-4a01-bbff-aa9af4ea00e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B78"/>
    <w:rsid w:val="0003304F"/>
    <w:rsid w:val="000B070A"/>
    <w:rsid w:val="000B360C"/>
    <w:rsid w:val="000C7E23"/>
    <w:rsid w:val="00146E07"/>
    <w:rsid w:val="001533AB"/>
    <w:rsid w:val="002044D5"/>
    <w:rsid w:val="00213067"/>
    <w:rsid w:val="00213AAB"/>
    <w:rsid w:val="00217CC2"/>
    <w:rsid w:val="00221064"/>
    <w:rsid w:val="00246EB8"/>
    <w:rsid w:val="002A4B78"/>
    <w:rsid w:val="002B5C9C"/>
    <w:rsid w:val="003B444C"/>
    <w:rsid w:val="00462B27"/>
    <w:rsid w:val="00465960"/>
    <w:rsid w:val="0048334D"/>
    <w:rsid w:val="00531A58"/>
    <w:rsid w:val="005E3216"/>
    <w:rsid w:val="006350F3"/>
    <w:rsid w:val="00653568"/>
    <w:rsid w:val="006C0949"/>
    <w:rsid w:val="007D07E4"/>
    <w:rsid w:val="008069B5"/>
    <w:rsid w:val="008E0F1A"/>
    <w:rsid w:val="008F667F"/>
    <w:rsid w:val="00914C70"/>
    <w:rsid w:val="00917DCC"/>
    <w:rsid w:val="0098283F"/>
    <w:rsid w:val="009C4DEF"/>
    <w:rsid w:val="009E14D3"/>
    <w:rsid w:val="009E3884"/>
    <w:rsid w:val="00A103C6"/>
    <w:rsid w:val="00A953D4"/>
    <w:rsid w:val="00B914D0"/>
    <w:rsid w:val="00C06053"/>
    <w:rsid w:val="00CE491F"/>
    <w:rsid w:val="00CF6705"/>
    <w:rsid w:val="00D87898"/>
    <w:rsid w:val="00DB13BB"/>
    <w:rsid w:val="00E33F78"/>
    <w:rsid w:val="00E56F1A"/>
    <w:rsid w:val="00E609BA"/>
    <w:rsid w:val="00E72D49"/>
    <w:rsid w:val="00E753D3"/>
    <w:rsid w:val="00E90C0F"/>
    <w:rsid w:val="00EC4323"/>
    <w:rsid w:val="00EF3AC6"/>
    <w:rsid w:val="00F20DD5"/>
    <w:rsid w:val="00F35C66"/>
    <w:rsid w:val="00F97828"/>
    <w:rsid w:val="00FA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BCDF6"/>
  <w15:chartTrackingRefBased/>
  <w15:docId w15:val="{63C683F0-88CF-5F4F-956A-9DA044B24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B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B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B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B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1">
    <w:name w:val="Title_1"/>
    <w:basedOn w:val="Title"/>
    <w:autoRedefine/>
    <w:rsid w:val="00EC4323"/>
    <w:pPr>
      <w:keepNext/>
      <w:keepLines/>
      <w:spacing w:before="480" w:after="240"/>
      <w:contextualSpacing w:val="0"/>
      <w:jc w:val="center"/>
    </w:pPr>
    <w:rPr>
      <w:rFonts w:ascii="Times New Roman" w:hAnsi="Times New Roman"/>
      <w:b/>
      <w:bCs/>
      <w:color w:val="000000" w:themeColor="text1"/>
      <w:spacing w:val="0"/>
      <w:kern w:val="0"/>
      <w:sz w:val="36"/>
      <w:szCs w:val="3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C43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A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B78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B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B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B78"/>
    <w:rPr>
      <w:b/>
      <w:bCs/>
      <w:smallCaps/>
      <w:color w:val="0F4761" w:themeColor="accent1" w:themeShade="BF"/>
      <w:spacing w:val="5"/>
    </w:rPr>
  </w:style>
  <w:style w:type="paragraph" w:customStyle="1" w:styleId="ImageCaption">
    <w:name w:val="Image Caption"/>
    <w:basedOn w:val="Caption"/>
    <w:rsid w:val="002A4B78"/>
    <w:pPr>
      <w:spacing w:after="120"/>
    </w:pPr>
    <w:rPr>
      <w:rFonts w:ascii="Times New Roman" w:hAnsi="Times New Roman"/>
      <w:i w:val="0"/>
      <w:iCs w:val="0"/>
      <w:color w:val="auto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rsid w:val="002A4B78"/>
    <w:rPr>
      <w:sz w:val="16"/>
      <w:szCs w:val="16"/>
    </w:rPr>
  </w:style>
  <w:style w:type="paragraph" w:styleId="CommentText">
    <w:name w:val="annotation text"/>
    <w:basedOn w:val="Normal"/>
    <w:link w:val="CommentTextChar"/>
    <w:rsid w:val="002A4B78"/>
    <w:pPr>
      <w:spacing w:after="200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2A4B78"/>
    <w:rPr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4B78"/>
    <w:pPr>
      <w:spacing w:after="200"/>
    </w:pPr>
    <w:rPr>
      <w:i/>
      <w:iCs/>
      <w:color w:val="0E2841" w:themeColor="text2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304F"/>
    <w:pPr>
      <w:spacing w:after="0"/>
    </w:pPr>
    <w:rPr>
      <w:b/>
      <w:bCs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304F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D8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microsoft.com/office/2011/relationships/people" Target="people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2698</TotalTime>
  <Pages>5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Miller-ter Kuile</dc:creator>
  <cp:keywords/>
  <dc:description/>
  <cp:lastModifiedBy>Ana Miller-ter Kuile</cp:lastModifiedBy>
  <cp:revision>8</cp:revision>
  <dcterms:created xsi:type="dcterms:W3CDTF">2025-10-16T16:59:00Z</dcterms:created>
  <dcterms:modified xsi:type="dcterms:W3CDTF">2025-10-22T21:11:00Z</dcterms:modified>
</cp:coreProperties>
</file>